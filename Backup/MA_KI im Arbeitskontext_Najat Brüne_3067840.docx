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FD15D" w14:textId="77777777" w:rsidR="00623696" w:rsidRPr="0078560A" w:rsidRDefault="00623696" w:rsidP="00623696">
      <w:pPr>
        <w:pStyle w:val="Titel"/>
      </w:pPr>
      <w:bookmarkStart w:id="0" w:name="_Hlk190076382"/>
    </w:p>
    <w:p w14:paraId="022F9583" w14:textId="77777777" w:rsidR="00623696" w:rsidRPr="0078560A" w:rsidRDefault="00623696" w:rsidP="00623696">
      <w:pPr>
        <w:pStyle w:val="Titel"/>
      </w:pPr>
    </w:p>
    <w:p w14:paraId="768762F5" w14:textId="745B0A4E" w:rsidR="00F54534" w:rsidRPr="0078560A" w:rsidRDefault="00F54534" w:rsidP="00623696">
      <w:pPr>
        <w:pStyle w:val="Titel"/>
        <w:rPr>
          <w:b w:val="0"/>
          <w:bCs/>
        </w:rPr>
      </w:pPr>
      <w:r w:rsidRPr="0078560A">
        <w:rPr>
          <w:b w:val="0"/>
          <w:bCs/>
        </w:rPr>
        <w:t xml:space="preserve">Masterarbeit </w:t>
      </w:r>
    </w:p>
    <w:p w14:paraId="42EC3CD4" w14:textId="77777777" w:rsidR="00BF02A7" w:rsidRPr="0078560A" w:rsidRDefault="00F54534" w:rsidP="00623696">
      <w:pPr>
        <w:pStyle w:val="Titel"/>
        <w:rPr>
          <w:b w:val="0"/>
          <w:bCs/>
        </w:rPr>
      </w:pPr>
      <w:r w:rsidRPr="0078560A">
        <w:rPr>
          <w:b w:val="0"/>
          <w:bCs/>
        </w:rPr>
        <w:t xml:space="preserve">zur Erlangung des akademischen Grades </w:t>
      </w:r>
    </w:p>
    <w:p w14:paraId="7BE66A1A" w14:textId="77777777" w:rsidR="00623696" w:rsidRPr="0078560A" w:rsidRDefault="00F54534" w:rsidP="00623696">
      <w:pPr>
        <w:pStyle w:val="Titel"/>
        <w:rPr>
          <w:b w:val="0"/>
          <w:bCs/>
        </w:rPr>
      </w:pPr>
      <w:r w:rsidRPr="0078560A">
        <w:rPr>
          <w:b w:val="0"/>
          <w:bCs/>
        </w:rPr>
        <w:t>M. Sc. Psychologie</w:t>
      </w:r>
    </w:p>
    <w:p w14:paraId="51816686" w14:textId="77777777" w:rsidR="00623696" w:rsidRPr="0078560A" w:rsidRDefault="00623696" w:rsidP="00623696"/>
    <w:p w14:paraId="6C46FEEA" w14:textId="77777777" w:rsidR="00623696" w:rsidRPr="0078560A" w:rsidRDefault="00623696" w:rsidP="00623696">
      <w:pPr>
        <w:pStyle w:val="Titel"/>
      </w:pPr>
    </w:p>
    <w:p w14:paraId="7AAE47D9" w14:textId="77777777" w:rsidR="00623696" w:rsidRPr="0078560A" w:rsidRDefault="00F54534" w:rsidP="00623696">
      <w:pPr>
        <w:pStyle w:val="Titel"/>
      </w:pPr>
      <w:r w:rsidRPr="0078560A">
        <w:t>Künstliche Intelligenz im Arbeitskontext</w:t>
      </w:r>
    </w:p>
    <w:p w14:paraId="0B073EF4" w14:textId="77777777" w:rsidR="00BF02A7" w:rsidRPr="0078560A" w:rsidRDefault="00BF02A7" w:rsidP="00623696">
      <w:pPr>
        <w:pStyle w:val="Titel"/>
      </w:pPr>
    </w:p>
    <w:p w14:paraId="3006D881" w14:textId="77777777" w:rsidR="00BF02A7" w:rsidRPr="0078560A" w:rsidRDefault="00BF02A7" w:rsidP="00623696">
      <w:pPr>
        <w:pStyle w:val="Titel"/>
      </w:pPr>
    </w:p>
    <w:p w14:paraId="11AC99BE" w14:textId="77777777" w:rsidR="00623696" w:rsidRPr="0078560A" w:rsidRDefault="00F54534" w:rsidP="00623696">
      <w:pPr>
        <w:pStyle w:val="Titel"/>
      </w:pPr>
      <w:r w:rsidRPr="0078560A">
        <w:t>FernUniversität in Hagen</w:t>
      </w:r>
    </w:p>
    <w:p w14:paraId="2592CF70" w14:textId="77777777" w:rsidR="00F54534" w:rsidRPr="0078560A" w:rsidRDefault="00F54534" w:rsidP="00BF02A7">
      <w:pPr>
        <w:jc w:val="center"/>
      </w:pPr>
      <w:r w:rsidRPr="0078560A">
        <w:t>Fakultät für Psychologie</w:t>
      </w:r>
    </w:p>
    <w:p w14:paraId="0C2CC51F" w14:textId="77777777" w:rsidR="00F54534" w:rsidRPr="0078560A" w:rsidRDefault="00F54534" w:rsidP="00BF02A7">
      <w:pPr>
        <w:jc w:val="center"/>
      </w:pPr>
      <w:r w:rsidRPr="0078560A">
        <w:t>Lehrgebiet Wirtschaftspsychologie</w:t>
      </w:r>
    </w:p>
    <w:p w14:paraId="2C92EA0A" w14:textId="77777777" w:rsidR="00BF02A7" w:rsidRPr="0078560A" w:rsidRDefault="00BF02A7" w:rsidP="00BF02A7">
      <w:pPr>
        <w:jc w:val="center"/>
      </w:pPr>
    </w:p>
    <w:p w14:paraId="1B2948D1" w14:textId="77777777" w:rsidR="00BF02A7" w:rsidRPr="0078560A" w:rsidRDefault="00BF02A7" w:rsidP="00BF02A7">
      <w:pPr>
        <w:jc w:val="center"/>
      </w:pPr>
    </w:p>
    <w:p w14:paraId="19DB42D5" w14:textId="77777777" w:rsidR="00BF02A7" w:rsidRPr="0078560A" w:rsidRDefault="00BF02A7" w:rsidP="00BF02A7">
      <w:pPr>
        <w:jc w:val="center"/>
      </w:pPr>
    </w:p>
    <w:p w14:paraId="0B9FB51B" w14:textId="77777777" w:rsidR="00BF02A7" w:rsidRPr="0078560A" w:rsidRDefault="00BF02A7" w:rsidP="00BF02A7">
      <w:pPr>
        <w:jc w:val="center"/>
      </w:pPr>
    </w:p>
    <w:p w14:paraId="08F38A7A" w14:textId="77777777" w:rsidR="00623696" w:rsidRPr="0078560A" w:rsidRDefault="00623696" w:rsidP="00623696"/>
    <w:p w14:paraId="0214309B" w14:textId="77777777" w:rsidR="00623696" w:rsidRPr="0078560A" w:rsidRDefault="00623696" w:rsidP="00623696"/>
    <w:p w14:paraId="5B996C52" w14:textId="77777777" w:rsidR="00BF02A7" w:rsidRPr="0078560A" w:rsidRDefault="00BF02A7" w:rsidP="00623696">
      <w:r w:rsidRPr="0078560A">
        <w:t xml:space="preserve">Autorin: Najat </w:t>
      </w:r>
      <w:proofErr w:type="spellStart"/>
      <w:r w:rsidRPr="0078560A">
        <w:t>Brüne</w:t>
      </w:r>
      <w:proofErr w:type="spellEnd"/>
      <w:r w:rsidRPr="0078560A">
        <w:t xml:space="preserve"> </w:t>
      </w:r>
    </w:p>
    <w:p w14:paraId="27DD609B" w14:textId="77777777" w:rsidR="00623696" w:rsidRPr="0078560A" w:rsidRDefault="00623696" w:rsidP="00623696">
      <w:r w:rsidRPr="0078560A">
        <w:t>Matrikel-Nr.:</w:t>
      </w:r>
      <w:r w:rsidR="00F54534" w:rsidRPr="0078560A">
        <w:t xml:space="preserve"> 3067840</w:t>
      </w:r>
    </w:p>
    <w:p w14:paraId="72CFEA7B" w14:textId="5877E715" w:rsidR="00623696" w:rsidRPr="0078560A" w:rsidRDefault="00623696" w:rsidP="00623696">
      <w:r w:rsidRPr="0078560A">
        <w:t>Adresse:</w:t>
      </w:r>
      <w:r w:rsidR="00F54534" w:rsidRPr="0078560A">
        <w:t xml:space="preserve"> Schillerstr. 44</w:t>
      </w:r>
      <w:r w:rsidR="00860590" w:rsidRPr="0078560A">
        <w:t>, 48268 Greven</w:t>
      </w:r>
    </w:p>
    <w:p w14:paraId="2D635829" w14:textId="77777777" w:rsidR="00623696" w:rsidRPr="0078560A" w:rsidRDefault="00623696" w:rsidP="00623696">
      <w:r w:rsidRPr="0078560A">
        <w:t>Telefon:</w:t>
      </w:r>
      <w:r w:rsidR="00F54534" w:rsidRPr="0078560A">
        <w:t xml:space="preserve"> 0171-6748535</w:t>
      </w:r>
    </w:p>
    <w:p w14:paraId="5739F0E3" w14:textId="77777777" w:rsidR="00623696" w:rsidRPr="0078560A" w:rsidRDefault="00623696" w:rsidP="00623696">
      <w:r w:rsidRPr="0078560A">
        <w:t>E-Mail:</w:t>
      </w:r>
      <w:r w:rsidR="00F54534" w:rsidRPr="0078560A">
        <w:t xml:space="preserve"> najat.bruene@gmail.com</w:t>
      </w:r>
    </w:p>
    <w:p w14:paraId="64DB260E" w14:textId="77777777" w:rsidR="00623696" w:rsidRPr="0078560A" w:rsidRDefault="00F54534" w:rsidP="00623696">
      <w:r w:rsidRPr="0078560A">
        <w:t xml:space="preserve">Erstprüferin: Prof. Dr. Jenny Wesche </w:t>
      </w:r>
    </w:p>
    <w:p w14:paraId="464FCF03" w14:textId="77777777" w:rsidR="00F54534" w:rsidRPr="0078560A" w:rsidRDefault="00F54534" w:rsidP="00623696">
      <w:r w:rsidRPr="0078560A">
        <w:t>Zweitprüfer: Prof. Dr. Jan Dettmers</w:t>
      </w:r>
    </w:p>
    <w:p w14:paraId="7EC57D74" w14:textId="049D69B4" w:rsidR="00F54534" w:rsidRPr="0078560A" w:rsidRDefault="00F54534" w:rsidP="00623696">
      <w:r w:rsidRPr="0078560A">
        <w:t>Abgabe</w:t>
      </w:r>
      <w:r w:rsidR="0014004B" w:rsidRPr="0078560A">
        <w:t xml:space="preserve"> der Masterarbeit</w:t>
      </w:r>
      <w:r w:rsidRPr="0078560A">
        <w:t xml:space="preserve">: </w:t>
      </w:r>
      <w:r w:rsidR="00710F91" w:rsidRPr="0078560A">
        <w:t>25.03.2025</w:t>
      </w:r>
    </w:p>
    <w:p w14:paraId="191602C3" w14:textId="77777777" w:rsidR="00600DAD" w:rsidRPr="0078560A" w:rsidRDefault="00600DAD" w:rsidP="00623696"/>
    <w:p w14:paraId="795A2AE3" w14:textId="68371762" w:rsidR="00600DAD" w:rsidRPr="0078560A" w:rsidRDefault="00600DAD" w:rsidP="00623696"/>
    <w:p w14:paraId="43F18EC5" w14:textId="77777777" w:rsidR="00350761" w:rsidRPr="0078560A" w:rsidRDefault="00350761" w:rsidP="00623696"/>
    <w:p w14:paraId="796AC366" w14:textId="77777777" w:rsidR="00623696" w:rsidRPr="0078560A" w:rsidRDefault="00623696" w:rsidP="00623696"/>
    <w:p w14:paraId="4AE784F6" w14:textId="77777777" w:rsidR="007E1461" w:rsidRDefault="007E1461">
      <w:pPr>
        <w:ind w:firstLine="0"/>
        <w:contextualSpacing w:val="0"/>
        <w:rPr>
          <w:rFonts w:eastAsiaTheme="majorEastAsia" w:cstheme="majorBidi"/>
          <w:b/>
          <w:kern w:val="28"/>
          <w:szCs w:val="56"/>
        </w:rPr>
      </w:pPr>
      <w:r>
        <w:br w:type="page"/>
      </w:r>
    </w:p>
    <w:p w14:paraId="2191752D" w14:textId="77777777" w:rsidR="005656BC" w:rsidRDefault="004F7C99" w:rsidP="004F7C99">
      <w:pPr>
        <w:pStyle w:val="Titel"/>
        <w:rPr>
          <w:noProof/>
        </w:rPr>
      </w:pPr>
      <w:r w:rsidRPr="0078560A">
        <w:lastRenderedPageBreak/>
        <w:t>Inhaltsverzeichnis</w:t>
      </w:r>
      <w:r w:rsidRPr="0078560A">
        <w:fldChar w:fldCharType="begin"/>
      </w:r>
      <w:r w:rsidRPr="0078560A">
        <w:instrText xml:space="preserve"> TOC \o "1-3" \u </w:instrText>
      </w:r>
      <w:r w:rsidRPr="0078560A">
        <w:fldChar w:fldCharType="separate"/>
      </w:r>
    </w:p>
    <w:p w14:paraId="6448F572" w14:textId="293FF6B0" w:rsidR="005656BC" w:rsidRDefault="005656BC">
      <w:pPr>
        <w:pStyle w:val="Verzeichnis1"/>
        <w:rPr>
          <w:rFonts w:asciiTheme="minorHAnsi" w:eastAsiaTheme="minorEastAsia" w:hAnsiTheme="minorHAnsi"/>
          <w:noProof/>
          <w:kern w:val="2"/>
          <w:lang w:eastAsia="de-DE"/>
          <w14:ligatures w14:val="standardContextual"/>
        </w:rPr>
      </w:pPr>
      <w:r>
        <w:rPr>
          <w:noProof/>
        </w:rPr>
        <w:t>Zusammenfassung</w:t>
      </w:r>
      <w:r>
        <w:rPr>
          <w:noProof/>
        </w:rPr>
        <w:tab/>
      </w:r>
      <w:r>
        <w:rPr>
          <w:noProof/>
        </w:rPr>
        <w:fldChar w:fldCharType="begin"/>
      </w:r>
      <w:r>
        <w:rPr>
          <w:noProof/>
        </w:rPr>
        <w:instrText xml:space="preserve"> PAGEREF _Toc191314479 \h </w:instrText>
      </w:r>
      <w:r>
        <w:rPr>
          <w:noProof/>
        </w:rPr>
      </w:r>
      <w:r>
        <w:rPr>
          <w:noProof/>
        </w:rPr>
        <w:fldChar w:fldCharType="separate"/>
      </w:r>
      <w:r w:rsidR="001C33C1">
        <w:rPr>
          <w:noProof/>
        </w:rPr>
        <w:t>6</w:t>
      </w:r>
      <w:r>
        <w:rPr>
          <w:noProof/>
        </w:rPr>
        <w:fldChar w:fldCharType="end"/>
      </w:r>
    </w:p>
    <w:p w14:paraId="5DFCF5CC" w14:textId="6BFC5569" w:rsidR="005656BC" w:rsidRDefault="005656BC">
      <w:pPr>
        <w:pStyle w:val="Verzeichnis1"/>
        <w:rPr>
          <w:rFonts w:asciiTheme="minorHAnsi" w:eastAsiaTheme="minorEastAsia" w:hAnsiTheme="minorHAnsi"/>
          <w:noProof/>
          <w:kern w:val="2"/>
          <w:lang w:eastAsia="de-DE"/>
          <w14:ligatures w14:val="standardContextual"/>
        </w:rPr>
      </w:pPr>
      <w:r>
        <w:rPr>
          <w:noProof/>
        </w:rPr>
        <w:t>Abstract</w:t>
      </w:r>
      <w:r>
        <w:rPr>
          <w:noProof/>
        </w:rPr>
        <w:tab/>
      </w:r>
      <w:r>
        <w:rPr>
          <w:noProof/>
        </w:rPr>
        <w:fldChar w:fldCharType="begin"/>
      </w:r>
      <w:r>
        <w:rPr>
          <w:noProof/>
        </w:rPr>
        <w:instrText xml:space="preserve"> PAGEREF _Toc191314480 \h </w:instrText>
      </w:r>
      <w:r>
        <w:rPr>
          <w:noProof/>
        </w:rPr>
      </w:r>
      <w:r>
        <w:rPr>
          <w:noProof/>
        </w:rPr>
        <w:fldChar w:fldCharType="separate"/>
      </w:r>
      <w:r w:rsidR="001C33C1">
        <w:rPr>
          <w:noProof/>
        </w:rPr>
        <w:t>7</w:t>
      </w:r>
      <w:r>
        <w:rPr>
          <w:noProof/>
        </w:rPr>
        <w:fldChar w:fldCharType="end"/>
      </w:r>
    </w:p>
    <w:p w14:paraId="4C6E75B7" w14:textId="32CBC520" w:rsidR="005656BC" w:rsidRDefault="005656BC">
      <w:pPr>
        <w:pStyle w:val="Verzeichnis1"/>
        <w:rPr>
          <w:rFonts w:asciiTheme="minorHAnsi" w:eastAsiaTheme="minorEastAsia" w:hAnsiTheme="minorHAnsi"/>
          <w:noProof/>
          <w:kern w:val="2"/>
          <w:lang w:eastAsia="de-DE"/>
          <w14:ligatures w14:val="standardContextual"/>
        </w:rPr>
      </w:pPr>
      <w:r>
        <w:rPr>
          <w:noProof/>
        </w:rPr>
        <w:t>Einleitung</w:t>
      </w:r>
      <w:r>
        <w:rPr>
          <w:noProof/>
        </w:rPr>
        <w:tab/>
      </w:r>
      <w:r>
        <w:rPr>
          <w:noProof/>
        </w:rPr>
        <w:fldChar w:fldCharType="begin"/>
      </w:r>
      <w:r>
        <w:rPr>
          <w:noProof/>
        </w:rPr>
        <w:instrText xml:space="preserve"> PAGEREF _Toc191314481 \h </w:instrText>
      </w:r>
      <w:r>
        <w:rPr>
          <w:noProof/>
        </w:rPr>
      </w:r>
      <w:r>
        <w:rPr>
          <w:noProof/>
        </w:rPr>
        <w:fldChar w:fldCharType="separate"/>
      </w:r>
      <w:r w:rsidR="001C33C1">
        <w:rPr>
          <w:noProof/>
        </w:rPr>
        <w:t>8</w:t>
      </w:r>
      <w:r>
        <w:rPr>
          <w:noProof/>
        </w:rPr>
        <w:fldChar w:fldCharType="end"/>
      </w:r>
    </w:p>
    <w:p w14:paraId="44A6C8D1" w14:textId="584F949F" w:rsidR="005656BC" w:rsidRDefault="005656BC">
      <w:pPr>
        <w:pStyle w:val="Verzeichnis1"/>
        <w:rPr>
          <w:rFonts w:asciiTheme="minorHAnsi" w:eastAsiaTheme="minorEastAsia" w:hAnsiTheme="minorHAnsi"/>
          <w:noProof/>
          <w:kern w:val="2"/>
          <w:lang w:eastAsia="de-DE"/>
          <w14:ligatures w14:val="standardContextual"/>
        </w:rPr>
      </w:pPr>
      <w:r>
        <w:rPr>
          <w:noProof/>
        </w:rPr>
        <w:t>Theorie</w:t>
      </w:r>
      <w:r>
        <w:rPr>
          <w:noProof/>
        </w:rPr>
        <w:tab/>
      </w:r>
      <w:r>
        <w:rPr>
          <w:noProof/>
        </w:rPr>
        <w:fldChar w:fldCharType="begin"/>
      </w:r>
      <w:r>
        <w:rPr>
          <w:noProof/>
        </w:rPr>
        <w:instrText xml:space="preserve"> PAGEREF _Toc191314482 \h </w:instrText>
      </w:r>
      <w:r>
        <w:rPr>
          <w:noProof/>
        </w:rPr>
      </w:r>
      <w:r>
        <w:rPr>
          <w:noProof/>
        </w:rPr>
        <w:fldChar w:fldCharType="separate"/>
      </w:r>
      <w:r w:rsidR="001C33C1">
        <w:rPr>
          <w:noProof/>
        </w:rPr>
        <w:t>10</w:t>
      </w:r>
      <w:r>
        <w:rPr>
          <w:noProof/>
        </w:rPr>
        <w:fldChar w:fldCharType="end"/>
      </w:r>
    </w:p>
    <w:p w14:paraId="4D72E3E0" w14:textId="6F7EA91A"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Generative Künstliche Intelligenz</w:t>
      </w:r>
      <w:r>
        <w:rPr>
          <w:noProof/>
        </w:rPr>
        <w:tab/>
      </w:r>
      <w:r>
        <w:rPr>
          <w:noProof/>
        </w:rPr>
        <w:fldChar w:fldCharType="begin"/>
      </w:r>
      <w:r>
        <w:rPr>
          <w:noProof/>
        </w:rPr>
        <w:instrText xml:space="preserve"> PAGEREF _Toc191314483 \h </w:instrText>
      </w:r>
      <w:r>
        <w:rPr>
          <w:noProof/>
        </w:rPr>
      </w:r>
      <w:r>
        <w:rPr>
          <w:noProof/>
        </w:rPr>
        <w:fldChar w:fldCharType="separate"/>
      </w:r>
      <w:r w:rsidR="001C33C1">
        <w:rPr>
          <w:noProof/>
        </w:rPr>
        <w:t>10</w:t>
      </w:r>
      <w:r>
        <w:rPr>
          <w:noProof/>
        </w:rPr>
        <w:fldChar w:fldCharType="end"/>
      </w:r>
    </w:p>
    <w:p w14:paraId="4B9CDC12" w14:textId="13A762A3"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Definition</w:t>
      </w:r>
      <w:r>
        <w:rPr>
          <w:noProof/>
        </w:rPr>
        <w:tab/>
      </w:r>
      <w:r>
        <w:rPr>
          <w:noProof/>
        </w:rPr>
        <w:fldChar w:fldCharType="begin"/>
      </w:r>
      <w:r>
        <w:rPr>
          <w:noProof/>
        </w:rPr>
        <w:instrText xml:space="preserve"> PAGEREF _Toc191314484 \h </w:instrText>
      </w:r>
      <w:r>
        <w:rPr>
          <w:noProof/>
        </w:rPr>
      </w:r>
      <w:r>
        <w:rPr>
          <w:noProof/>
        </w:rPr>
        <w:fldChar w:fldCharType="separate"/>
      </w:r>
      <w:r w:rsidR="001C33C1">
        <w:rPr>
          <w:noProof/>
        </w:rPr>
        <w:t>10</w:t>
      </w:r>
      <w:r>
        <w:rPr>
          <w:noProof/>
        </w:rPr>
        <w:fldChar w:fldCharType="end"/>
      </w:r>
    </w:p>
    <w:p w14:paraId="5BB37441" w14:textId="19E20D35"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Chancen</w:t>
      </w:r>
      <w:r>
        <w:rPr>
          <w:noProof/>
        </w:rPr>
        <w:tab/>
      </w:r>
      <w:r>
        <w:rPr>
          <w:noProof/>
        </w:rPr>
        <w:fldChar w:fldCharType="begin"/>
      </w:r>
      <w:r>
        <w:rPr>
          <w:noProof/>
        </w:rPr>
        <w:instrText xml:space="preserve"> PAGEREF _Toc191314485 \h </w:instrText>
      </w:r>
      <w:r>
        <w:rPr>
          <w:noProof/>
        </w:rPr>
      </w:r>
      <w:r>
        <w:rPr>
          <w:noProof/>
        </w:rPr>
        <w:fldChar w:fldCharType="separate"/>
      </w:r>
      <w:r w:rsidR="001C33C1">
        <w:rPr>
          <w:noProof/>
        </w:rPr>
        <w:t>11</w:t>
      </w:r>
      <w:r>
        <w:rPr>
          <w:noProof/>
        </w:rPr>
        <w:fldChar w:fldCharType="end"/>
      </w:r>
    </w:p>
    <w:p w14:paraId="0E7FDA07" w14:textId="6EF553FC"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Herausforderungen</w:t>
      </w:r>
      <w:r>
        <w:rPr>
          <w:noProof/>
        </w:rPr>
        <w:tab/>
      </w:r>
      <w:r>
        <w:rPr>
          <w:noProof/>
        </w:rPr>
        <w:fldChar w:fldCharType="begin"/>
      </w:r>
      <w:r>
        <w:rPr>
          <w:noProof/>
        </w:rPr>
        <w:instrText xml:space="preserve"> PAGEREF _Toc191314486 \h </w:instrText>
      </w:r>
      <w:r>
        <w:rPr>
          <w:noProof/>
        </w:rPr>
      </w:r>
      <w:r>
        <w:rPr>
          <w:noProof/>
        </w:rPr>
        <w:fldChar w:fldCharType="separate"/>
      </w:r>
      <w:r w:rsidR="001C33C1">
        <w:rPr>
          <w:noProof/>
        </w:rPr>
        <w:t>12</w:t>
      </w:r>
      <w:r>
        <w:rPr>
          <w:noProof/>
        </w:rPr>
        <w:fldChar w:fldCharType="end"/>
      </w:r>
    </w:p>
    <w:p w14:paraId="59DBEE0C" w14:textId="2F073E5C"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Einstellung gegenüber KI</w:t>
      </w:r>
      <w:r>
        <w:rPr>
          <w:noProof/>
        </w:rPr>
        <w:tab/>
      </w:r>
      <w:r>
        <w:rPr>
          <w:noProof/>
        </w:rPr>
        <w:fldChar w:fldCharType="begin"/>
      </w:r>
      <w:r>
        <w:rPr>
          <w:noProof/>
        </w:rPr>
        <w:instrText xml:space="preserve"> PAGEREF _Toc191314487 \h </w:instrText>
      </w:r>
      <w:r>
        <w:rPr>
          <w:noProof/>
        </w:rPr>
      </w:r>
      <w:r>
        <w:rPr>
          <w:noProof/>
        </w:rPr>
        <w:fldChar w:fldCharType="separate"/>
      </w:r>
      <w:r w:rsidR="001C33C1">
        <w:rPr>
          <w:noProof/>
        </w:rPr>
        <w:t>14</w:t>
      </w:r>
      <w:r>
        <w:rPr>
          <w:noProof/>
        </w:rPr>
        <w:fldChar w:fldCharType="end"/>
      </w:r>
    </w:p>
    <w:p w14:paraId="65482257" w14:textId="6B8C0DA0"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Definition</w:t>
      </w:r>
      <w:r>
        <w:rPr>
          <w:noProof/>
        </w:rPr>
        <w:tab/>
      </w:r>
      <w:r>
        <w:rPr>
          <w:noProof/>
        </w:rPr>
        <w:fldChar w:fldCharType="begin"/>
      </w:r>
      <w:r>
        <w:rPr>
          <w:noProof/>
        </w:rPr>
        <w:instrText xml:space="preserve"> PAGEREF _Toc191314488 \h </w:instrText>
      </w:r>
      <w:r>
        <w:rPr>
          <w:noProof/>
        </w:rPr>
      </w:r>
      <w:r>
        <w:rPr>
          <w:noProof/>
        </w:rPr>
        <w:fldChar w:fldCharType="separate"/>
      </w:r>
      <w:r w:rsidR="001C33C1">
        <w:rPr>
          <w:noProof/>
        </w:rPr>
        <w:t>14</w:t>
      </w:r>
      <w:r>
        <w:rPr>
          <w:noProof/>
        </w:rPr>
        <w:fldChar w:fldCharType="end"/>
      </w:r>
    </w:p>
    <w:p w14:paraId="1B5A5799" w14:textId="7E7B4BF3"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Messinstrumente</w:t>
      </w:r>
      <w:r>
        <w:rPr>
          <w:noProof/>
        </w:rPr>
        <w:tab/>
      </w:r>
      <w:r>
        <w:rPr>
          <w:noProof/>
        </w:rPr>
        <w:fldChar w:fldCharType="begin"/>
      </w:r>
      <w:r>
        <w:rPr>
          <w:noProof/>
        </w:rPr>
        <w:instrText xml:space="preserve"> PAGEREF _Toc191314489 \h </w:instrText>
      </w:r>
      <w:r>
        <w:rPr>
          <w:noProof/>
        </w:rPr>
      </w:r>
      <w:r>
        <w:rPr>
          <w:noProof/>
        </w:rPr>
        <w:fldChar w:fldCharType="separate"/>
      </w:r>
      <w:r w:rsidR="001C33C1">
        <w:rPr>
          <w:noProof/>
        </w:rPr>
        <w:t>14</w:t>
      </w:r>
      <w:r>
        <w:rPr>
          <w:noProof/>
        </w:rPr>
        <w:fldChar w:fldCharType="end"/>
      </w:r>
    </w:p>
    <w:p w14:paraId="73DF42F3" w14:textId="1DBC1142"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ATTARI-12</w:t>
      </w:r>
      <w:r>
        <w:rPr>
          <w:noProof/>
        </w:rPr>
        <w:tab/>
      </w:r>
      <w:r>
        <w:rPr>
          <w:noProof/>
        </w:rPr>
        <w:fldChar w:fldCharType="begin"/>
      </w:r>
      <w:r>
        <w:rPr>
          <w:noProof/>
        </w:rPr>
        <w:instrText xml:space="preserve"> PAGEREF _Toc191314490 \h </w:instrText>
      </w:r>
      <w:r>
        <w:rPr>
          <w:noProof/>
        </w:rPr>
      </w:r>
      <w:r>
        <w:rPr>
          <w:noProof/>
        </w:rPr>
        <w:fldChar w:fldCharType="separate"/>
      </w:r>
      <w:r w:rsidR="001C33C1">
        <w:rPr>
          <w:noProof/>
        </w:rPr>
        <w:t>15</w:t>
      </w:r>
      <w:r>
        <w:rPr>
          <w:noProof/>
        </w:rPr>
        <w:fldChar w:fldCharType="end"/>
      </w:r>
    </w:p>
    <w:p w14:paraId="57185139" w14:textId="2F51EC87"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Demografische Faktoren</w:t>
      </w:r>
      <w:r>
        <w:rPr>
          <w:noProof/>
        </w:rPr>
        <w:tab/>
      </w:r>
      <w:r>
        <w:rPr>
          <w:noProof/>
        </w:rPr>
        <w:fldChar w:fldCharType="begin"/>
      </w:r>
      <w:r>
        <w:rPr>
          <w:noProof/>
        </w:rPr>
        <w:instrText xml:space="preserve"> PAGEREF _Toc191314491 \h </w:instrText>
      </w:r>
      <w:r>
        <w:rPr>
          <w:noProof/>
        </w:rPr>
      </w:r>
      <w:r>
        <w:rPr>
          <w:noProof/>
        </w:rPr>
        <w:fldChar w:fldCharType="separate"/>
      </w:r>
      <w:r w:rsidR="001C33C1">
        <w:rPr>
          <w:noProof/>
        </w:rPr>
        <w:t>16</w:t>
      </w:r>
      <w:r>
        <w:rPr>
          <w:noProof/>
        </w:rPr>
        <w:fldChar w:fldCharType="end"/>
      </w:r>
    </w:p>
    <w:p w14:paraId="5AF0D5BE" w14:textId="11D3CCA7"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Vertrauen</w:t>
      </w:r>
      <w:r>
        <w:rPr>
          <w:noProof/>
        </w:rPr>
        <w:tab/>
      </w:r>
      <w:r>
        <w:rPr>
          <w:noProof/>
        </w:rPr>
        <w:fldChar w:fldCharType="begin"/>
      </w:r>
      <w:r>
        <w:rPr>
          <w:noProof/>
        </w:rPr>
        <w:instrText xml:space="preserve"> PAGEREF _Toc191314492 \h </w:instrText>
      </w:r>
      <w:r>
        <w:rPr>
          <w:noProof/>
        </w:rPr>
      </w:r>
      <w:r>
        <w:rPr>
          <w:noProof/>
        </w:rPr>
        <w:fldChar w:fldCharType="separate"/>
      </w:r>
      <w:r w:rsidR="001C33C1">
        <w:rPr>
          <w:noProof/>
        </w:rPr>
        <w:t>17</w:t>
      </w:r>
      <w:r>
        <w:rPr>
          <w:noProof/>
        </w:rPr>
        <w:fldChar w:fldCharType="end"/>
      </w:r>
    </w:p>
    <w:p w14:paraId="6444B249" w14:textId="23D10987"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Definition</w:t>
      </w:r>
      <w:r>
        <w:rPr>
          <w:noProof/>
        </w:rPr>
        <w:tab/>
      </w:r>
      <w:r>
        <w:rPr>
          <w:noProof/>
        </w:rPr>
        <w:fldChar w:fldCharType="begin"/>
      </w:r>
      <w:r>
        <w:rPr>
          <w:noProof/>
        </w:rPr>
        <w:instrText xml:space="preserve"> PAGEREF _Toc191314493 \h </w:instrText>
      </w:r>
      <w:r>
        <w:rPr>
          <w:noProof/>
        </w:rPr>
      </w:r>
      <w:r>
        <w:rPr>
          <w:noProof/>
        </w:rPr>
        <w:fldChar w:fldCharType="separate"/>
      </w:r>
      <w:r w:rsidR="001C33C1">
        <w:rPr>
          <w:noProof/>
        </w:rPr>
        <w:t>17</w:t>
      </w:r>
      <w:r>
        <w:rPr>
          <w:noProof/>
        </w:rPr>
        <w:fldChar w:fldCharType="end"/>
      </w:r>
    </w:p>
    <w:p w14:paraId="3A7899AC" w14:textId="055DEDE7"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Vertrauen in KI</w:t>
      </w:r>
      <w:r>
        <w:rPr>
          <w:noProof/>
        </w:rPr>
        <w:tab/>
      </w:r>
      <w:r>
        <w:rPr>
          <w:noProof/>
        </w:rPr>
        <w:fldChar w:fldCharType="begin"/>
      </w:r>
      <w:r>
        <w:rPr>
          <w:noProof/>
        </w:rPr>
        <w:instrText xml:space="preserve"> PAGEREF _Toc191314494 \h </w:instrText>
      </w:r>
      <w:r>
        <w:rPr>
          <w:noProof/>
        </w:rPr>
      </w:r>
      <w:r>
        <w:rPr>
          <w:noProof/>
        </w:rPr>
        <w:fldChar w:fldCharType="separate"/>
      </w:r>
      <w:r w:rsidR="001C33C1">
        <w:rPr>
          <w:noProof/>
        </w:rPr>
        <w:t>18</w:t>
      </w:r>
      <w:r>
        <w:rPr>
          <w:noProof/>
        </w:rPr>
        <w:fldChar w:fldCharType="end"/>
      </w:r>
    </w:p>
    <w:p w14:paraId="3FAC3EB1" w14:textId="63E4EC88"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Vertrauen in Bezug auf das Aufgabenfeld</w:t>
      </w:r>
      <w:r>
        <w:rPr>
          <w:noProof/>
        </w:rPr>
        <w:tab/>
      </w:r>
      <w:r>
        <w:rPr>
          <w:noProof/>
        </w:rPr>
        <w:fldChar w:fldCharType="begin"/>
      </w:r>
      <w:r>
        <w:rPr>
          <w:noProof/>
        </w:rPr>
        <w:instrText xml:space="preserve"> PAGEREF _Toc191314495 \h </w:instrText>
      </w:r>
      <w:r>
        <w:rPr>
          <w:noProof/>
        </w:rPr>
      </w:r>
      <w:r>
        <w:rPr>
          <w:noProof/>
        </w:rPr>
        <w:fldChar w:fldCharType="separate"/>
      </w:r>
      <w:r w:rsidR="001C33C1">
        <w:rPr>
          <w:noProof/>
        </w:rPr>
        <w:t>21</w:t>
      </w:r>
      <w:r>
        <w:rPr>
          <w:noProof/>
        </w:rPr>
        <w:fldChar w:fldCharType="end"/>
      </w:r>
    </w:p>
    <w:p w14:paraId="4DEDD2A8" w14:textId="6EA6C6B9"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Akzeptanz</w:t>
      </w:r>
      <w:r>
        <w:rPr>
          <w:noProof/>
        </w:rPr>
        <w:tab/>
      </w:r>
      <w:r>
        <w:rPr>
          <w:noProof/>
        </w:rPr>
        <w:fldChar w:fldCharType="begin"/>
      </w:r>
      <w:r>
        <w:rPr>
          <w:noProof/>
        </w:rPr>
        <w:instrText xml:space="preserve"> PAGEREF _Toc191314496 \h </w:instrText>
      </w:r>
      <w:r>
        <w:rPr>
          <w:noProof/>
        </w:rPr>
      </w:r>
      <w:r>
        <w:rPr>
          <w:noProof/>
        </w:rPr>
        <w:fldChar w:fldCharType="separate"/>
      </w:r>
      <w:r w:rsidR="001C33C1">
        <w:rPr>
          <w:noProof/>
        </w:rPr>
        <w:t>22</w:t>
      </w:r>
      <w:r>
        <w:rPr>
          <w:noProof/>
        </w:rPr>
        <w:fldChar w:fldCharType="end"/>
      </w:r>
    </w:p>
    <w:p w14:paraId="37B76660" w14:textId="3C471DE1"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Definition</w:t>
      </w:r>
      <w:r>
        <w:rPr>
          <w:noProof/>
        </w:rPr>
        <w:tab/>
      </w:r>
      <w:r>
        <w:rPr>
          <w:noProof/>
        </w:rPr>
        <w:fldChar w:fldCharType="begin"/>
      </w:r>
      <w:r>
        <w:rPr>
          <w:noProof/>
        </w:rPr>
        <w:instrText xml:space="preserve"> PAGEREF _Toc191314497 \h </w:instrText>
      </w:r>
      <w:r>
        <w:rPr>
          <w:noProof/>
        </w:rPr>
      </w:r>
      <w:r>
        <w:rPr>
          <w:noProof/>
        </w:rPr>
        <w:fldChar w:fldCharType="separate"/>
      </w:r>
      <w:r w:rsidR="001C33C1">
        <w:rPr>
          <w:noProof/>
        </w:rPr>
        <w:t>22</w:t>
      </w:r>
      <w:r>
        <w:rPr>
          <w:noProof/>
        </w:rPr>
        <w:fldChar w:fldCharType="end"/>
      </w:r>
    </w:p>
    <w:p w14:paraId="11DF4792" w14:textId="5B34588D"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UTAUT-Modell</w:t>
      </w:r>
      <w:r>
        <w:rPr>
          <w:noProof/>
        </w:rPr>
        <w:tab/>
      </w:r>
      <w:r>
        <w:rPr>
          <w:noProof/>
        </w:rPr>
        <w:fldChar w:fldCharType="begin"/>
      </w:r>
      <w:r>
        <w:rPr>
          <w:noProof/>
        </w:rPr>
        <w:instrText xml:space="preserve"> PAGEREF _Toc191314498 \h </w:instrText>
      </w:r>
      <w:r>
        <w:rPr>
          <w:noProof/>
        </w:rPr>
      </w:r>
      <w:r>
        <w:rPr>
          <w:noProof/>
        </w:rPr>
        <w:fldChar w:fldCharType="separate"/>
      </w:r>
      <w:r w:rsidR="001C33C1">
        <w:rPr>
          <w:noProof/>
        </w:rPr>
        <w:t>23</w:t>
      </w:r>
      <w:r>
        <w:rPr>
          <w:noProof/>
        </w:rPr>
        <w:fldChar w:fldCharType="end"/>
      </w:r>
    </w:p>
    <w:p w14:paraId="3DC96596" w14:textId="6A222556" w:rsidR="005656BC" w:rsidRDefault="005656BC">
      <w:pPr>
        <w:pStyle w:val="Verzeichnis1"/>
        <w:rPr>
          <w:rFonts w:asciiTheme="minorHAnsi" w:eastAsiaTheme="minorEastAsia" w:hAnsiTheme="minorHAnsi"/>
          <w:noProof/>
          <w:kern w:val="2"/>
          <w:lang w:eastAsia="de-DE"/>
          <w14:ligatures w14:val="standardContextual"/>
        </w:rPr>
      </w:pPr>
      <w:r>
        <w:rPr>
          <w:noProof/>
        </w:rPr>
        <w:t>Fragestellung und Ableitung der Hypothesen</w:t>
      </w:r>
      <w:r>
        <w:rPr>
          <w:noProof/>
        </w:rPr>
        <w:tab/>
      </w:r>
      <w:r>
        <w:rPr>
          <w:noProof/>
        </w:rPr>
        <w:fldChar w:fldCharType="begin"/>
      </w:r>
      <w:r>
        <w:rPr>
          <w:noProof/>
        </w:rPr>
        <w:instrText xml:space="preserve"> PAGEREF _Toc191314499 \h </w:instrText>
      </w:r>
      <w:r>
        <w:rPr>
          <w:noProof/>
        </w:rPr>
      </w:r>
      <w:r>
        <w:rPr>
          <w:noProof/>
        </w:rPr>
        <w:fldChar w:fldCharType="separate"/>
      </w:r>
      <w:r w:rsidR="001C33C1">
        <w:rPr>
          <w:noProof/>
        </w:rPr>
        <w:t>26</w:t>
      </w:r>
      <w:r>
        <w:rPr>
          <w:noProof/>
        </w:rPr>
        <w:fldChar w:fldCharType="end"/>
      </w:r>
    </w:p>
    <w:p w14:paraId="724AF226" w14:textId="6E82F72B"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Fragestellungen</w:t>
      </w:r>
      <w:r>
        <w:rPr>
          <w:noProof/>
        </w:rPr>
        <w:tab/>
      </w:r>
      <w:r>
        <w:rPr>
          <w:noProof/>
        </w:rPr>
        <w:fldChar w:fldCharType="begin"/>
      </w:r>
      <w:r>
        <w:rPr>
          <w:noProof/>
        </w:rPr>
        <w:instrText xml:space="preserve"> PAGEREF _Toc191314500 \h </w:instrText>
      </w:r>
      <w:r>
        <w:rPr>
          <w:noProof/>
        </w:rPr>
      </w:r>
      <w:r>
        <w:rPr>
          <w:noProof/>
        </w:rPr>
        <w:fldChar w:fldCharType="separate"/>
      </w:r>
      <w:r w:rsidR="001C33C1">
        <w:rPr>
          <w:noProof/>
        </w:rPr>
        <w:t>26</w:t>
      </w:r>
      <w:r>
        <w:rPr>
          <w:noProof/>
        </w:rPr>
        <w:fldChar w:fldCharType="end"/>
      </w:r>
    </w:p>
    <w:p w14:paraId="403880A9" w14:textId="0DF2DD4A"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Hypothesen</w:t>
      </w:r>
      <w:r>
        <w:rPr>
          <w:noProof/>
        </w:rPr>
        <w:tab/>
      </w:r>
      <w:r>
        <w:rPr>
          <w:noProof/>
        </w:rPr>
        <w:fldChar w:fldCharType="begin"/>
      </w:r>
      <w:r>
        <w:rPr>
          <w:noProof/>
        </w:rPr>
        <w:instrText xml:space="preserve"> PAGEREF _Toc191314501 \h </w:instrText>
      </w:r>
      <w:r>
        <w:rPr>
          <w:noProof/>
        </w:rPr>
      </w:r>
      <w:r>
        <w:rPr>
          <w:noProof/>
        </w:rPr>
        <w:fldChar w:fldCharType="separate"/>
      </w:r>
      <w:r w:rsidR="001C33C1">
        <w:rPr>
          <w:noProof/>
        </w:rPr>
        <w:t>26</w:t>
      </w:r>
      <w:r>
        <w:rPr>
          <w:noProof/>
        </w:rPr>
        <w:fldChar w:fldCharType="end"/>
      </w:r>
    </w:p>
    <w:p w14:paraId="52AC99C0" w14:textId="1D48F0F8" w:rsidR="005656BC" w:rsidRDefault="005656BC">
      <w:pPr>
        <w:pStyle w:val="Verzeichnis1"/>
        <w:rPr>
          <w:rFonts w:asciiTheme="minorHAnsi" w:eastAsiaTheme="minorEastAsia" w:hAnsiTheme="minorHAnsi"/>
          <w:noProof/>
          <w:kern w:val="2"/>
          <w:lang w:eastAsia="de-DE"/>
          <w14:ligatures w14:val="standardContextual"/>
        </w:rPr>
      </w:pPr>
      <w:r>
        <w:rPr>
          <w:noProof/>
        </w:rPr>
        <w:t>Methode</w:t>
      </w:r>
      <w:r>
        <w:rPr>
          <w:noProof/>
        </w:rPr>
        <w:tab/>
      </w:r>
      <w:r>
        <w:rPr>
          <w:noProof/>
        </w:rPr>
        <w:fldChar w:fldCharType="begin"/>
      </w:r>
      <w:r>
        <w:rPr>
          <w:noProof/>
        </w:rPr>
        <w:instrText xml:space="preserve"> PAGEREF _Toc191314502 \h </w:instrText>
      </w:r>
      <w:r>
        <w:rPr>
          <w:noProof/>
        </w:rPr>
      </w:r>
      <w:r>
        <w:rPr>
          <w:noProof/>
        </w:rPr>
        <w:fldChar w:fldCharType="separate"/>
      </w:r>
      <w:r w:rsidR="001C33C1">
        <w:rPr>
          <w:noProof/>
        </w:rPr>
        <w:t>29</w:t>
      </w:r>
      <w:r>
        <w:rPr>
          <w:noProof/>
        </w:rPr>
        <w:fldChar w:fldCharType="end"/>
      </w:r>
    </w:p>
    <w:p w14:paraId="42934A18" w14:textId="4C797514"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Stichprobe</w:t>
      </w:r>
      <w:r>
        <w:rPr>
          <w:noProof/>
        </w:rPr>
        <w:tab/>
      </w:r>
      <w:r>
        <w:rPr>
          <w:noProof/>
        </w:rPr>
        <w:fldChar w:fldCharType="begin"/>
      </w:r>
      <w:r>
        <w:rPr>
          <w:noProof/>
        </w:rPr>
        <w:instrText xml:space="preserve"> PAGEREF _Toc191314503 \h </w:instrText>
      </w:r>
      <w:r>
        <w:rPr>
          <w:noProof/>
        </w:rPr>
      </w:r>
      <w:r>
        <w:rPr>
          <w:noProof/>
        </w:rPr>
        <w:fldChar w:fldCharType="separate"/>
      </w:r>
      <w:r w:rsidR="001C33C1">
        <w:rPr>
          <w:noProof/>
        </w:rPr>
        <w:t>29</w:t>
      </w:r>
      <w:r>
        <w:rPr>
          <w:noProof/>
        </w:rPr>
        <w:fldChar w:fldCharType="end"/>
      </w:r>
    </w:p>
    <w:p w14:paraId="278E516A" w14:textId="4CDD62EF"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Design</w:t>
      </w:r>
      <w:r>
        <w:rPr>
          <w:noProof/>
        </w:rPr>
        <w:tab/>
      </w:r>
      <w:r>
        <w:rPr>
          <w:noProof/>
        </w:rPr>
        <w:fldChar w:fldCharType="begin"/>
      </w:r>
      <w:r>
        <w:rPr>
          <w:noProof/>
        </w:rPr>
        <w:instrText xml:space="preserve"> PAGEREF _Toc191314504 \h </w:instrText>
      </w:r>
      <w:r>
        <w:rPr>
          <w:noProof/>
        </w:rPr>
      </w:r>
      <w:r>
        <w:rPr>
          <w:noProof/>
        </w:rPr>
        <w:fldChar w:fldCharType="separate"/>
      </w:r>
      <w:r w:rsidR="001C33C1">
        <w:rPr>
          <w:noProof/>
        </w:rPr>
        <w:t>31</w:t>
      </w:r>
      <w:r>
        <w:rPr>
          <w:noProof/>
        </w:rPr>
        <w:fldChar w:fldCharType="end"/>
      </w:r>
    </w:p>
    <w:p w14:paraId="19D6090E" w14:textId="218079CC"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Vorgehen und Material</w:t>
      </w:r>
      <w:r>
        <w:rPr>
          <w:noProof/>
        </w:rPr>
        <w:tab/>
      </w:r>
      <w:r>
        <w:rPr>
          <w:noProof/>
        </w:rPr>
        <w:fldChar w:fldCharType="begin"/>
      </w:r>
      <w:r>
        <w:rPr>
          <w:noProof/>
        </w:rPr>
        <w:instrText xml:space="preserve"> PAGEREF _Toc191314505 \h </w:instrText>
      </w:r>
      <w:r>
        <w:rPr>
          <w:noProof/>
        </w:rPr>
      </w:r>
      <w:r>
        <w:rPr>
          <w:noProof/>
        </w:rPr>
        <w:fldChar w:fldCharType="separate"/>
      </w:r>
      <w:r w:rsidR="001C33C1">
        <w:rPr>
          <w:noProof/>
        </w:rPr>
        <w:t>31</w:t>
      </w:r>
      <w:r>
        <w:rPr>
          <w:noProof/>
        </w:rPr>
        <w:fldChar w:fldCharType="end"/>
      </w:r>
    </w:p>
    <w:p w14:paraId="432624BE" w14:textId="587D8DED"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Vorstudie</w:t>
      </w:r>
      <w:r>
        <w:rPr>
          <w:noProof/>
        </w:rPr>
        <w:tab/>
      </w:r>
      <w:r>
        <w:rPr>
          <w:noProof/>
        </w:rPr>
        <w:fldChar w:fldCharType="begin"/>
      </w:r>
      <w:r>
        <w:rPr>
          <w:noProof/>
        </w:rPr>
        <w:instrText xml:space="preserve"> PAGEREF _Toc191314506 \h </w:instrText>
      </w:r>
      <w:r>
        <w:rPr>
          <w:noProof/>
        </w:rPr>
      </w:r>
      <w:r>
        <w:rPr>
          <w:noProof/>
        </w:rPr>
        <w:fldChar w:fldCharType="separate"/>
      </w:r>
      <w:r w:rsidR="001C33C1">
        <w:rPr>
          <w:noProof/>
        </w:rPr>
        <w:t>31</w:t>
      </w:r>
      <w:r>
        <w:rPr>
          <w:noProof/>
        </w:rPr>
        <w:fldChar w:fldCharType="end"/>
      </w:r>
    </w:p>
    <w:p w14:paraId="295C71E1" w14:textId="07C76C2A"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Hauptstudie</w:t>
      </w:r>
      <w:r>
        <w:rPr>
          <w:noProof/>
        </w:rPr>
        <w:tab/>
      </w:r>
      <w:r>
        <w:rPr>
          <w:noProof/>
        </w:rPr>
        <w:fldChar w:fldCharType="begin"/>
      </w:r>
      <w:r>
        <w:rPr>
          <w:noProof/>
        </w:rPr>
        <w:instrText xml:space="preserve"> PAGEREF _Toc191314507 \h </w:instrText>
      </w:r>
      <w:r>
        <w:rPr>
          <w:noProof/>
        </w:rPr>
      </w:r>
      <w:r>
        <w:rPr>
          <w:noProof/>
        </w:rPr>
        <w:fldChar w:fldCharType="separate"/>
      </w:r>
      <w:r w:rsidR="001C33C1">
        <w:rPr>
          <w:noProof/>
        </w:rPr>
        <w:t>32</w:t>
      </w:r>
      <w:r>
        <w:rPr>
          <w:noProof/>
        </w:rPr>
        <w:fldChar w:fldCharType="end"/>
      </w:r>
    </w:p>
    <w:p w14:paraId="5A898AF2" w14:textId="2F54D5FA"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lastRenderedPageBreak/>
        <w:t>Umgang mit fehlenden Daten</w:t>
      </w:r>
      <w:r>
        <w:rPr>
          <w:noProof/>
        </w:rPr>
        <w:tab/>
      </w:r>
      <w:r>
        <w:rPr>
          <w:noProof/>
        </w:rPr>
        <w:fldChar w:fldCharType="begin"/>
      </w:r>
      <w:r>
        <w:rPr>
          <w:noProof/>
        </w:rPr>
        <w:instrText xml:space="preserve"> PAGEREF _Toc191314508 \h </w:instrText>
      </w:r>
      <w:r>
        <w:rPr>
          <w:noProof/>
        </w:rPr>
      </w:r>
      <w:r>
        <w:rPr>
          <w:noProof/>
        </w:rPr>
        <w:fldChar w:fldCharType="separate"/>
      </w:r>
      <w:r w:rsidR="001C33C1">
        <w:rPr>
          <w:noProof/>
        </w:rPr>
        <w:t>35</w:t>
      </w:r>
      <w:r>
        <w:rPr>
          <w:noProof/>
        </w:rPr>
        <w:fldChar w:fldCharType="end"/>
      </w:r>
    </w:p>
    <w:p w14:paraId="69A44752" w14:textId="26B13A08"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Analysen</w:t>
      </w:r>
      <w:r>
        <w:rPr>
          <w:noProof/>
        </w:rPr>
        <w:tab/>
      </w:r>
      <w:r>
        <w:rPr>
          <w:noProof/>
        </w:rPr>
        <w:fldChar w:fldCharType="begin"/>
      </w:r>
      <w:r>
        <w:rPr>
          <w:noProof/>
        </w:rPr>
        <w:instrText xml:space="preserve"> PAGEREF _Toc191314509 \h </w:instrText>
      </w:r>
      <w:r>
        <w:rPr>
          <w:noProof/>
        </w:rPr>
      </w:r>
      <w:r>
        <w:rPr>
          <w:noProof/>
        </w:rPr>
        <w:fldChar w:fldCharType="separate"/>
      </w:r>
      <w:r w:rsidR="001C33C1">
        <w:rPr>
          <w:noProof/>
        </w:rPr>
        <w:t>35</w:t>
      </w:r>
      <w:r>
        <w:rPr>
          <w:noProof/>
        </w:rPr>
        <w:fldChar w:fldCharType="end"/>
      </w:r>
    </w:p>
    <w:p w14:paraId="5E50F3B9" w14:textId="7F4FED3E" w:rsidR="005656BC" w:rsidRDefault="005656BC">
      <w:pPr>
        <w:pStyle w:val="Verzeichnis1"/>
        <w:rPr>
          <w:rFonts w:asciiTheme="minorHAnsi" w:eastAsiaTheme="minorEastAsia" w:hAnsiTheme="minorHAnsi"/>
          <w:noProof/>
          <w:kern w:val="2"/>
          <w:lang w:eastAsia="de-DE"/>
          <w14:ligatures w14:val="standardContextual"/>
        </w:rPr>
      </w:pPr>
      <w:r>
        <w:rPr>
          <w:noProof/>
        </w:rPr>
        <w:t>Ergebnisse</w:t>
      </w:r>
      <w:r>
        <w:rPr>
          <w:noProof/>
        </w:rPr>
        <w:tab/>
      </w:r>
      <w:r>
        <w:rPr>
          <w:noProof/>
        </w:rPr>
        <w:fldChar w:fldCharType="begin"/>
      </w:r>
      <w:r>
        <w:rPr>
          <w:noProof/>
        </w:rPr>
        <w:instrText xml:space="preserve"> PAGEREF _Toc191314510 \h </w:instrText>
      </w:r>
      <w:r>
        <w:rPr>
          <w:noProof/>
        </w:rPr>
      </w:r>
      <w:r>
        <w:rPr>
          <w:noProof/>
        </w:rPr>
        <w:fldChar w:fldCharType="separate"/>
      </w:r>
      <w:r w:rsidR="001C33C1">
        <w:rPr>
          <w:noProof/>
        </w:rPr>
        <w:t>36</w:t>
      </w:r>
      <w:r>
        <w:rPr>
          <w:noProof/>
        </w:rPr>
        <w:fldChar w:fldCharType="end"/>
      </w:r>
    </w:p>
    <w:p w14:paraId="62A2DF5D" w14:textId="0BF7A852"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Akzeptanzmessung</w:t>
      </w:r>
      <w:r>
        <w:rPr>
          <w:noProof/>
        </w:rPr>
        <w:tab/>
      </w:r>
      <w:r>
        <w:rPr>
          <w:noProof/>
        </w:rPr>
        <w:fldChar w:fldCharType="begin"/>
      </w:r>
      <w:r>
        <w:rPr>
          <w:noProof/>
        </w:rPr>
        <w:instrText xml:space="preserve"> PAGEREF _Toc191314511 \h </w:instrText>
      </w:r>
      <w:r>
        <w:rPr>
          <w:noProof/>
        </w:rPr>
      </w:r>
      <w:r>
        <w:rPr>
          <w:noProof/>
        </w:rPr>
        <w:fldChar w:fldCharType="separate"/>
      </w:r>
      <w:r w:rsidR="001C33C1">
        <w:rPr>
          <w:noProof/>
        </w:rPr>
        <w:t>36</w:t>
      </w:r>
      <w:r>
        <w:rPr>
          <w:noProof/>
        </w:rPr>
        <w:fldChar w:fldCharType="end"/>
      </w:r>
    </w:p>
    <w:p w14:paraId="1D5FE6DA" w14:textId="3E2DE820"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Hypothesen-Test</w:t>
      </w:r>
      <w:r>
        <w:rPr>
          <w:noProof/>
        </w:rPr>
        <w:tab/>
      </w:r>
      <w:r>
        <w:rPr>
          <w:noProof/>
        </w:rPr>
        <w:fldChar w:fldCharType="begin"/>
      </w:r>
      <w:r>
        <w:rPr>
          <w:noProof/>
        </w:rPr>
        <w:instrText xml:space="preserve"> PAGEREF _Toc191314512 \h </w:instrText>
      </w:r>
      <w:r>
        <w:rPr>
          <w:noProof/>
        </w:rPr>
      </w:r>
      <w:r>
        <w:rPr>
          <w:noProof/>
        </w:rPr>
        <w:fldChar w:fldCharType="separate"/>
      </w:r>
      <w:r w:rsidR="001C33C1">
        <w:rPr>
          <w:noProof/>
        </w:rPr>
        <w:t>36</w:t>
      </w:r>
      <w:r>
        <w:rPr>
          <w:noProof/>
        </w:rPr>
        <w:fldChar w:fldCharType="end"/>
      </w:r>
    </w:p>
    <w:p w14:paraId="0327FA89" w14:textId="5B4AB791"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Hypothese H1</w:t>
      </w:r>
      <w:r>
        <w:rPr>
          <w:noProof/>
        </w:rPr>
        <w:tab/>
      </w:r>
      <w:r>
        <w:rPr>
          <w:noProof/>
        </w:rPr>
        <w:fldChar w:fldCharType="begin"/>
      </w:r>
      <w:r>
        <w:rPr>
          <w:noProof/>
        </w:rPr>
        <w:instrText xml:space="preserve"> PAGEREF _Toc191314513 \h </w:instrText>
      </w:r>
      <w:r>
        <w:rPr>
          <w:noProof/>
        </w:rPr>
      </w:r>
      <w:r>
        <w:rPr>
          <w:noProof/>
        </w:rPr>
        <w:fldChar w:fldCharType="separate"/>
      </w:r>
      <w:r w:rsidR="001C33C1">
        <w:rPr>
          <w:noProof/>
        </w:rPr>
        <w:t>38</w:t>
      </w:r>
      <w:r>
        <w:rPr>
          <w:noProof/>
        </w:rPr>
        <w:fldChar w:fldCharType="end"/>
      </w:r>
    </w:p>
    <w:p w14:paraId="2FC31C3B" w14:textId="7C2498D1" w:rsidR="005656BC" w:rsidRPr="008918F5" w:rsidRDefault="005656BC">
      <w:pPr>
        <w:pStyle w:val="Verzeichnis3"/>
        <w:tabs>
          <w:tab w:val="right" w:leader="dot" w:pos="8493"/>
        </w:tabs>
        <w:rPr>
          <w:rFonts w:asciiTheme="minorHAnsi" w:eastAsiaTheme="minorEastAsia" w:hAnsiTheme="minorHAnsi"/>
          <w:kern w:val="2"/>
          <w:lang w:val="en-US" w:eastAsia="de-DE"/>
          <w14:ligatures w14:val="standardContextual"/>
        </w:rPr>
      </w:pPr>
      <w:r w:rsidRPr="008918F5">
        <w:rPr>
          <w:lang w:val="en-US"/>
        </w:rPr>
        <w:t>Hypothese H2</w:t>
      </w:r>
      <w:r w:rsidRPr="008918F5">
        <w:rPr>
          <w:lang w:val="en-US"/>
        </w:rPr>
        <w:tab/>
      </w:r>
      <w:r>
        <w:rPr>
          <w:noProof/>
        </w:rPr>
        <w:fldChar w:fldCharType="begin"/>
      </w:r>
      <w:r w:rsidRPr="008918F5">
        <w:rPr>
          <w:lang w:val="en-US"/>
        </w:rPr>
        <w:instrText xml:space="preserve"> PAGEREF _Toc191314514 \h </w:instrText>
      </w:r>
      <w:r>
        <w:rPr>
          <w:noProof/>
        </w:rPr>
      </w:r>
      <w:r>
        <w:rPr>
          <w:noProof/>
        </w:rPr>
        <w:fldChar w:fldCharType="separate"/>
      </w:r>
      <w:r w:rsidR="001C33C1" w:rsidRPr="008918F5">
        <w:rPr>
          <w:lang w:val="en-US"/>
        </w:rPr>
        <w:t>38</w:t>
      </w:r>
      <w:r>
        <w:rPr>
          <w:noProof/>
        </w:rPr>
        <w:fldChar w:fldCharType="end"/>
      </w:r>
    </w:p>
    <w:p w14:paraId="6B1EE1B2" w14:textId="746A58CD" w:rsidR="005656BC" w:rsidRPr="008918F5" w:rsidRDefault="005656BC">
      <w:pPr>
        <w:pStyle w:val="Verzeichnis3"/>
        <w:tabs>
          <w:tab w:val="right" w:leader="dot" w:pos="8493"/>
        </w:tabs>
        <w:rPr>
          <w:rFonts w:asciiTheme="minorHAnsi" w:eastAsiaTheme="minorEastAsia" w:hAnsiTheme="minorHAnsi"/>
          <w:kern w:val="2"/>
          <w:lang w:val="en-US" w:eastAsia="de-DE"/>
          <w14:ligatures w14:val="standardContextual"/>
        </w:rPr>
      </w:pPr>
      <w:r w:rsidRPr="008918F5">
        <w:rPr>
          <w:lang w:val="en-US"/>
        </w:rPr>
        <w:t>Hypothese H3</w:t>
      </w:r>
      <w:r w:rsidRPr="008918F5">
        <w:rPr>
          <w:lang w:val="en-US"/>
        </w:rPr>
        <w:tab/>
      </w:r>
      <w:r>
        <w:rPr>
          <w:noProof/>
        </w:rPr>
        <w:fldChar w:fldCharType="begin"/>
      </w:r>
      <w:r w:rsidRPr="008918F5">
        <w:rPr>
          <w:lang w:val="en-US"/>
        </w:rPr>
        <w:instrText xml:space="preserve"> PAGEREF _Toc191314515 \h </w:instrText>
      </w:r>
      <w:r>
        <w:rPr>
          <w:noProof/>
        </w:rPr>
      </w:r>
      <w:r>
        <w:rPr>
          <w:noProof/>
        </w:rPr>
        <w:fldChar w:fldCharType="separate"/>
      </w:r>
      <w:r w:rsidR="001C33C1" w:rsidRPr="008918F5">
        <w:rPr>
          <w:lang w:val="en-US"/>
        </w:rPr>
        <w:t>39</w:t>
      </w:r>
      <w:r>
        <w:rPr>
          <w:noProof/>
        </w:rPr>
        <w:fldChar w:fldCharType="end"/>
      </w:r>
    </w:p>
    <w:p w14:paraId="1AC5477A" w14:textId="06857491" w:rsidR="005656BC" w:rsidRPr="008918F5" w:rsidRDefault="005656BC">
      <w:pPr>
        <w:pStyle w:val="Verzeichnis3"/>
        <w:tabs>
          <w:tab w:val="right" w:leader="dot" w:pos="8493"/>
        </w:tabs>
        <w:rPr>
          <w:rFonts w:asciiTheme="minorHAnsi" w:eastAsiaTheme="minorEastAsia" w:hAnsiTheme="minorHAnsi"/>
          <w:kern w:val="2"/>
          <w:lang w:val="en-US" w:eastAsia="de-DE"/>
          <w14:ligatures w14:val="standardContextual"/>
        </w:rPr>
      </w:pPr>
      <w:r w:rsidRPr="008918F5">
        <w:rPr>
          <w:lang w:val="en-US"/>
        </w:rPr>
        <w:t>Hypothese H4</w:t>
      </w:r>
      <w:r w:rsidRPr="008918F5">
        <w:rPr>
          <w:lang w:val="en-US"/>
        </w:rPr>
        <w:tab/>
      </w:r>
      <w:r>
        <w:rPr>
          <w:noProof/>
        </w:rPr>
        <w:fldChar w:fldCharType="begin"/>
      </w:r>
      <w:r w:rsidRPr="008918F5">
        <w:rPr>
          <w:lang w:val="en-US"/>
        </w:rPr>
        <w:instrText xml:space="preserve"> PAGEREF _Toc191314516 \h </w:instrText>
      </w:r>
      <w:r>
        <w:rPr>
          <w:noProof/>
        </w:rPr>
      </w:r>
      <w:r>
        <w:rPr>
          <w:noProof/>
        </w:rPr>
        <w:fldChar w:fldCharType="separate"/>
      </w:r>
      <w:r w:rsidR="001C33C1" w:rsidRPr="008918F5">
        <w:rPr>
          <w:lang w:val="en-US"/>
        </w:rPr>
        <w:t>39</w:t>
      </w:r>
      <w:r>
        <w:rPr>
          <w:noProof/>
        </w:rPr>
        <w:fldChar w:fldCharType="end"/>
      </w:r>
    </w:p>
    <w:p w14:paraId="1D53D6AF" w14:textId="4354DF5A"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Hypothese H5</w:t>
      </w:r>
      <w:r>
        <w:rPr>
          <w:noProof/>
        </w:rPr>
        <w:tab/>
      </w:r>
      <w:r>
        <w:rPr>
          <w:noProof/>
        </w:rPr>
        <w:fldChar w:fldCharType="begin"/>
      </w:r>
      <w:r>
        <w:rPr>
          <w:noProof/>
        </w:rPr>
        <w:instrText xml:space="preserve"> PAGEREF _Toc191314517 \h </w:instrText>
      </w:r>
      <w:r>
        <w:rPr>
          <w:noProof/>
        </w:rPr>
      </w:r>
      <w:r>
        <w:rPr>
          <w:noProof/>
        </w:rPr>
        <w:fldChar w:fldCharType="separate"/>
      </w:r>
      <w:r w:rsidR="001C33C1">
        <w:rPr>
          <w:noProof/>
        </w:rPr>
        <w:t>39</w:t>
      </w:r>
      <w:r>
        <w:rPr>
          <w:noProof/>
        </w:rPr>
        <w:fldChar w:fldCharType="end"/>
      </w:r>
    </w:p>
    <w:p w14:paraId="345FB65D" w14:textId="4124AC51"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Validitäts- und Reliabilitätsanalysen</w:t>
      </w:r>
      <w:r>
        <w:rPr>
          <w:noProof/>
        </w:rPr>
        <w:tab/>
      </w:r>
      <w:r>
        <w:rPr>
          <w:noProof/>
        </w:rPr>
        <w:fldChar w:fldCharType="begin"/>
      </w:r>
      <w:r>
        <w:rPr>
          <w:noProof/>
        </w:rPr>
        <w:instrText xml:space="preserve"> PAGEREF _Toc191314518 \h </w:instrText>
      </w:r>
      <w:r>
        <w:rPr>
          <w:noProof/>
        </w:rPr>
      </w:r>
      <w:r>
        <w:rPr>
          <w:noProof/>
        </w:rPr>
        <w:fldChar w:fldCharType="separate"/>
      </w:r>
      <w:r w:rsidR="001C33C1">
        <w:rPr>
          <w:noProof/>
        </w:rPr>
        <w:t>39</w:t>
      </w:r>
      <w:r>
        <w:rPr>
          <w:noProof/>
        </w:rPr>
        <w:fldChar w:fldCharType="end"/>
      </w:r>
    </w:p>
    <w:p w14:paraId="56E3EFDD" w14:textId="345DA470"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Objektivität und Subjektivität der Anwendungsfelder</w:t>
      </w:r>
      <w:r>
        <w:rPr>
          <w:noProof/>
        </w:rPr>
        <w:tab/>
      </w:r>
      <w:r>
        <w:rPr>
          <w:noProof/>
        </w:rPr>
        <w:fldChar w:fldCharType="begin"/>
      </w:r>
      <w:r>
        <w:rPr>
          <w:noProof/>
        </w:rPr>
        <w:instrText xml:space="preserve"> PAGEREF _Toc191314519 \h </w:instrText>
      </w:r>
      <w:r>
        <w:rPr>
          <w:noProof/>
        </w:rPr>
      </w:r>
      <w:r>
        <w:rPr>
          <w:noProof/>
        </w:rPr>
        <w:fldChar w:fldCharType="separate"/>
      </w:r>
      <w:r w:rsidR="001C33C1">
        <w:rPr>
          <w:noProof/>
        </w:rPr>
        <w:t>39</w:t>
      </w:r>
      <w:r>
        <w:rPr>
          <w:noProof/>
        </w:rPr>
        <w:fldChar w:fldCharType="end"/>
      </w:r>
    </w:p>
    <w:p w14:paraId="0175E893" w14:textId="759C1572"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Interne Konsistenz der Anwendungsfeld-Items</w:t>
      </w:r>
      <w:r>
        <w:rPr>
          <w:noProof/>
        </w:rPr>
        <w:tab/>
      </w:r>
      <w:r>
        <w:rPr>
          <w:noProof/>
        </w:rPr>
        <w:fldChar w:fldCharType="begin"/>
      </w:r>
      <w:r>
        <w:rPr>
          <w:noProof/>
        </w:rPr>
        <w:instrText xml:space="preserve"> PAGEREF _Toc191314520 \h </w:instrText>
      </w:r>
      <w:r>
        <w:rPr>
          <w:noProof/>
        </w:rPr>
      </w:r>
      <w:r>
        <w:rPr>
          <w:noProof/>
        </w:rPr>
        <w:fldChar w:fldCharType="separate"/>
      </w:r>
      <w:r w:rsidR="001C33C1">
        <w:rPr>
          <w:noProof/>
        </w:rPr>
        <w:t>40</w:t>
      </w:r>
      <w:r>
        <w:rPr>
          <w:noProof/>
        </w:rPr>
        <w:fldChar w:fldCharType="end"/>
      </w:r>
    </w:p>
    <w:p w14:paraId="23680979" w14:textId="29B0C38F"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ATTARI-12</w:t>
      </w:r>
      <w:r>
        <w:rPr>
          <w:noProof/>
        </w:rPr>
        <w:tab/>
      </w:r>
      <w:r>
        <w:rPr>
          <w:noProof/>
        </w:rPr>
        <w:fldChar w:fldCharType="begin"/>
      </w:r>
      <w:r>
        <w:rPr>
          <w:noProof/>
        </w:rPr>
        <w:instrText xml:space="preserve"> PAGEREF _Toc191314521 \h </w:instrText>
      </w:r>
      <w:r>
        <w:rPr>
          <w:noProof/>
        </w:rPr>
      </w:r>
      <w:r>
        <w:rPr>
          <w:noProof/>
        </w:rPr>
        <w:fldChar w:fldCharType="separate"/>
      </w:r>
      <w:r w:rsidR="001C33C1">
        <w:rPr>
          <w:noProof/>
        </w:rPr>
        <w:t>40</w:t>
      </w:r>
      <w:r>
        <w:rPr>
          <w:noProof/>
        </w:rPr>
        <w:fldChar w:fldCharType="end"/>
      </w:r>
    </w:p>
    <w:p w14:paraId="69403807" w14:textId="43B59667"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Explorative Analysen</w:t>
      </w:r>
      <w:r>
        <w:rPr>
          <w:noProof/>
        </w:rPr>
        <w:tab/>
      </w:r>
      <w:r>
        <w:rPr>
          <w:noProof/>
        </w:rPr>
        <w:fldChar w:fldCharType="begin"/>
      </w:r>
      <w:r>
        <w:rPr>
          <w:noProof/>
        </w:rPr>
        <w:instrText xml:space="preserve"> PAGEREF _Toc191314522 \h </w:instrText>
      </w:r>
      <w:r>
        <w:rPr>
          <w:noProof/>
        </w:rPr>
      </w:r>
      <w:r>
        <w:rPr>
          <w:noProof/>
        </w:rPr>
        <w:fldChar w:fldCharType="separate"/>
      </w:r>
      <w:r w:rsidR="001C33C1">
        <w:rPr>
          <w:noProof/>
        </w:rPr>
        <w:t>40</w:t>
      </w:r>
      <w:r>
        <w:rPr>
          <w:noProof/>
        </w:rPr>
        <w:fldChar w:fldCharType="end"/>
      </w:r>
    </w:p>
    <w:p w14:paraId="5FB25E6A" w14:textId="4AC8FD8B"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Gruppenunterschied subjektiv vs. objektiv</w:t>
      </w:r>
      <w:r>
        <w:rPr>
          <w:noProof/>
        </w:rPr>
        <w:tab/>
      </w:r>
      <w:r>
        <w:rPr>
          <w:noProof/>
        </w:rPr>
        <w:fldChar w:fldCharType="begin"/>
      </w:r>
      <w:r>
        <w:rPr>
          <w:noProof/>
        </w:rPr>
        <w:instrText xml:space="preserve"> PAGEREF _Toc191314523 \h </w:instrText>
      </w:r>
      <w:r>
        <w:rPr>
          <w:noProof/>
        </w:rPr>
      </w:r>
      <w:r>
        <w:rPr>
          <w:noProof/>
        </w:rPr>
        <w:fldChar w:fldCharType="separate"/>
      </w:r>
      <w:r w:rsidR="001C33C1">
        <w:rPr>
          <w:noProof/>
        </w:rPr>
        <w:t>40</w:t>
      </w:r>
      <w:r>
        <w:rPr>
          <w:noProof/>
        </w:rPr>
        <w:fldChar w:fldCharType="end"/>
      </w:r>
    </w:p>
    <w:p w14:paraId="58DCE006" w14:textId="561D34C1"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Akzeptanzanalyse bzgl. der demografische Daten</w:t>
      </w:r>
      <w:r>
        <w:rPr>
          <w:noProof/>
        </w:rPr>
        <w:tab/>
      </w:r>
      <w:r>
        <w:rPr>
          <w:noProof/>
        </w:rPr>
        <w:fldChar w:fldCharType="begin"/>
      </w:r>
      <w:r>
        <w:rPr>
          <w:noProof/>
        </w:rPr>
        <w:instrText xml:space="preserve"> PAGEREF _Toc191314524 \h </w:instrText>
      </w:r>
      <w:r>
        <w:rPr>
          <w:noProof/>
        </w:rPr>
      </w:r>
      <w:r>
        <w:rPr>
          <w:noProof/>
        </w:rPr>
        <w:fldChar w:fldCharType="separate"/>
      </w:r>
      <w:r w:rsidR="001C33C1">
        <w:rPr>
          <w:noProof/>
        </w:rPr>
        <w:t>40</w:t>
      </w:r>
      <w:r>
        <w:rPr>
          <w:noProof/>
        </w:rPr>
        <w:fldChar w:fldCharType="end"/>
      </w:r>
    </w:p>
    <w:p w14:paraId="2C8B2604" w14:textId="27662ADD"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Akzeptanzanalyse bzgl. Erfahrung mit GenKI</w:t>
      </w:r>
      <w:r>
        <w:rPr>
          <w:noProof/>
        </w:rPr>
        <w:tab/>
      </w:r>
      <w:r>
        <w:rPr>
          <w:noProof/>
        </w:rPr>
        <w:fldChar w:fldCharType="begin"/>
      </w:r>
      <w:r>
        <w:rPr>
          <w:noProof/>
        </w:rPr>
        <w:instrText xml:space="preserve"> PAGEREF _Toc191314525 \h </w:instrText>
      </w:r>
      <w:r>
        <w:rPr>
          <w:noProof/>
        </w:rPr>
      </w:r>
      <w:r>
        <w:rPr>
          <w:noProof/>
        </w:rPr>
        <w:fldChar w:fldCharType="separate"/>
      </w:r>
      <w:r w:rsidR="001C33C1">
        <w:rPr>
          <w:noProof/>
        </w:rPr>
        <w:t>40</w:t>
      </w:r>
      <w:r>
        <w:rPr>
          <w:noProof/>
        </w:rPr>
        <w:fldChar w:fldCharType="end"/>
      </w:r>
    </w:p>
    <w:p w14:paraId="713E2724" w14:textId="7C1919F9"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Einstellung gegenüber KI</w:t>
      </w:r>
      <w:r>
        <w:rPr>
          <w:noProof/>
        </w:rPr>
        <w:tab/>
      </w:r>
      <w:r>
        <w:rPr>
          <w:noProof/>
        </w:rPr>
        <w:fldChar w:fldCharType="begin"/>
      </w:r>
      <w:r>
        <w:rPr>
          <w:noProof/>
        </w:rPr>
        <w:instrText xml:space="preserve"> PAGEREF _Toc191314526 \h </w:instrText>
      </w:r>
      <w:r>
        <w:rPr>
          <w:noProof/>
        </w:rPr>
      </w:r>
      <w:r>
        <w:rPr>
          <w:noProof/>
        </w:rPr>
        <w:fldChar w:fldCharType="separate"/>
      </w:r>
      <w:r w:rsidR="001C33C1">
        <w:rPr>
          <w:noProof/>
        </w:rPr>
        <w:t>41</w:t>
      </w:r>
      <w:r>
        <w:rPr>
          <w:noProof/>
        </w:rPr>
        <w:fldChar w:fldCharType="end"/>
      </w:r>
    </w:p>
    <w:p w14:paraId="7870790D" w14:textId="0F3AFB64" w:rsidR="005656BC" w:rsidRDefault="005656BC">
      <w:pPr>
        <w:pStyle w:val="Verzeichnis1"/>
        <w:rPr>
          <w:rFonts w:asciiTheme="minorHAnsi" w:eastAsiaTheme="minorEastAsia" w:hAnsiTheme="minorHAnsi"/>
          <w:noProof/>
          <w:kern w:val="2"/>
          <w:lang w:eastAsia="de-DE"/>
          <w14:ligatures w14:val="standardContextual"/>
        </w:rPr>
      </w:pPr>
      <w:r>
        <w:rPr>
          <w:noProof/>
        </w:rPr>
        <w:t>Diskussion</w:t>
      </w:r>
      <w:r>
        <w:rPr>
          <w:noProof/>
        </w:rPr>
        <w:tab/>
      </w:r>
      <w:r>
        <w:rPr>
          <w:noProof/>
        </w:rPr>
        <w:fldChar w:fldCharType="begin"/>
      </w:r>
      <w:r>
        <w:rPr>
          <w:noProof/>
        </w:rPr>
        <w:instrText xml:space="preserve"> PAGEREF _Toc191314527 \h </w:instrText>
      </w:r>
      <w:r>
        <w:rPr>
          <w:noProof/>
        </w:rPr>
      </w:r>
      <w:r>
        <w:rPr>
          <w:noProof/>
        </w:rPr>
        <w:fldChar w:fldCharType="separate"/>
      </w:r>
      <w:r w:rsidR="001C33C1">
        <w:rPr>
          <w:noProof/>
        </w:rPr>
        <w:t>42</w:t>
      </w:r>
      <w:r>
        <w:rPr>
          <w:noProof/>
        </w:rPr>
        <w:fldChar w:fldCharType="end"/>
      </w:r>
    </w:p>
    <w:p w14:paraId="0DE0D3FF" w14:textId="56706F65"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Zusammenfassung und Interpretation</w:t>
      </w:r>
      <w:r>
        <w:rPr>
          <w:noProof/>
        </w:rPr>
        <w:tab/>
      </w:r>
      <w:r>
        <w:rPr>
          <w:noProof/>
        </w:rPr>
        <w:fldChar w:fldCharType="begin"/>
      </w:r>
      <w:r>
        <w:rPr>
          <w:noProof/>
        </w:rPr>
        <w:instrText xml:space="preserve"> PAGEREF _Toc191314528 \h </w:instrText>
      </w:r>
      <w:r>
        <w:rPr>
          <w:noProof/>
        </w:rPr>
      </w:r>
      <w:r>
        <w:rPr>
          <w:noProof/>
        </w:rPr>
        <w:fldChar w:fldCharType="separate"/>
      </w:r>
      <w:r w:rsidR="001C33C1">
        <w:rPr>
          <w:noProof/>
        </w:rPr>
        <w:t>42</w:t>
      </w:r>
      <w:r>
        <w:rPr>
          <w:noProof/>
        </w:rPr>
        <w:fldChar w:fldCharType="end"/>
      </w:r>
    </w:p>
    <w:p w14:paraId="0531A340" w14:textId="4D63C0C6"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Interpretation der präregistrierten Analysen</w:t>
      </w:r>
      <w:r>
        <w:rPr>
          <w:noProof/>
        </w:rPr>
        <w:tab/>
      </w:r>
      <w:r>
        <w:rPr>
          <w:noProof/>
        </w:rPr>
        <w:fldChar w:fldCharType="begin"/>
      </w:r>
      <w:r>
        <w:rPr>
          <w:noProof/>
        </w:rPr>
        <w:instrText xml:space="preserve"> PAGEREF _Toc191314529 \h </w:instrText>
      </w:r>
      <w:r>
        <w:rPr>
          <w:noProof/>
        </w:rPr>
      </w:r>
      <w:r>
        <w:rPr>
          <w:noProof/>
        </w:rPr>
        <w:fldChar w:fldCharType="separate"/>
      </w:r>
      <w:r w:rsidR="001C33C1">
        <w:rPr>
          <w:noProof/>
        </w:rPr>
        <w:t>42</w:t>
      </w:r>
      <w:r>
        <w:rPr>
          <w:noProof/>
        </w:rPr>
        <w:fldChar w:fldCharType="end"/>
      </w:r>
    </w:p>
    <w:p w14:paraId="5C5077E9" w14:textId="74C7E191" w:rsidR="005656BC" w:rsidRDefault="005656BC">
      <w:pPr>
        <w:pStyle w:val="Verzeichnis3"/>
        <w:tabs>
          <w:tab w:val="right" w:leader="dot" w:pos="8493"/>
        </w:tabs>
        <w:rPr>
          <w:rFonts w:asciiTheme="minorHAnsi" w:eastAsiaTheme="minorEastAsia" w:hAnsiTheme="minorHAnsi"/>
          <w:noProof/>
          <w:kern w:val="2"/>
          <w:lang w:eastAsia="de-DE"/>
          <w14:ligatures w14:val="standardContextual"/>
        </w:rPr>
      </w:pPr>
      <w:r>
        <w:rPr>
          <w:noProof/>
        </w:rPr>
        <w:t>Interpretation der explorativen Analysen</w:t>
      </w:r>
      <w:r>
        <w:rPr>
          <w:noProof/>
        </w:rPr>
        <w:tab/>
      </w:r>
      <w:r>
        <w:rPr>
          <w:noProof/>
        </w:rPr>
        <w:fldChar w:fldCharType="begin"/>
      </w:r>
      <w:r>
        <w:rPr>
          <w:noProof/>
        </w:rPr>
        <w:instrText xml:space="preserve"> PAGEREF _Toc191314530 \h </w:instrText>
      </w:r>
      <w:r>
        <w:rPr>
          <w:noProof/>
        </w:rPr>
      </w:r>
      <w:r>
        <w:rPr>
          <w:noProof/>
        </w:rPr>
        <w:fldChar w:fldCharType="separate"/>
      </w:r>
      <w:r w:rsidR="001C33C1">
        <w:rPr>
          <w:noProof/>
        </w:rPr>
        <w:t>44</w:t>
      </w:r>
      <w:r>
        <w:rPr>
          <w:noProof/>
        </w:rPr>
        <w:fldChar w:fldCharType="end"/>
      </w:r>
    </w:p>
    <w:p w14:paraId="1614FF30" w14:textId="3EB42D13"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Limitationen</w:t>
      </w:r>
      <w:r>
        <w:rPr>
          <w:noProof/>
        </w:rPr>
        <w:tab/>
      </w:r>
      <w:r>
        <w:rPr>
          <w:noProof/>
        </w:rPr>
        <w:fldChar w:fldCharType="begin"/>
      </w:r>
      <w:r>
        <w:rPr>
          <w:noProof/>
        </w:rPr>
        <w:instrText xml:space="preserve"> PAGEREF _Toc191314531 \h </w:instrText>
      </w:r>
      <w:r>
        <w:rPr>
          <w:noProof/>
        </w:rPr>
      </w:r>
      <w:r>
        <w:rPr>
          <w:noProof/>
        </w:rPr>
        <w:fldChar w:fldCharType="separate"/>
      </w:r>
      <w:r w:rsidR="001C33C1">
        <w:rPr>
          <w:noProof/>
        </w:rPr>
        <w:t>46</w:t>
      </w:r>
      <w:r>
        <w:rPr>
          <w:noProof/>
        </w:rPr>
        <w:fldChar w:fldCharType="end"/>
      </w:r>
    </w:p>
    <w:p w14:paraId="3E8E8A3D" w14:textId="190A5D69"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Theoretische Implikationen und zukünftige Forschung</w:t>
      </w:r>
      <w:r>
        <w:rPr>
          <w:noProof/>
        </w:rPr>
        <w:tab/>
      </w:r>
      <w:r>
        <w:rPr>
          <w:noProof/>
        </w:rPr>
        <w:fldChar w:fldCharType="begin"/>
      </w:r>
      <w:r>
        <w:rPr>
          <w:noProof/>
        </w:rPr>
        <w:instrText xml:space="preserve"> PAGEREF _Toc191314532 \h </w:instrText>
      </w:r>
      <w:r>
        <w:rPr>
          <w:noProof/>
        </w:rPr>
      </w:r>
      <w:r>
        <w:rPr>
          <w:noProof/>
        </w:rPr>
        <w:fldChar w:fldCharType="separate"/>
      </w:r>
      <w:r w:rsidR="001C33C1">
        <w:rPr>
          <w:noProof/>
        </w:rPr>
        <w:t>48</w:t>
      </w:r>
      <w:r>
        <w:rPr>
          <w:noProof/>
        </w:rPr>
        <w:fldChar w:fldCharType="end"/>
      </w:r>
    </w:p>
    <w:p w14:paraId="7D5A09AB" w14:textId="643FA992"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Praktische Implikationen</w:t>
      </w:r>
      <w:r>
        <w:rPr>
          <w:noProof/>
        </w:rPr>
        <w:tab/>
      </w:r>
      <w:r>
        <w:rPr>
          <w:noProof/>
        </w:rPr>
        <w:fldChar w:fldCharType="begin"/>
      </w:r>
      <w:r>
        <w:rPr>
          <w:noProof/>
        </w:rPr>
        <w:instrText xml:space="preserve"> PAGEREF _Toc191314533 \h </w:instrText>
      </w:r>
      <w:r>
        <w:rPr>
          <w:noProof/>
        </w:rPr>
      </w:r>
      <w:r>
        <w:rPr>
          <w:noProof/>
        </w:rPr>
        <w:fldChar w:fldCharType="separate"/>
      </w:r>
      <w:r w:rsidR="001C33C1">
        <w:rPr>
          <w:noProof/>
        </w:rPr>
        <w:t>49</w:t>
      </w:r>
      <w:r>
        <w:rPr>
          <w:noProof/>
        </w:rPr>
        <w:fldChar w:fldCharType="end"/>
      </w:r>
    </w:p>
    <w:p w14:paraId="0231D837" w14:textId="70673003"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Fazit</w:t>
      </w:r>
      <w:r>
        <w:rPr>
          <w:noProof/>
        </w:rPr>
        <w:tab/>
      </w:r>
      <w:r>
        <w:rPr>
          <w:noProof/>
        </w:rPr>
        <w:fldChar w:fldCharType="begin"/>
      </w:r>
      <w:r>
        <w:rPr>
          <w:noProof/>
        </w:rPr>
        <w:instrText xml:space="preserve"> PAGEREF _Toc191314534 \h </w:instrText>
      </w:r>
      <w:r>
        <w:rPr>
          <w:noProof/>
        </w:rPr>
      </w:r>
      <w:r>
        <w:rPr>
          <w:noProof/>
        </w:rPr>
        <w:fldChar w:fldCharType="separate"/>
      </w:r>
      <w:r w:rsidR="001C33C1">
        <w:rPr>
          <w:noProof/>
        </w:rPr>
        <w:t>50</w:t>
      </w:r>
      <w:r>
        <w:rPr>
          <w:noProof/>
        </w:rPr>
        <w:fldChar w:fldCharType="end"/>
      </w:r>
    </w:p>
    <w:p w14:paraId="4D406975" w14:textId="2C7ED1A2" w:rsidR="005656BC" w:rsidRDefault="005656BC">
      <w:pPr>
        <w:pStyle w:val="Verzeichnis1"/>
        <w:rPr>
          <w:rFonts w:asciiTheme="minorHAnsi" w:eastAsiaTheme="minorEastAsia" w:hAnsiTheme="minorHAnsi"/>
          <w:noProof/>
          <w:kern w:val="2"/>
          <w:lang w:eastAsia="de-DE"/>
          <w14:ligatures w14:val="standardContextual"/>
        </w:rPr>
      </w:pPr>
      <w:r>
        <w:rPr>
          <w:noProof/>
        </w:rPr>
        <w:t>Literaturverzeichnis</w:t>
      </w:r>
      <w:r>
        <w:rPr>
          <w:noProof/>
        </w:rPr>
        <w:tab/>
      </w:r>
      <w:r>
        <w:rPr>
          <w:noProof/>
        </w:rPr>
        <w:fldChar w:fldCharType="begin"/>
      </w:r>
      <w:r>
        <w:rPr>
          <w:noProof/>
        </w:rPr>
        <w:instrText xml:space="preserve"> PAGEREF _Toc191314535 \h </w:instrText>
      </w:r>
      <w:r>
        <w:rPr>
          <w:noProof/>
        </w:rPr>
      </w:r>
      <w:r>
        <w:rPr>
          <w:noProof/>
        </w:rPr>
        <w:fldChar w:fldCharType="separate"/>
      </w:r>
      <w:r w:rsidR="001C33C1">
        <w:rPr>
          <w:noProof/>
        </w:rPr>
        <w:t>52</w:t>
      </w:r>
      <w:r>
        <w:rPr>
          <w:noProof/>
        </w:rPr>
        <w:fldChar w:fldCharType="end"/>
      </w:r>
    </w:p>
    <w:p w14:paraId="3B1A7F2E" w14:textId="78547BB4" w:rsidR="005656BC" w:rsidRDefault="005656BC">
      <w:pPr>
        <w:pStyle w:val="Verzeichnis1"/>
        <w:rPr>
          <w:rFonts w:asciiTheme="minorHAnsi" w:eastAsiaTheme="minorEastAsia" w:hAnsiTheme="minorHAnsi"/>
          <w:noProof/>
          <w:kern w:val="2"/>
          <w:lang w:eastAsia="de-DE"/>
          <w14:ligatures w14:val="standardContextual"/>
        </w:rPr>
      </w:pPr>
      <w:r>
        <w:rPr>
          <w:noProof/>
        </w:rPr>
        <w:t>Anhang</w:t>
      </w:r>
      <w:r>
        <w:rPr>
          <w:noProof/>
        </w:rPr>
        <w:tab/>
      </w:r>
      <w:r>
        <w:rPr>
          <w:noProof/>
        </w:rPr>
        <w:fldChar w:fldCharType="begin"/>
      </w:r>
      <w:r>
        <w:rPr>
          <w:noProof/>
        </w:rPr>
        <w:instrText xml:space="preserve"> PAGEREF _Toc191314536 \h </w:instrText>
      </w:r>
      <w:r>
        <w:rPr>
          <w:noProof/>
        </w:rPr>
      </w:r>
      <w:r>
        <w:rPr>
          <w:noProof/>
        </w:rPr>
        <w:fldChar w:fldCharType="separate"/>
      </w:r>
      <w:r w:rsidR="001C33C1">
        <w:rPr>
          <w:noProof/>
        </w:rPr>
        <w:t>66</w:t>
      </w:r>
      <w:r>
        <w:rPr>
          <w:noProof/>
        </w:rPr>
        <w:fldChar w:fldCharType="end"/>
      </w:r>
    </w:p>
    <w:p w14:paraId="028DD1BF" w14:textId="0535C762"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t>Items des ATTARI-12</w:t>
      </w:r>
      <w:r>
        <w:rPr>
          <w:noProof/>
        </w:rPr>
        <w:tab/>
      </w:r>
      <w:r>
        <w:rPr>
          <w:noProof/>
        </w:rPr>
        <w:fldChar w:fldCharType="begin"/>
      </w:r>
      <w:r>
        <w:rPr>
          <w:noProof/>
        </w:rPr>
        <w:instrText xml:space="preserve"> PAGEREF _Toc191314537 \h </w:instrText>
      </w:r>
      <w:r>
        <w:rPr>
          <w:noProof/>
        </w:rPr>
      </w:r>
      <w:r>
        <w:rPr>
          <w:noProof/>
        </w:rPr>
        <w:fldChar w:fldCharType="separate"/>
      </w:r>
      <w:r w:rsidR="001C33C1">
        <w:rPr>
          <w:noProof/>
        </w:rPr>
        <w:t>66</w:t>
      </w:r>
      <w:r>
        <w:rPr>
          <w:noProof/>
        </w:rPr>
        <w:fldChar w:fldCharType="end"/>
      </w:r>
    </w:p>
    <w:p w14:paraId="15B42B2F" w14:textId="46A2C06A" w:rsidR="005656BC" w:rsidRDefault="005656BC">
      <w:pPr>
        <w:pStyle w:val="Verzeichnis2"/>
        <w:tabs>
          <w:tab w:val="right" w:leader="dot" w:pos="8493"/>
        </w:tabs>
        <w:rPr>
          <w:rFonts w:asciiTheme="minorHAnsi" w:eastAsiaTheme="minorEastAsia" w:hAnsiTheme="minorHAnsi"/>
          <w:noProof/>
          <w:kern w:val="2"/>
          <w:lang w:eastAsia="de-DE"/>
          <w14:ligatures w14:val="standardContextual"/>
        </w:rPr>
      </w:pPr>
      <w:r>
        <w:rPr>
          <w:noProof/>
        </w:rPr>
        <w:lastRenderedPageBreak/>
        <w:t>Anwendungsfelder der Vorstudie</w:t>
      </w:r>
      <w:r>
        <w:rPr>
          <w:noProof/>
        </w:rPr>
        <w:tab/>
      </w:r>
      <w:r>
        <w:rPr>
          <w:noProof/>
        </w:rPr>
        <w:fldChar w:fldCharType="begin"/>
      </w:r>
      <w:r>
        <w:rPr>
          <w:noProof/>
        </w:rPr>
        <w:instrText xml:space="preserve"> PAGEREF _Toc191314538 \h </w:instrText>
      </w:r>
      <w:r>
        <w:rPr>
          <w:noProof/>
        </w:rPr>
      </w:r>
      <w:r>
        <w:rPr>
          <w:noProof/>
        </w:rPr>
        <w:fldChar w:fldCharType="separate"/>
      </w:r>
      <w:r w:rsidR="001C33C1">
        <w:rPr>
          <w:noProof/>
        </w:rPr>
        <w:t>67</w:t>
      </w:r>
      <w:r>
        <w:rPr>
          <w:noProof/>
        </w:rPr>
        <w:fldChar w:fldCharType="end"/>
      </w:r>
    </w:p>
    <w:p w14:paraId="22FF8581" w14:textId="668CA882" w:rsidR="001F4B6C" w:rsidRPr="0078560A" w:rsidRDefault="004F7C99" w:rsidP="006F4172">
      <w:pPr>
        <w:pStyle w:val="Titel"/>
      </w:pPr>
      <w:r w:rsidRPr="0078560A">
        <w:fldChar w:fldCharType="end"/>
      </w:r>
    </w:p>
    <w:p w14:paraId="440C431E" w14:textId="77777777" w:rsidR="005656BC" w:rsidRDefault="001F4B6C" w:rsidP="001F4B6C">
      <w:pPr>
        <w:pStyle w:val="Titel"/>
        <w:rPr>
          <w:noProof/>
        </w:rPr>
      </w:pPr>
      <w:r w:rsidRPr="0078560A">
        <w:t>Abbildungsverzeichnis</w:t>
      </w:r>
      <w:r w:rsidR="007A6CCE" w:rsidRPr="0078560A">
        <w:fldChar w:fldCharType="begin"/>
      </w:r>
      <w:r w:rsidR="007A6CCE" w:rsidRPr="0078560A">
        <w:instrText xml:space="preserve"> TOC \h \z \c "Abbildung" </w:instrText>
      </w:r>
      <w:r w:rsidR="007A6CCE" w:rsidRPr="0078560A">
        <w:fldChar w:fldCharType="separate"/>
      </w:r>
    </w:p>
    <w:p w14:paraId="2577B343" w14:textId="1FD891D8"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39" w:history="1">
        <w:r w:rsidRPr="00297D17">
          <w:rPr>
            <w:rStyle w:val="Hyperlink"/>
            <w:noProof/>
          </w:rPr>
          <w:t>Abbildung 1 Wirkungsmodell nach UTAUT (Venkatesh et al., 2003)</w:t>
        </w:r>
        <w:r>
          <w:rPr>
            <w:noProof/>
            <w:webHidden/>
          </w:rPr>
          <w:tab/>
        </w:r>
        <w:r>
          <w:rPr>
            <w:noProof/>
            <w:webHidden/>
          </w:rPr>
          <w:fldChar w:fldCharType="begin"/>
        </w:r>
        <w:r>
          <w:rPr>
            <w:noProof/>
            <w:webHidden/>
          </w:rPr>
          <w:instrText xml:space="preserve"> PAGEREF _Toc191314539 \h </w:instrText>
        </w:r>
        <w:r>
          <w:rPr>
            <w:noProof/>
            <w:webHidden/>
          </w:rPr>
        </w:r>
        <w:r>
          <w:rPr>
            <w:noProof/>
            <w:webHidden/>
          </w:rPr>
          <w:fldChar w:fldCharType="separate"/>
        </w:r>
        <w:r w:rsidR="001C33C1">
          <w:rPr>
            <w:noProof/>
            <w:webHidden/>
          </w:rPr>
          <w:t>25</w:t>
        </w:r>
        <w:r>
          <w:rPr>
            <w:noProof/>
            <w:webHidden/>
          </w:rPr>
          <w:fldChar w:fldCharType="end"/>
        </w:r>
      </w:hyperlink>
    </w:p>
    <w:p w14:paraId="7C24D140" w14:textId="42A5281D"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40" w:history="1">
        <w:r w:rsidRPr="00297D17">
          <w:rPr>
            <w:rStyle w:val="Hyperlink"/>
            <w:noProof/>
          </w:rPr>
          <w:t>Abbildung 2 Erläuterung der GenKI für die Studienteilnehmenden.</w:t>
        </w:r>
        <w:r>
          <w:rPr>
            <w:noProof/>
            <w:webHidden/>
          </w:rPr>
          <w:tab/>
        </w:r>
        <w:r>
          <w:rPr>
            <w:noProof/>
            <w:webHidden/>
          </w:rPr>
          <w:fldChar w:fldCharType="begin"/>
        </w:r>
        <w:r>
          <w:rPr>
            <w:noProof/>
            <w:webHidden/>
          </w:rPr>
          <w:instrText xml:space="preserve"> PAGEREF _Toc191314540 \h </w:instrText>
        </w:r>
        <w:r>
          <w:rPr>
            <w:noProof/>
            <w:webHidden/>
          </w:rPr>
        </w:r>
        <w:r>
          <w:rPr>
            <w:noProof/>
            <w:webHidden/>
          </w:rPr>
          <w:fldChar w:fldCharType="separate"/>
        </w:r>
        <w:r w:rsidR="001C33C1">
          <w:rPr>
            <w:noProof/>
            <w:webHidden/>
          </w:rPr>
          <w:t>33</w:t>
        </w:r>
        <w:r>
          <w:rPr>
            <w:noProof/>
            <w:webHidden/>
          </w:rPr>
          <w:fldChar w:fldCharType="end"/>
        </w:r>
      </w:hyperlink>
    </w:p>
    <w:p w14:paraId="2B7C8222" w14:textId="1953B708"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41" w:history="1">
        <w:r w:rsidRPr="00297D17">
          <w:rPr>
            <w:rStyle w:val="Hyperlink"/>
            <w:noProof/>
          </w:rPr>
          <w:t>Abbildung 3 Fiktiver Brief der Geschäftsleitung</w:t>
        </w:r>
        <w:r>
          <w:rPr>
            <w:noProof/>
            <w:webHidden/>
          </w:rPr>
          <w:tab/>
        </w:r>
        <w:r>
          <w:rPr>
            <w:noProof/>
            <w:webHidden/>
          </w:rPr>
          <w:fldChar w:fldCharType="begin"/>
        </w:r>
        <w:r>
          <w:rPr>
            <w:noProof/>
            <w:webHidden/>
          </w:rPr>
          <w:instrText xml:space="preserve"> PAGEREF _Toc191314541 \h </w:instrText>
        </w:r>
        <w:r>
          <w:rPr>
            <w:noProof/>
            <w:webHidden/>
          </w:rPr>
        </w:r>
        <w:r>
          <w:rPr>
            <w:noProof/>
            <w:webHidden/>
          </w:rPr>
          <w:fldChar w:fldCharType="separate"/>
        </w:r>
        <w:r w:rsidR="001C33C1">
          <w:rPr>
            <w:noProof/>
            <w:webHidden/>
          </w:rPr>
          <w:t>34</w:t>
        </w:r>
        <w:r>
          <w:rPr>
            <w:noProof/>
            <w:webHidden/>
          </w:rPr>
          <w:fldChar w:fldCharType="end"/>
        </w:r>
      </w:hyperlink>
    </w:p>
    <w:p w14:paraId="62990BD2" w14:textId="39B177CF"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42" w:history="1">
        <w:r w:rsidRPr="00297D17">
          <w:rPr>
            <w:rStyle w:val="Hyperlink"/>
            <w:noProof/>
          </w:rPr>
          <w:t>Abbildung 4 QQ-Plot der Residuen des ANCOVA-Modells</w:t>
        </w:r>
        <w:r>
          <w:rPr>
            <w:noProof/>
            <w:webHidden/>
          </w:rPr>
          <w:tab/>
        </w:r>
        <w:r>
          <w:rPr>
            <w:noProof/>
            <w:webHidden/>
          </w:rPr>
          <w:fldChar w:fldCharType="begin"/>
        </w:r>
        <w:r>
          <w:rPr>
            <w:noProof/>
            <w:webHidden/>
          </w:rPr>
          <w:instrText xml:space="preserve"> PAGEREF _Toc191314542 \h </w:instrText>
        </w:r>
        <w:r>
          <w:rPr>
            <w:noProof/>
            <w:webHidden/>
          </w:rPr>
        </w:r>
        <w:r>
          <w:rPr>
            <w:noProof/>
            <w:webHidden/>
          </w:rPr>
          <w:fldChar w:fldCharType="separate"/>
        </w:r>
        <w:r w:rsidR="001C33C1">
          <w:rPr>
            <w:noProof/>
            <w:webHidden/>
          </w:rPr>
          <w:t>37</w:t>
        </w:r>
        <w:r>
          <w:rPr>
            <w:noProof/>
            <w:webHidden/>
          </w:rPr>
          <w:fldChar w:fldCharType="end"/>
        </w:r>
      </w:hyperlink>
    </w:p>
    <w:p w14:paraId="6A66A1B8" w14:textId="744F86A3" w:rsidR="006F4172" w:rsidRDefault="007A6CCE" w:rsidP="006F4172">
      <w:pPr>
        <w:pStyle w:val="Titel"/>
      </w:pPr>
      <w:r w:rsidRPr="0078560A">
        <w:fldChar w:fldCharType="end"/>
      </w:r>
    </w:p>
    <w:p w14:paraId="3097A87B" w14:textId="77777777" w:rsidR="007D2746" w:rsidRDefault="007D2746" w:rsidP="007D2746">
      <w:pPr>
        <w:pStyle w:val="Titel"/>
      </w:pPr>
      <w:r>
        <w:t>Tabellenverzeichnis</w:t>
      </w:r>
    </w:p>
    <w:p w14:paraId="5545A7F0" w14:textId="15165CA8" w:rsidR="005656BC" w:rsidRDefault="007D2746">
      <w:pPr>
        <w:pStyle w:val="Abbildungsverzeichnis"/>
        <w:tabs>
          <w:tab w:val="right" w:leader="dot" w:pos="8493"/>
        </w:tabs>
        <w:rPr>
          <w:rFonts w:asciiTheme="minorHAnsi" w:eastAsiaTheme="minorEastAsia" w:hAnsiTheme="minorHAnsi"/>
          <w:noProof/>
          <w:kern w:val="2"/>
          <w:lang w:eastAsia="de-DE"/>
          <w14:ligatures w14:val="standardContextual"/>
        </w:rPr>
      </w:pPr>
      <w:r>
        <w:rPr>
          <w:rFonts w:eastAsiaTheme="majorEastAsia" w:cstheme="majorBidi"/>
          <w:b/>
          <w:szCs w:val="32"/>
        </w:rPr>
        <w:fldChar w:fldCharType="begin"/>
      </w:r>
      <w:r>
        <w:rPr>
          <w:rFonts w:eastAsiaTheme="majorEastAsia" w:cstheme="majorBidi"/>
          <w:b/>
          <w:szCs w:val="32"/>
        </w:rPr>
        <w:instrText xml:space="preserve"> TOC \h \z \c "Tabelle" </w:instrText>
      </w:r>
      <w:r>
        <w:rPr>
          <w:rFonts w:eastAsiaTheme="majorEastAsia" w:cstheme="majorBidi"/>
          <w:b/>
          <w:szCs w:val="32"/>
        </w:rPr>
        <w:fldChar w:fldCharType="separate"/>
      </w:r>
      <w:hyperlink w:anchor="_Toc191314543" w:history="1">
        <w:r w:rsidR="005656BC" w:rsidRPr="00E8420D">
          <w:rPr>
            <w:rStyle w:val="Hyperlink"/>
            <w:noProof/>
          </w:rPr>
          <w:t>Tabelle 1</w:t>
        </w:r>
        <w:r w:rsidR="005656BC" w:rsidRPr="00E8420D">
          <w:rPr>
            <w:rStyle w:val="Hyperlink"/>
            <w:b/>
            <w:bCs/>
            <w:noProof/>
          </w:rPr>
          <w:t xml:space="preserve"> </w:t>
        </w:r>
        <w:r w:rsidR="005656BC" w:rsidRPr="00E8420D">
          <w:rPr>
            <w:rStyle w:val="Hyperlink"/>
            <w:noProof/>
          </w:rPr>
          <w:t>Höchste Bildungsabschlüsse der Teilnehmer</w:t>
        </w:r>
        <w:r w:rsidR="005656BC">
          <w:rPr>
            <w:noProof/>
            <w:webHidden/>
          </w:rPr>
          <w:tab/>
        </w:r>
        <w:r w:rsidR="005656BC">
          <w:rPr>
            <w:noProof/>
            <w:webHidden/>
          </w:rPr>
          <w:fldChar w:fldCharType="begin"/>
        </w:r>
        <w:r w:rsidR="005656BC">
          <w:rPr>
            <w:noProof/>
            <w:webHidden/>
          </w:rPr>
          <w:instrText xml:space="preserve"> PAGEREF _Toc191314543 \h </w:instrText>
        </w:r>
        <w:r w:rsidR="005656BC">
          <w:rPr>
            <w:noProof/>
            <w:webHidden/>
          </w:rPr>
        </w:r>
        <w:r w:rsidR="005656BC">
          <w:rPr>
            <w:noProof/>
            <w:webHidden/>
          </w:rPr>
          <w:fldChar w:fldCharType="separate"/>
        </w:r>
        <w:r w:rsidR="001C33C1">
          <w:rPr>
            <w:noProof/>
            <w:webHidden/>
          </w:rPr>
          <w:t>30</w:t>
        </w:r>
        <w:r w:rsidR="005656BC">
          <w:rPr>
            <w:noProof/>
            <w:webHidden/>
          </w:rPr>
          <w:fldChar w:fldCharType="end"/>
        </w:r>
      </w:hyperlink>
    </w:p>
    <w:p w14:paraId="6C4888B0" w14:textId="4BDC260E"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44" w:history="1">
        <w:r w:rsidRPr="00E8420D">
          <w:rPr>
            <w:rStyle w:val="Hyperlink"/>
            <w:noProof/>
          </w:rPr>
          <w:t>Tabelle 2 Beruflicher Status der Teilnehmer</w:t>
        </w:r>
        <w:r>
          <w:rPr>
            <w:noProof/>
            <w:webHidden/>
          </w:rPr>
          <w:tab/>
        </w:r>
        <w:r>
          <w:rPr>
            <w:noProof/>
            <w:webHidden/>
          </w:rPr>
          <w:fldChar w:fldCharType="begin"/>
        </w:r>
        <w:r>
          <w:rPr>
            <w:noProof/>
            <w:webHidden/>
          </w:rPr>
          <w:instrText xml:space="preserve"> PAGEREF _Toc191314544 \h </w:instrText>
        </w:r>
        <w:r>
          <w:rPr>
            <w:noProof/>
            <w:webHidden/>
          </w:rPr>
        </w:r>
        <w:r>
          <w:rPr>
            <w:noProof/>
            <w:webHidden/>
          </w:rPr>
          <w:fldChar w:fldCharType="separate"/>
        </w:r>
        <w:r w:rsidR="001C33C1">
          <w:rPr>
            <w:noProof/>
            <w:webHidden/>
          </w:rPr>
          <w:t>30</w:t>
        </w:r>
        <w:r>
          <w:rPr>
            <w:noProof/>
            <w:webHidden/>
          </w:rPr>
          <w:fldChar w:fldCharType="end"/>
        </w:r>
      </w:hyperlink>
    </w:p>
    <w:p w14:paraId="35B0B45C" w14:textId="174A2E9A"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45" w:history="1">
        <w:r w:rsidRPr="00E8420D">
          <w:rPr>
            <w:rStyle w:val="Hyperlink"/>
            <w:noProof/>
          </w:rPr>
          <w:t>Tabelle 3 Berufserfahrung der Teilnehmer</w:t>
        </w:r>
        <w:r>
          <w:rPr>
            <w:noProof/>
            <w:webHidden/>
          </w:rPr>
          <w:tab/>
        </w:r>
        <w:r>
          <w:rPr>
            <w:noProof/>
            <w:webHidden/>
          </w:rPr>
          <w:fldChar w:fldCharType="begin"/>
        </w:r>
        <w:r>
          <w:rPr>
            <w:noProof/>
            <w:webHidden/>
          </w:rPr>
          <w:instrText xml:space="preserve"> PAGEREF _Toc191314545 \h </w:instrText>
        </w:r>
        <w:r>
          <w:rPr>
            <w:noProof/>
            <w:webHidden/>
          </w:rPr>
        </w:r>
        <w:r>
          <w:rPr>
            <w:noProof/>
            <w:webHidden/>
          </w:rPr>
          <w:fldChar w:fldCharType="separate"/>
        </w:r>
        <w:r w:rsidR="001C33C1">
          <w:rPr>
            <w:noProof/>
            <w:webHidden/>
          </w:rPr>
          <w:t>30</w:t>
        </w:r>
        <w:r>
          <w:rPr>
            <w:noProof/>
            <w:webHidden/>
          </w:rPr>
          <w:fldChar w:fldCharType="end"/>
        </w:r>
      </w:hyperlink>
    </w:p>
    <w:p w14:paraId="570400F7" w14:textId="2961014D"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46" w:history="1">
        <w:r w:rsidRPr="00E8420D">
          <w:rPr>
            <w:rStyle w:val="Hyperlink"/>
            <w:noProof/>
          </w:rPr>
          <w:t>Tabelle 4</w:t>
        </w:r>
        <w:r w:rsidRPr="00E8420D">
          <w:rPr>
            <w:rStyle w:val="Hyperlink"/>
            <w:b/>
            <w:bCs/>
            <w:noProof/>
          </w:rPr>
          <w:t xml:space="preserve"> </w:t>
        </w:r>
        <w:r w:rsidRPr="00E8420D">
          <w:rPr>
            <w:rStyle w:val="Hyperlink"/>
            <w:noProof/>
          </w:rPr>
          <w:t>Subjektive und objektive Anwendungsfelder</w:t>
        </w:r>
        <w:r>
          <w:rPr>
            <w:noProof/>
            <w:webHidden/>
          </w:rPr>
          <w:tab/>
        </w:r>
        <w:r>
          <w:rPr>
            <w:noProof/>
            <w:webHidden/>
          </w:rPr>
          <w:fldChar w:fldCharType="begin"/>
        </w:r>
        <w:r>
          <w:rPr>
            <w:noProof/>
            <w:webHidden/>
          </w:rPr>
          <w:instrText xml:space="preserve"> PAGEREF _Toc191314546 \h </w:instrText>
        </w:r>
        <w:r>
          <w:rPr>
            <w:noProof/>
            <w:webHidden/>
          </w:rPr>
        </w:r>
        <w:r>
          <w:rPr>
            <w:noProof/>
            <w:webHidden/>
          </w:rPr>
          <w:fldChar w:fldCharType="separate"/>
        </w:r>
        <w:r w:rsidR="001C33C1">
          <w:rPr>
            <w:noProof/>
            <w:webHidden/>
          </w:rPr>
          <w:t>32</w:t>
        </w:r>
        <w:r>
          <w:rPr>
            <w:noProof/>
            <w:webHidden/>
          </w:rPr>
          <w:fldChar w:fldCharType="end"/>
        </w:r>
      </w:hyperlink>
    </w:p>
    <w:p w14:paraId="4FA5F1E0" w14:textId="675C6E60"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47" w:history="1">
        <w:r w:rsidRPr="00E8420D">
          <w:rPr>
            <w:rStyle w:val="Hyperlink"/>
            <w:noProof/>
          </w:rPr>
          <w:t>Tabelle 5</w:t>
        </w:r>
        <w:r w:rsidRPr="00E8420D">
          <w:rPr>
            <w:rStyle w:val="Hyperlink"/>
            <w:b/>
            <w:bCs/>
            <w:noProof/>
          </w:rPr>
          <w:t xml:space="preserve"> </w:t>
        </w:r>
        <w:r w:rsidRPr="00E8420D">
          <w:rPr>
            <w:rStyle w:val="Hyperlink"/>
            <w:noProof/>
          </w:rPr>
          <w:t>Akzeptanzmittelwerte der Versuchsgruppen</w:t>
        </w:r>
        <w:r>
          <w:rPr>
            <w:noProof/>
            <w:webHidden/>
          </w:rPr>
          <w:tab/>
        </w:r>
        <w:r>
          <w:rPr>
            <w:noProof/>
            <w:webHidden/>
          </w:rPr>
          <w:fldChar w:fldCharType="begin"/>
        </w:r>
        <w:r>
          <w:rPr>
            <w:noProof/>
            <w:webHidden/>
          </w:rPr>
          <w:instrText xml:space="preserve"> PAGEREF _Toc191314547 \h </w:instrText>
        </w:r>
        <w:r>
          <w:rPr>
            <w:noProof/>
            <w:webHidden/>
          </w:rPr>
        </w:r>
        <w:r>
          <w:rPr>
            <w:noProof/>
            <w:webHidden/>
          </w:rPr>
          <w:fldChar w:fldCharType="separate"/>
        </w:r>
        <w:r w:rsidR="001C33C1">
          <w:rPr>
            <w:noProof/>
            <w:webHidden/>
          </w:rPr>
          <w:t>36</w:t>
        </w:r>
        <w:r>
          <w:rPr>
            <w:noProof/>
            <w:webHidden/>
          </w:rPr>
          <w:fldChar w:fldCharType="end"/>
        </w:r>
      </w:hyperlink>
    </w:p>
    <w:p w14:paraId="2C3CF8AA" w14:textId="7A63729C"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48" w:history="1">
        <w:r w:rsidRPr="00E8420D">
          <w:rPr>
            <w:rStyle w:val="Hyperlink"/>
            <w:noProof/>
          </w:rPr>
          <w:t>Tabelle 6</w:t>
        </w:r>
        <w:r w:rsidRPr="00E8420D">
          <w:rPr>
            <w:rStyle w:val="Hyperlink"/>
            <w:b/>
            <w:bCs/>
            <w:noProof/>
          </w:rPr>
          <w:t xml:space="preserve"> </w:t>
        </w:r>
        <w:r w:rsidRPr="00E8420D">
          <w:rPr>
            <w:rStyle w:val="Hyperlink"/>
            <w:noProof/>
          </w:rPr>
          <w:t>Zusammenfassung der Ergebnisse der ANCOVA</w:t>
        </w:r>
        <w:r>
          <w:rPr>
            <w:noProof/>
            <w:webHidden/>
          </w:rPr>
          <w:tab/>
        </w:r>
        <w:r>
          <w:rPr>
            <w:noProof/>
            <w:webHidden/>
          </w:rPr>
          <w:fldChar w:fldCharType="begin"/>
        </w:r>
        <w:r>
          <w:rPr>
            <w:noProof/>
            <w:webHidden/>
          </w:rPr>
          <w:instrText xml:space="preserve"> PAGEREF _Toc191314548 \h </w:instrText>
        </w:r>
        <w:r>
          <w:rPr>
            <w:noProof/>
            <w:webHidden/>
          </w:rPr>
        </w:r>
        <w:r>
          <w:rPr>
            <w:noProof/>
            <w:webHidden/>
          </w:rPr>
          <w:fldChar w:fldCharType="separate"/>
        </w:r>
        <w:r w:rsidR="001C33C1">
          <w:rPr>
            <w:noProof/>
            <w:webHidden/>
          </w:rPr>
          <w:t>37</w:t>
        </w:r>
        <w:r>
          <w:rPr>
            <w:noProof/>
            <w:webHidden/>
          </w:rPr>
          <w:fldChar w:fldCharType="end"/>
        </w:r>
      </w:hyperlink>
    </w:p>
    <w:p w14:paraId="3A1C66E1" w14:textId="6C1AE531"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49" w:history="1">
        <w:r w:rsidRPr="00E8420D">
          <w:rPr>
            <w:rStyle w:val="Hyperlink"/>
            <w:noProof/>
          </w:rPr>
          <w:t>Tabelle 7 Akzeptanzwerte nach Erfahrung mit GenKI</w:t>
        </w:r>
        <w:r>
          <w:rPr>
            <w:noProof/>
            <w:webHidden/>
          </w:rPr>
          <w:tab/>
        </w:r>
        <w:r>
          <w:rPr>
            <w:noProof/>
            <w:webHidden/>
          </w:rPr>
          <w:fldChar w:fldCharType="begin"/>
        </w:r>
        <w:r>
          <w:rPr>
            <w:noProof/>
            <w:webHidden/>
          </w:rPr>
          <w:instrText xml:space="preserve"> PAGEREF _Toc191314549 \h </w:instrText>
        </w:r>
        <w:r>
          <w:rPr>
            <w:noProof/>
            <w:webHidden/>
          </w:rPr>
        </w:r>
        <w:r>
          <w:rPr>
            <w:noProof/>
            <w:webHidden/>
          </w:rPr>
          <w:fldChar w:fldCharType="separate"/>
        </w:r>
        <w:r w:rsidR="001C33C1">
          <w:rPr>
            <w:noProof/>
            <w:webHidden/>
          </w:rPr>
          <w:t>41</w:t>
        </w:r>
        <w:r>
          <w:rPr>
            <w:noProof/>
            <w:webHidden/>
          </w:rPr>
          <w:fldChar w:fldCharType="end"/>
        </w:r>
      </w:hyperlink>
    </w:p>
    <w:p w14:paraId="6EA38666" w14:textId="0C98E9BC" w:rsidR="005656BC" w:rsidRDefault="005656BC">
      <w:pPr>
        <w:pStyle w:val="Abbildungsverzeichnis"/>
        <w:tabs>
          <w:tab w:val="right" w:leader="dot" w:pos="8493"/>
        </w:tabs>
        <w:rPr>
          <w:rFonts w:asciiTheme="minorHAnsi" w:eastAsiaTheme="minorEastAsia" w:hAnsiTheme="minorHAnsi"/>
          <w:noProof/>
          <w:kern w:val="2"/>
          <w:lang w:eastAsia="de-DE"/>
          <w14:ligatures w14:val="standardContextual"/>
        </w:rPr>
      </w:pPr>
      <w:hyperlink w:anchor="_Toc191314550" w:history="1">
        <w:r w:rsidRPr="00E8420D">
          <w:rPr>
            <w:rStyle w:val="Hyperlink"/>
            <w:noProof/>
          </w:rPr>
          <w:t>Tabelle 8 Einstellung zur KI nach Erfahrung mit GenKI</w:t>
        </w:r>
        <w:r>
          <w:rPr>
            <w:noProof/>
            <w:webHidden/>
          </w:rPr>
          <w:tab/>
        </w:r>
        <w:r>
          <w:rPr>
            <w:noProof/>
            <w:webHidden/>
          </w:rPr>
          <w:fldChar w:fldCharType="begin"/>
        </w:r>
        <w:r>
          <w:rPr>
            <w:noProof/>
            <w:webHidden/>
          </w:rPr>
          <w:instrText xml:space="preserve"> PAGEREF _Toc191314550 \h </w:instrText>
        </w:r>
        <w:r>
          <w:rPr>
            <w:noProof/>
            <w:webHidden/>
          </w:rPr>
        </w:r>
        <w:r>
          <w:rPr>
            <w:noProof/>
            <w:webHidden/>
          </w:rPr>
          <w:fldChar w:fldCharType="separate"/>
        </w:r>
        <w:r w:rsidR="001C33C1">
          <w:rPr>
            <w:noProof/>
            <w:webHidden/>
          </w:rPr>
          <w:t>41</w:t>
        </w:r>
        <w:r>
          <w:rPr>
            <w:noProof/>
            <w:webHidden/>
          </w:rPr>
          <w:fldChar w:fldCharType="end"/>
        </w:r>
      </w:hyperlink>
    </w:p>
    <w:p w14:paraId="7FE5DE8C" w14:textId="1267EDE5" w:rsidR="007D2746" w:rsidRDefault="007D2746" w:rsidP="007D2746">
      <w:pPr>
        <w:rPr>
          <w:rFonts w:eastAsiaTheme="majorEastAsia" w:cstheme="majorBidi"/>
          <w:b/>
          <w:szCs w:val="32"/>
        </w:rPr>
      </w:pPr>
      <w:r>
        <w:rPr>
          <w:rFonts w:eastAsiaTheme="majorEastAsia" w:cstheme="majorBidi"/>
          <w:b/>
          <w:szCs w:val="32"/>
        </w:rPr>
        <w:fldChar w:fldCharType="end"/>
      </w:r>
    </w:p>
    <w:p w14:paraId="3538A5E8" w14:textId="77777777" w:rsidR="00162AD9" w:rsidRDefault="007E1461" w:rsidP="00162AD9">
      <w:pPr>
        <w:pStyle w:val="Titel"/>
      </w:pPr>
      <w:r w:rsidRPr="002D6066">
        <w:t>Abkü</w:t>
      </w:r>
      <w:r w:rsidR="003A1B3B" w:rsidRPr="002D6066">
        <w:t>rzungsverzeichnis</w:t>
      </w:r>
    </w:p>
    <w:p w14:paraId="5D08EB08" w14:textId="77777777" w:rsidR="005656BC" w:rsidRDefault="00E0569E" w:rsidP="00D51DD0">
      <w:pPr>
        <w:pStyle w:val="Index1"/>
        <w:rPr>
          <w:noProof/>
        </w:rPr>
        <w:sectPr w:rsidR="005656BC" w:rsidSect="005656BC">
          <w:headerReference w:type="even" r:id="rId8"/>
          <w:headerReference w:type="default" r:id="rId9"/>
          <w:footerReference w:type="default" r:id="rId10"/>
          <w:footerReference w:type="first" r:id="rId11"/>
          <w:type w:val="continuous"/>
          <w:pgSz w:w="11906" w:h="16838"/>
          <w:pgMar w:top="1418" w:right="1985" w:bottom="1134" w:left="1418" w:header="708" w:footer="708" w:gutter="0"/>
          <w:cols w:space="708"/>
          <w:docGrid w:linePitch="360"/>
        </w:sectPr>
      </w:pPr>
      <w:r w:rsidRPr="00E0569E">
        <w:fldChar w:fldCharType="begin"/>
      </w:r>
      <w:r w:rsidRPr="00E0569E">
        <w:instrText xml:space="preserve"> INDEX \r \e "</w:instrText>
      </w:r>
      <w:r w:rsidRPr="00E0569E">
        <w:tab/>
        <w:instrText xml:space="preserve">" \c "1" \z "1031" </w:instrText>
      </w:r>
      <w:r w:rsidRPr="00E0569E">
        <w:fldChar w:fldCharType="separate"/>
      </w:r>
    </w:p>
    <w:p w14:paraId="3A2D781C" w14:textId="77777777" w:rsidR="005656BC" w:rsidRDefault="005656BC">
      <w:pPr>
        <w:pStyle w:val="Index1"/>
        <w:rPr>
          <w:noProof/>
        </w:rPr>
      </w:pPr>
      <w:r>
        <w:rPr>
          <w:noProof/>
        </w:rPr>
        <w:t>GPT: Generative Pretrained Transformer</w:t>
      </w:r>
      <w:r>
        <w:rPr>
          <w:noProof/>
        </w:rPr>
        <w:tab/>
        <w:t>8</w:t>
      </w:r>
    </w:p>
    <w:p w14:paraId="6308A0AD" w14:textId="77777777" w:rsidR="005656BC" w:rsidRDefault="005656BC" w:rsidP="00D51DD0">
      <w:pPr>
        <w:pStyle w:val="Index1"/>
        <w:rPr>
          <w:noProof/>
        </w:rPr>
        <w:sectPr w:rsidR="005656BC" w:rsidSect="005656BC">
          <w:type w:val="continuous"/>
          <w:pgSz w:w="11906" w:h="16838"/>
          <w:pgMar w:top="1418" w:right="1985" w:bottom="1134" w:left="1418" w:header="708" w:footer="708" w:gutter="0"/>
          <w:cols w:space="720"/>
          <w:docGrid w:linePitch="360"/>
        </w:sectPr>
      </w:pPr>
    </w:p>
    <w:p w14:paraId="6A48B7FB" w14:textId="530E34B3" w:rsidR="002D6066" w:rsidRPr="00A605E0" w:rsidRDefault="00E0569E" w:rsidP="00D51DD0">
      <w:pPr>
        <w:pStyle w:val="Index1"/>
      </w:pPr>
      <w:r w:rsidRPr="00E0569E">
        <w:fldChar w:fldCharType="end"/>
      </w:r>
    </w:p>
    <w:p w14:paraId="5C7390F8" w14:textId="51F9AB05" w:rsidR="00350A41" w:rsidRPr="000F0000" w:rsidRDefault="00350A41" w:rsidP="007E1461">
      <w:pPr>
        <w:rPr>
          <w:highlight w:val="yellow"/>
          <w:lang w:val="en-US"/>
        </w:rPr>
      </w:pPr>
      <w:r w:rsidRPr="000F0000">
        <w:rPr>
          <w:highlight w:val="yellow"/>
          <w:lang w:val="en-US"/>
        </w:rPr>
        <w:t>ChatGPT Generative Pretrained Transformer</w:t>
      </w:r>
      <w:r w:rsidR="00EB258D" w:rsidRPr="000F0000">
        <w:rPr>
          <w:highlight w:val="yellow"/>
          <w:lang w:val="en-US"/>
        </w:rPr>
        <w:t xml:space="preserve"> </w:t>
      </w:r>
    </w:p>
    <w:p w14:paraId="466154AB" w14:textId="1CD6186B" w:rsidR="004623C8" w:rsidRPr="000F0000" w:rsidRDefault="004623C8" w:rsidP="007E1461">
      <w:pPr>
        <w:rPr>
          <w:highlight w:val="yellow"/>
          <w:lang w:val="en-US"/>
        </w:rPr>
      </w:pPr>
      <w:r w:rsidRPr="000F0000">
        <w:rPr>
          <w:highlight w:val="yellow"/>
          <w:lang w:val="en-US"/>
        </w:rPr>
        <w:t xml:space="preserve">DL Deep Learning </w:t>
      </w:r>
    </w:p>
    <w:p w14:paraId="7BF4601C" w14:textId="15AF46F1" w:rsidR="004623C8" w:rsidRPr="00896023" w:rsidRDefault="004623C8" w:rsidP="007E1461">
      <w:pPr>
        <w:rPr>
          <w:highlight w:val="yellow"/>
        </w:rPr>
      </w:pPr>
      <w:r w:rsidRPr="00896023">
        <w:rPr>
          <w:highlight w:val="yellow"/>
        </w:rPr>
        <w:t xml:space="preserve">GenKI Generative künstliche Intelligenz </w:t>
      </w:r>
    </w:p>
    <w:p w14:paraId="5D7E8911" w14:textId="27CCEEDD" w:rsidR="003A1B3B" w:rsidRPr="00896023" w:rsidRDefault="003A1B3B" w:rsidP="007E1461">
      <w:pPr>
        <w:rPr>
          <w:highlight w:val="yellow"/>
        </w:rPr>
      </w:pPr>
      <w:r w:rsidRPr="00896023">
        <w:rPr>
          <w:highlight w:val="yellow"/>
        </w:rPr>
        <w:t xml:space="preserve">KI </w:t>
      </w:r>
      <w:r w:rsidR="004623C8" w:rsidRPr="00896023">
        <w:rPr>
          <w:highlight w:val="yellow"/>
        </w:rPr>
        <w:t xml:space="preserve">Künstliche Intelligenz </w:t>
      </w:r>
    </w:p>
    <w:p w14:paraId="082F57C5" w14:textId="49121D60" w:rsidR="00350A41" w:rsidRPr="000F0000" w:rsidRDefault="0032626F" w:rsidP="007E1461">
      <w:pPr>
        <w:rPr>
          <w:highlight w:val="yellow"/>
          <w:lang w:val="en-US"/>
        </w:rPr>
      </w:pPr>
      <w:r w:rsidRPr="000F0000">
        <w:rPr>
          <w:highlight w:val="yellow"/>
          <w:lang w:val="en-US"/>
        </w:rPr>
        <w:t xml:space="preserve">LLMs </w:t>
      </w:r>
      <w:r w:rsidR="00350A41" w:rsidRPr="000F0000">
        <w:rPr>
          <w:highlight w:val="yellow"/>
          <w:lang w:val="en-US"/>
        </w:rPr>
        <w:t xml:space="preserve">Large Language Models </w:t>
      </w:r>
    </w:p>
    <w:p w14:paraId="74CE5C6F" w14:textId="0DCEDCA2" w:rsidR="001A4FB5" w:rsidRPr="00896023" w:rsidRDefault="001A4FB5" w:rsidP="007E1461">
      <w:pPr>
        <w:rPr>
          <w:highlight w:val="yellow"/>
          <w:lang w:val="en-US"/>
        </w:rPr>
      </w:pPr>
      <w:r w:rsidRPr="00896023">
        <w:rPr>
          <w:highlight w:val="yellow"/>
          <w:lang w:val="en-US"/>
        </w:rPr>
        <w:t xml:space="preserve">LM Language Modeling </w:t>
      </w:r>
    </w:p>
    <w:p w14:paraId="4935495E" w14:textId="77777777" w:rsidR="00E43FB7" w:rsidRPr="00896023" w:rsidRDefault="004623C8" w:rsidP="00E43FB7">
      <w:pPr>
        <w:rPr>
          <w:highlight w:val="yellow"/>
          <w:lang w:val="en-US"/>
        </w:rPr>
      </w:pPr>
      <w:r w:rsidRPr="00896023">
        <w:rPr>
          <w:highlight w:val="yellow"/>
          <w:lang w:val="en-US"/>
        </w:rPr>
        <w:t xml:space="preserve">ML Machine Learning </w:t>
      </w:r>
    </w:p>
    <w:p w14:paraId="31A7509B" w14:textId="65F1BB75" w:rsidR="0047195F" w:rsidRPr="00896023" w:rsidRDefault="0047195F" w:rsidP="00E43FB7">
      <w:pPr>
        <w:rPr>
          <w:highlight w:val="yellow"/>
          <w:lang w:val="en-US"/>
        </w:rPr>
      </w:pPr>
      <w:r w:rsidRPr="00896023">
        <w:rPr>
          <w:highlight w:val="yellow"/>
          <w:lang w:val="en-US"/>
        </w:rPr>
        <w:t xml:space="preserve">NLP Natural Language Processing </w:t>
      </w:r>
    </w:p>
    <w:p w14:paraId="0B5D934E" w14:textId="487ED100" w:rsidR="0032626F" w:rsidRPr="00896023" w:rsidRDefault="0032626F" w:rsidP="0032626F">
      <w:pPr>
        <w:rPr>
          <w:highlight w:val="yellow"/>
          <w:lang w:val="en-US"/>
        </w:rPr>
      </w:pPr>
      <w:r w:rsidRPr="00896023">
        <w:rPr>
          <w:highlight w:val="yellow"/>
          <w:lang w:val="en-US"/>
        </w:rPr>
        <w:t xml:space="preserve">TAM </w:t>
      </w:r>
      <w:r w:rsidRPr="00896023">
        <w:rPr>
          <w:rStyle w:val="Hervorhebung"/>
          <w:i w:val="0"/>
          <w:iCs w:val="0"/>
          <w:highlight w:val="yellow"/>
          <w:lang w:val="en-US"/>
        </w:rPr>
        <w:t>Technology Acceptance Model</w:t>
      </w:r>
      <w:r w:rsidRPr="00896023">
        <w:rPr>
          <w:highlight w:val="yellow"/>
          <w:lang w:val="en-US"/>
        </w:rPr>
        <w:t xml:space="preserve"> </w:t>
      </w:r>
    </w:p>
    <w:p w14:paraId="0E72FF9F" w14:textId="60BC2D78" w:rsidR="00E43FB7" w:rsidRPr="0032626F" w:rsidRDefault="00E43FB7" w:rsidP="00E43FB7">
      <w:pPr>
        <w:rPr>
          <w:lang w:val="en-US"/>
        </w:rPr>
      </w:pPr>
      <w:r w:rsidRPr="00896023">
        <w:rPr>
          <w:highlight w:val="yellow"/>
          <w:lang w:val="en-US"/>
        </w:rPr>
        <w:t>UTAUT Unified Theory of Acceptance and Use of Technology</w:t>
      </w:r>
      <w:r w:rsidRPr="0032626F">
        <w:rPr>
          <w:lang w:val="en-US"/>
        </w:rPr>
        <w:t xml:space="preserve"> </w:t>
      </w:r>
    </w:p>
    <w:p w14:paraId="4A40EEB9" w14:textId="77777777" w:rsidR="004623C8" w:rsidRPr="00350A41" w:rsidRDefault="004623C8" w:rsidP="007E1461">
      <w:pPr>
        <w:rPr>
          <w:lang w:val="en-US"/>
        </w:rPr>
      </w:pPr>
    </w:p>
    <w:p w14:paraId="0BF6C127" w14:textId="4BA63360" w:rsidR="003A1B3B" w:rsidRPr="00350A41" w:rsidRDefault="003A1B3B" w:rsidP="007E1461">
      <w:pPr>
        <w:rPr>
          <w:lang w:val="en-US"/>
        </w:rPr>
      </w:pPr>
    </w:p>
    <w:p w14:paraId="41E48D71" w14:textId="7C458D73" w:rsidR="00957396" w:rsidRDefault="00957396" w:rsidP="003E4366">
      <w:pPr>
        <w:pStyle w:val="berschrift1"/>
      </w:pPr>
      <w:bookmarkStart w:id="1" w:name="_Toc191314479"/>
      <w:r>
        <w:lastRenderedPageBreak/>
        <w:t>Zusammenfassung</w:t>
      </w:r>
      <w:bookmarkEnd w:id="1"/>
      <w:r>
        <w:t xml:space="preserve"> </w:t>
      </w:r>
    </w:p>
    <w:p w14:paraId="046E0989" w14:textId="0F49A503" w:rsidR="00D224D9" w:rsidRDefault="00756DDD" w:rsidP="00943CD1">
      <w:pPr>
        <w:ind w:firstLine="0"/>
      </w:pPr>
      <w:bookmarkStart w:id="2" w:name="_Hlk190879688"/>
      <w:r>
        <w:t>F</w:t>
      </w:r>
      <w:r w:rsidR="00B420F4" w:rsidRPr="00772A1D">
        <w:t xml:space="preserve">ür </w:t>
      </w:r>
      <w:r w:rsidR="00C2117C" w:rsidRPr="00772A1D">
        <w:t>eine</w:t>
      </w:r>
      <w:r w:rsidR="00B420F4" w:rsidRPr="00772A1D">
        <w:t xml:space="preserve"> erfolgreiche Implementierung</w:t>
      </w:r>
      <w:r w:rsidR="00BF44AF" w:rsidRPr="00772A1D">
        <w:t xml:space="preserve"> </w:t>
      </w:r>
      <w:r w:rsidR="004177A8" w:rsidRPr="00772A1D">
        <w:t xml:space="preserve">von Generativer Künstlicher Intelligenz (GenKI) </w:t>
      </w:r>
      <w:r w:rsidR="00D53189" w:rsidRPr="00772A1D">
        <w:t>im Arbeitskontext</w:t>
      </w:r>
      <w:r>
        <w:t xml:space="preserve"> </w:t>
      </w:r>
      <w:r w:rsidRPr="00772A1D">
        <w:t xml:space="preserve">ist Akzeptanz </w:t>
      </w:r>
      <w:r w:rsidR="006A34DC">
        <w:t xml:space="preserve">ein </w:t>
      </w:r>
      <w:r w:rsidRPr="00772A1D">
        <w:t>entscheid</w:t>
      </w:r>
      <w:r w:rsidR="006A34DC">
        <w:t>ender Faktor</w:t>
      </w:r>
      <w:r w:rsidR="00D53189" w:rsidRPr="00772A1D">
        <w:t>.</w:t>
      </w:r>
      <w:r w:rsidR="006143EC" w:rsidRPr="00772A1D">
        <w:t xml:space="preserve"> </w:t>
      </w:r>
      <w:r w:rsidR="00577D60" w:rsidRPr="00772A1D">
        <w:t xml:space="preserve">Trotz </w:t>
      </w:r>
      <w:r w:rsidR="004A3DC3" w:rsidRPr="00772A1D">
        <w:t xml:space="preserve">der wachsenden Anzahl von </w:t>
      </w:r>
      <w:r w:rsidR="00577D60" w:rsidRPr="00772A1D">
        <w:t xml:space="preserve">Forschungsarbeiten </w:t>
      </w:r>
      <w:r w:rsidR="00BA761C" w:rsidRPr="00772A1D">
        <w:t xml:space="preserve">zur KI-Akzeptanz </w:t>
      </w:r>
      <w:r w:rsidR="004A3DC3" w:rsidRPr="00772A1D">
        <w:t xml:space="preserve">ist nur wenig über die Akzeptanz von GenKI </w:t>
      </w:r>
      <w:r w:rsidR="00D163E9" w:rsidRPr="00772A1D">
        <w:t xml:space="preserve">bekannt. In </w:t>
      </w:r>
      <w:r w:rsidR="006143EC" w:rsidRPr="00772A1D">
        <w:t xml:space="preserve">der vorliegenden Arbeit untersuchten wir </w:t>
      </w:r>
      <w:r w:rsidR="00D529F6" w:rsidRPr="00772A1D">
        <w:t xml:space="preserve">den Einfluss </w:t>
      </w:r>
      <w:r w:rsidR="004759C5" w:rsidRPr="00772A1D">
        <w:t>von vertrauensbildender Maßnahme</w:t>
      </w:r>
      <w:r w:rsidR="00D529F6" w:rsidRPr="00772A1D">
        <w:t xml:space="preserve"> auf die Akzeptanz von GenKI in Abhängigkeit </w:t>
      </w:r>
      <w:r w:rsidR="00DA668B" w:rsidRPr="00772A1D">
        <w:t>vom</w:t>
      </w:r>
      <w:r w:rsidR="009A4E6E" w:rsidRPr="00772A1D">
        <w:t xml:space="preserve"> Anwendungsfeld und der Einstellung zu KI.</w:t>
      </w:r>
      <w:r w:rsidR="007D1B01" w:rsidRPr="00772A1D">
        <w:t xml:space="preserve"> </w:t>
      </w:r>
      <w:r w:rsidR="008765BD" w:rsidRPr="00772A1D">
        <w:t>An der Hauptstudie</w:t>
      </w:r>
      <w:r w:rsidR="00FA400F" w:rsidRPr="00772A1D">
        <w:t xml:space="preserve"> </w:t>
      </w:r>
      <w:r w:rsidR="00817D05" w:rsidRPr="00772A1D">
        <w:t xml:space="preserve">nahmen </w:t>
      </w:r>
      <m:oMath>
        <m:r>
          <w:rPr>
            <w:rFonts w:ascii="Cambria Math" w:hAnsi="Cambria Math"/>
          </w:rPr>
          <m:t>N=375</m:t>
        </m:r>
      </m:oMath>
      <w:r w:rsidR="00A241DE" w:rsidRPr="00772A1D">
        <w:t xml:space="preserve"> </w:t>
      </w:r>
      <w:r w:rsidR="00F0649F" w:rsidRPr="00772A1D">
        <w:t xml:space="preserve">Versuchspersonen (175w, 198m, 2 d) zwischen 18 und 78 Jahre </w:t>
      </w:r>
      <w:r w:rsidR="00684331" w:rsidRPr="00772A1D">
        <w:t>teil</w:t>
      </w:r>
      <w:r w:rsidR="00F0649F" w:rsidRPr="00772A1D">
        <w:t xml:space="preserve">. </w:t>
      </w:r>
      <w:r w:rsidR="00F425F1" w:rsidRPr="00F425F1">
        <w:t xml:space="preserve">In einer Studie mit 2x2-faktoriellen </w:t>
      </w:r>
      <w:proofErr w:type="spellStart"/>
      <w:r w:rsidR="00F425F1" w:rsidRPr="00F425F1">
        <w:t>Between</w:t>
      </w:r>
      <w:proofErr w:type="spellEnd"/>
      <w:r w:rsidR="00F425F1" w:rsidRPr="00F425F1">
        <w:t>-</w:t>
      </w:r>
      <w:proofErr w:type="spellStart"/>
      <w:r w:rsidR="00F425F1" w:rsidRPr="00F425F1">
        <w:t>Subject</w:t>
      </w:r>
      <w:proofErr w:type="spellEnd"/>
      <w:r w:rsidR="00F425F1" w:rsidRPr="00F425F1">
        <w:t>-Design wurde untersucht, wie sich vertrauensbildende Maßnahmen auf die Akzeptanz von GenKI in objektiven bzw. subjektiven Anwendungsfeldern auswirken. Hierbei wurde die Einstellung gegenüber KI als Kovariate berücksichtigt.</w:t>
      </w:r>
      <w:r w:rsidR="00AD17C4">
        <w:t xml:space="preserve"> </w:t>
      </w:r>
      <w:r w:rsidR="00293475" w:rsidRPr="00293475">
        <w:t>Die Entwicklung der vertrauensbildenden Maßnah</w:t>
      </w:r>
      <w:r w:rsidR="00293475">
        <w:t>me erfolgte</w:t>
      </w:r>
      <w:r w:rsidR="00C62C7B">
        <w:t xml:space="preserve"> auf </w:t>
      </w:r>
      <w:r w:rsidR="00293475">
        <w:t>der Basis des</w:t>
      </w:r>
      <w:r w:rsidR="00DF2156" w:rsidRPr="00293475">
        <w:t xml:space="preserve"> </w:t>
      </w:r>
      <w:r w:rsidR="00657142" w:rsidRPr="00293475">
        <w:rPr>
          <w:rStyle w:val="Hervorhebung"/>
        </w:rPr>
        <w:t xml:space="preserve">Unified Theory </w:t>
      </w:r>
      <w:proofErr w:type="spellStart"/>
      <w:r w:rsidR="00657142" w:rsidRPr="00293475">
        <w:rPr>
          <w:rStyle w:val="Hervorhebung"/>
        </w:rPr>
        <w:t>of</w:t>
      </w:r>
      <w:proofErr w:type="spellEnd"/>
      <w:r w:rsidR="00657142" w:rsidRPr="00293475">
        <w:rPr>
          <w:rStyle w:val="Hervorhebung"/>
        </w:rPr>
        <w:t xml:space="preserve"> Acceptance and Use </w:t>
      </w:r>
      <w:proofErr w:type="spellStart"/>
      <w:r w:rsidR="00657142" w:rsidRPr="00293475">
        <w:rPr>
          <w:rStyle w:val="Hervorhebung"/>
        </w:rPr>
        <w:t>of</w:t>
      </w:r>
      <w:proofErr w:type="spellEnd"/>
      <w:r w:rsidR="00657142" w:rsidRPr="00293475">
        <w:rPr>
          <w:rStyle w:val="Hervorhebung"/>
        </w:rPr>
        <w:t xml:space="preserve"> Technology</w:t>
      </w:r>
      <w:r w:rsidR="00657142" w:rsidRPr="00293475">
        <w:t xml:space="preserve"> (UTAUT)-Modell</w:t>
      </w:r>
      <w:r w:rsidR="00293475">
        <w:t>s</w:t>
      </w:r>
      <w:r w:rsidR="00657142">
        <w:t xml:space="preserve"> </w:t>
      </w:r>
      <w:r w:rsidR="00657142" w:rsidRPr="00293475">
        <w:t xml:space="preserve">von </w:t>
      </w:r>
      <w:sdt>
        <w:sdtPr>
          <w:alias w:val="To edit, see citavi.com/edit"/>
          <w:tag w:val="CitaviPlaceholder#f7dbf5f3-6abc-49c6-8dfa-244ffbe60988"/>
          <w:id w:val="1907258473"/>
          <w:placeholder>
            <w:docPart w:val="A3F128A498C049B19AF5D2F9099EA340"/>
          </w:placeholder>
        </w:sdtPr>
        <w:sdtEndPr/>
        <w:sdtContent>
          <w:r w:rsidR="00657142" w:rsidRPr="00772A1D">
            <w:fldChar w:fldCharType="begin"/>
          </w:r>
          <w:r w:rsidR="00657142" w:rsidRPr="0029347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TkwMmI5LTEwOWQtNDE5MS1hYTYyLTQ3ZDQxNmNlYTM5MiIsIlJhbmdlTGVuZ3RoIjoxNiwiUmVmZXJlbmNlSWQiOiIyMTRlNjJjNy04NTU5LTQ3OTktOWM0NS0yZDhkZmFkODA4Zj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w:instrText>
          </w:r>
          <w:r w:rsidR="00657142" w:rsidRPr="006B146F">
            <w:instrText>aWMuQ2l0YXZpIiwiQWRkcmVzc</w:instrText>
          </w:r>
          <w:r w:rsidR="00657142" w:rsidRPr="00772A1D">
            <w:instrText>yI6eyIkaWQiOiIxMiIsIiR0eXBlIjoiU3dpc3NBY2FkZW1pYy5D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XSwiRm9ybWF0dGVkVGV4dCI6eyIkaWQiOiIxOSIsIkNvdW50IjoxLCJUZXh0VW5pdHMiOlt7IiRpZCI6IjIwIiwiRm9udFN0eWxlIjp7IiRpZCI6IjIxIiwiTmV1dHJhbCI6dHJ1ZX0sIlJlYWRpbmdPcmRlciI6MSwiVGV4dCI6IlZlbmthdGVzaCBldCBhbC4ifV19LCJUYWciOiJDaXRhdmlQbGFjZWhvbGRlciNmN2RiZjVmMy02YWJjLTQ5YzYtOGRmYS0yNDRmZmJlNjA5ODgiLCJUZXh0IjoiVmVua2F0ZXNoIGV0IGFsLiIsIldBSVZlcnNpb24iOiI2LjE5LjIuMSJ9}</w:instrText>
          </w:r>
          <w:r w:rsidR="00657142" w:rsidRPr="00772A1D">
            <w:fldChar w:fldCharType="separate"/>
          </w:r>
          <w:r w:rsidR="004A0AD2">
            <w:t>Venkatesh et al.</w:t>
          </w:r>
          <w:r w:rsidR="00657142" w:rsidRPr="00772A1D">
            <w:fldChar w:fldCharType="end"/>
          </w:r>
        </w:sdtContent>
      </w:sdt>
      <w:r w:rsidR="00657142" w:rsidRPr="00772A1D">
        <w:t xml:space="preserve"> </w:t>
      </w:r>
      <w:sdt>
        <w:sdtPr>
          <w:alias w:val="To edit, see citavi.com/edit"/>
          <w:tag w:val="CitaviPlaceholder#06606f2b-ae13-4044-97f3-4af114b2391f"/>
          <w:id w:val="894621020"/>
          <w:placeholder>
            <w:docPart w:val="347DFC6AB0E34775A6D9A6D372E18E72"/>
          </w:placeholder>
        </w:sdtPr>
        <w:sdtEndPr/>
        <w:sdtContent>
          <w:r w:rsidR="00657142" w:rsidRPr="00772A1D">
            <w:fldChar w:fldCharType="begin"/>
          </w:r>
          <w:r w:rsidR="00657142" w:rsidRPr="00772A1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Y2E3MjcyLTVhYTItNGI0Yy05YmNhLTI1Zjk2N2UzOGZiZiIsIlJhbmdlTGVuZ3RoIjo2LCJSZWZlcmVuY2VJZCI6IjIxNGU2MmM3LTg1NTktNDc5OS05YzQ1LTJkOGRmYWQ4MDh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MwMDM2NTQwIiwiVXJpU3RyaW5nIjoiaHR0cHM6Ly9kb2kub3JnLzEwLjIzMDcvMzAwMzY1N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I6NDQ6MDkiLCJNb2RpZmllZEJ5IjoiX05hamF0IEJyw7xuZSIsIklkIjoiYmRmMjA0MWMtMTg5OC00NDJhLTkwMzMtNWFiYThjZWY0ZTMxIiwiTW9kaWZpZWRPbiI6IjIwMjQtMDQtMDhUMTI6ND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pzdG9yLm9yZy9zdGFibGUvMzAwMzY1NDAiLCJVcmlTdHJpbmciOiJodHRwOi8vd3d3LmpzdG9yLm9yZy9zdGFibGUvMzAwMzY1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DMpIn1dfSwiVGFnIjoiQ2l0YXZpUGxhY2Vob2xkZXIjMDY2MDZmMmItYWUxMy00MDQ0LTk3ZjMtNGFmMTE0YjIzOTFmIiwiVGV4dCI6IigyMDAzKSIsIldBSVZlcnNpb24iOiI2LjE5LjIuMSJ9}</w:instrText>
          </w:r>
          <w:r w:rsidR="00657142" w:rsidRPr="00772A1D">
            <w:fldChar w:fldCharType="separate"/>
          </w:r>
          <w:r w:rsidR="004A0AD2">
            <w:t>(2003)</w:t>
          </w:r>
          <w:r w:rsidR="00657142" w:rsidRPr="00772A1D">
            <w:fldChar w:fldCharType="end"/>
          </w:r>
        </w:sdtContent>
      </w:sdt>
      <w:r w:rsidR="00293475">
        <w:t>.</w:t>
      </w:r>
      <w:r w:rsidR="00457AD4">
        <w:t xml:space="preserve"> </w:t>
      </w:r>
      <w:r w:rsidR="005A4232" w:rsidRPr="00772A1D">
        <w:t xml:space="preserve">Die Einstellung gegenüber KI </w:t>
      </w:r>
      <w:r w:rsidR="00C95F64" w:rsidRPr="00772A1D">
        <w:t>erfasste</w:t>
      </w:r>
      <w:r w:rsidR="005760F6" w:rsidRPr="00772A1D">
        <w:t xml:space="preserve"> der </w:t>
      </w:r>
      <w:proofErr w:type="spellStart"/>
      <w:r w:rsidR="005A4232" w:rsidRPr="00772A1D">
        <w:rPr>
          <w:i/>
          <w:iCs/>
        </w:rPr>
        <w:t>Attitudes</w:t>
      </w:r>
      <w:proofErr w:type="spellEnd"/>
      <w:r w:rsidR="005A4232" w:rsidRPr="00772A1D">
        <w:rPr>
          <w:i/>
          <w:iCs/>
        </w:rPr>
        <w:t xml:space="preserve"> </w:t>
      </w:r>
      <w:proofErr w:type="spellStart"/>
      <w:r w:rsidR="005A4232" w:rsidRPr="00772A1D">
        <w:rPr>
          <w:i/>
          <w:iCs/>
        </w:rPr>
        <w:t>towards</w:t>
      </w:r>
      <w:proofErr w:type="spellEnd"/>
      <w:r w:rsidR="005A4232" w:rsidRPr="00772A1D">
        <w:rPr>
          <w:i/>
          <w:iCs/>
        </w:rPr>
        <w:t xml:space="preserve"> </w:t>
      </w:r>
      <w:proofErr w:type="spellStart"/>
      <w:r w:rsidR="005A4232" w:rsidRPr="00772A1D">
        <w:rPr>
          <w:i/>
          <w:iCs/>
        </w:rPr>
        <w:t>Artificial</w:t>
      </w:r>
      <w:proofErr w:type="spellEnd"/>
      <w:r w:rsidR="005A4232" w:rsidRPr="00772A1D">
        <w:rPr>
          <w:i/>
          <w:iCs/>
        </w:rPr>
        <w:t xml:space="preserve"> </w:t>
      </w:r>
      <w:proofErr w:type="spellStart"/>
      <w:r w:rsidR="005A4232" w:rsidRPr="00772A1D">
        <w:rPr>
          <w:i/>
          <w:iCs/>
        </w:rPr>
        <w:t>Intelligence</w:t>
      </w:r>
      <w:proofErr w:type="spellEnd"/>
      <w:r w:rsidR="005A4232" w:rsidRPr="00772A1D">
        <w:rPr>
          <w:i/>
          <w:iCs/>
        </w:rPr>
        <w:t xml:space="preserve"> Scale</w:t>
      </w:r>
      <w:r w:rsidR="005A4232" w:rsidRPr="00772A1D">
        <w:t xml:space="preserve"> (ATTARI-12) von </w:t>
      </w:r>
      <w:sdt>
        <w:sdtPr>
          <w:alias w:val="To edit, see citavi.com/edit"/>
          <w:tag w:val="CitaviPlaceholder#a57312a5-afbc-42e4-abef-44da3456f0c8"/>
          <w:id w:val="-447238035"/>
          <w:placeholder>
            <w:docPart w:val="E074960D3FBC4669B75C6ABF61F4E580"/>
          </w:placeholder>
        </w:sdtPr>
        <w:sdtEndPr/>
        <w:sdtContent>
          <w:r w:rsidR="005A4232"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jBiMDIxLTQ0MzItNGM5OC1iNDllLWYxMWE0NmQ3Njk5YyIsIlJhbmdlTGVuZ3RoIjoxMiwiUmVmZXJlbmNlSWQiOiI2ODQwNDE3NC1mMzc5LTQxYjUtYjkyMC05MTg5MDQ2NmY0M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yNyIsIkNvdW50IjoxLCJUZXh0VW5pdHMiOlt7IiRpZCI6IjI4IiwiRm9udFN0eWxlIjp7IiRpZCI6IjI5IiwiTmV1dHJhbCI6dHJ1ZX0sIlJlYWRpbmdPcmRlciI6MSwiVGV4dCI6IlN0ZWluIGV0IGFsLiJ9XX0sIlRhZyI6IkNpdGF2aVBsYWNlaG9sZGVyI2E1NzMxMmE1LWFmYmMtNDJlNC1hYmVmLTQ0ZGEzNDU2ZjBjOCIsIlRleHQiOiJTdGVpbiBldCBhbC4iLCJXQUlWZXJzaW9uIjoiNi4xOS4yLjEifQ==}</w:instrText>
          </w:r>
          <w:r w:rsidR="005A4232" w:rsidRPr="00772A1D">
            <w:fldChar w:fldCharType="separate"/>
          </w:r>
          <w:r w:rsidR="00DC3234">
            <w:t>Stein et al.</w:t>
          </w:r>
          <w:r w:rsidR="005A4232" w:rsidRPr="00772A1D">
            <w:fldChar w:fldCharType="end"/>
          </w:r>
        </w:sdtContent>
      </w:sdt>
      <w:r w:rsidR="005A4232" w:rsidRPr="00772A1D">
        <w:t xml:space="preserve"> </w:t>
      </w:r>
      <w:sdt>
        <w:sdtPr>
          <w:alias w:val="To edit, see citavi.com/edit"/>
          <w:tag w:val="CitaviPlaceholder#ccc0b254-e956-4938-ada0-ed451834edc0"/>
          <w:id w:val="-1291209447"/>
          <w:placeholder>
            <w:docPart w:val="621A23DB63484A059AD116FF4F48A940"/>
          </w:placeholder>
        </w:sdtPr>
        <w:sdtEndPr/>
        <w:sdtContent>
          <w:r w:rsidR="005A4232"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MWVjNWVhLWRjM2MtNDg4OC1hODEwLTNhYmQ0OTllY2M5NiIsIlJhbmdlTGVuZ3RoIjo2LCJSZWZlcmVuY2VJZCI6IjY4NDA0MTc0LWYzNzktNDFiNS1iOTIwLTkxODkwNDY2Zj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GlkIjoiOCIsIiR0eXBlIjoiU3dpc3NBY2FkZW1pYy5DaXRhdmkuUHJvamVjdCwgU3dpc3NBY2FkZW1pYy5DaXRhdmkifX0seyIkaWQiOiI5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GlkIjoiMTA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Ex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pZCI6IjEy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MjU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yNi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LCJZZWFyT25seSI6dHJ1ZX1dLCJGb3JtYXR0ZWRUZXh0Ijp7IiRpZCI6IjI3IiwiQ291bnQiOjEsIlRleHRVbml0cyI6W3siJGlkIjoiMjgiLCJGb250U3R5bGUiOnsiJGlkIjoiMjkiLCJOZXV0cmFsIjp0cnVlfSwiUmVhZGluZ09yZGVyIjoxLCJUZXh0IjoiKDIwMjQpIn1dfSwiVGFnIjoiQ2l0YXZpUGxhY2Vob2xkZXIjY2NjMGIyNTQtZTk1Ni00OTM4LWFkYTAtZWQ0NTE4MzRlZGMwIiwiVGV4dCI6IigyMDI0KSIsIldBSVZlcnNpb24iOiI2LjE5LjIuMSJ9}</w:instrText>
          </w:r>
          <w:r w:rsidR="005A4232" w:rsidRPr="00772A1D">
            <w:fldChar w:fldCharType="separate"/>
          </w:r>
          <w:r w:rsidR="00DC3234">
            <w:t>(2024)</w:t>
          </w:r>
          <w:r w:rsidR="005A4232" w:rsidRPr="00772A1D">
            <w:fldChar w:fldCharType="end"/>
          </w:r>
        </w:sdtContent>
      </w:sdt>
      <w:r w:rsidR="005760F6" w:rsidRPr="00772A1D">
        <w:t xml:space="preserve">. </w:t>
      </w:r>
      <w:r w:rsidR="00293475">
        <w:t xml:space="preserve">Die Akzeptanz von GenKI wurde mit einer </w:t>
      </w:r>
      <w:r w:rsidR="00743CE3">
        <w:t>selbst entwickelten 5-stufigen Likert-Skala gemessen.</w:t>
      </w:r>
      <w:r w:rsidR="00293475">
        <w:t xml:space="preserve"> </w:t>
      </w:r>
      <w:r w:rsidR="00C94C31" w:rsidRPr="00772A1D">
        <w:t xml:space="preserve">Die Ergebnisse </w:t>
      </w:r>
      <w:r w:rsidR="00B247BD" w:rsidRPr="00772A1D">
        <w:t xml:space="preserve">bestätigen </w:t>
      </w:r>
      <w:r w:rsidR="00C95F64" w:rsidRPr="00772A1D">
        <w:t xml:space="preserve">wider Erwarten </w:t>
      </w:r>
      <w:r w:rsidR="00B247BD" w:rsidRPr="00772A1D">
        <w:t>keine</w:t>
      </w:r>
      <w:r w:rsidR="00C102F8" w:rsidRPr="00772A1D">
        <w:t xml:space="preserve"> Erhöhung der Akzeptanz von GenKI durch die vertrauensbildende Maßnahme</w:t>
      </w:r>
      <w:r w:rsidR="00127833" w:rsidRPr="00772A1D">
        <w:t xml:space="preserve">. </w:t>
      </w:r>
      <w:r w:rsidR="00284F25" w:rsidRPr="00772A1D">
        <w:t>Allerdings</w:t>
      </w:r>
      <w:r w:rsidR="00AB4347" w:rsidRPr="00772A1D">
        <w:t xml:space="preserve"> </w:t>
      </w:r>
      <w:r w:rsidR="00A63F02" w:rsidRPr="00772A1D">
        <w:t>ist die</w:t>
      </w:r>
      <w:r w:rsidR="00AB4347" w:rsidRPr="00772A1D">
        <w:t xml:space="preserve"> Akzeptanz von GenKI</w:t>
      </w:r>
      <w:r w:rsidR="0095699A" w:rsidRPr="00772A1D">
        <w:t xml:space="preserve"> in</w:t>
      </w:r>
      <w:r w:rsidR="00AB4347" w:rsidRPr="00772A1D">
        <w:t xml:space="preserve"> objektiven Anwendungsfeldern signifikant höher als in subjektiven Anwendungsfeldern</w:t>
      </w:r>
      <w:r w:rsidR="0095699A" w:rsidRPr="00772A1D">
        <w:t xml:space="preserve">. Dies steht im Einklang </w:t>
      </w:r>
      <w:r w:rsidR="00F1686B" w:rsidRPr="00772A1D">
        <w:t xml:space="preserve">mit </w:t>
      </w:r>
      <w:r w:rsidR="004A65AC" w:rsidRPr="00772A1D">
        <w:t xml:space="preserve">theoretischen Annahmen zu </w:t>
      </w:r>
      <w:r w:rsidR="000D1526" w:rsidRPr="00772A1D">
        <w:t>Algorithmus-Aversion</w:t>
      </w:r>
      <w:r w:rsidR="00F1686B" w:rsidRPr="00772A1D">
        <w:t xml:space="preserve"> </w:t>
      </w:r>
      <w:r w:rsidR="005B7AAE" w:rsidRPr="00772A1D">
        <w:t xml:space="preserve">von </w:t>
      </w:r>
      <w:sdt>
        <w:sdtPr>
          <w:alias w:val="To edit, see citavi.com/edit"/>
          <w:tag w:val="CitaviPlaceholder#c0d2bff5-dd9b-4af6-9a5e-fcb7c59c4e91"/>
          <w:id w:val="1548333880"/>
          <w:placeholder>
            <w:docPart w:val="05033DB092FD4D878EBC226E455EA205"/>
          </w:placeholder>
        </w:sdtPr>
        <w:sdtEndPr/>
        <w:sdtContent>
          <w:r w:rsidR="0052292E" w:rsidRPr="00772A1D">
            <w:fldChar w:fldCharType="begin"/>
          </w:r>
          <w:r w:rsidR="0052292E" w:rsidRPr="00772A1D">
            <w:instrText>ADDIN CitaviPlaceholder{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Ob2FoIiwiTGFzdE5hbWUiOiJDYXN0ZWxvIiwiUHJvdGVjdGVkIjpmYWxzZSwiU2V4IjoyLCJDcmVhdGVkQnkiOiJfTmFqYXQgQnLDvG5lIiwiQ3JlYXRlZE9uIjoiMjAyNC0wNC0yMVQwOTo0Mjo1NiIsIk1vZGlmaWVkQnkiOiJfTmFqYXQgQnLDvG5lIiwiSWQiOiJjYmZlMjYwYi0xZmQzLTQ4OTYtYTBlNi01MDUxZjljZWFhMTYiLCJNb2RpZmllZE9uIjoiMjAyNC0wNC0yMVQwOTo0Mjo1NiIsIlByb2plY3QiOnsiJGlkIjoiOCIsIiR0eXBlIjoiU3dpc3NBY2FkZW1pYy5DaXRhdmkuUHJvamVjdCwgU3dpc3NBY2FkZW1pYy5DaXRhdmkifX0seyIkaWQiOiI5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xMC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xN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1dLCJGb3JtYXR0ZWRUZXh0Ijp7IiRpZCI6IjE1IiwiQ291bnQiOjEsIlRleHRVbml0cyI6W3siJGlkIjoiMTYiLCJGb250U3R5bGUiOnsiJGlkIjoiMTciLCJOZXV0cmFsIjp0cnVlfSwiUmVhZGluZ09yZGVyIjoxLCJUZXh0IjoiQ2FzdGVsbyBldCBhbC4ifV19LCJUYWciOiJDaXRhdmlQbGFjZWhvbGRlciNjMGQyYmZmNS1kZDliLTRhZjYtOWE1ZS1mY2I3YzU5YzRlOTEiLCJUZXh0IjoiQ2FzdGVsbyBldCBhbC4iLCJXQUlWZXJzaW9uIjoiNi4xOS4yLjEifQ==}</w:instrText>
          </w:r>
          <w:r w:rsidR="0052292E" w:rsidRPr="00772A1D">
            <w:fldChar w:fldCharType="separate"/>
          </w:r>
          <w:r w:rsidR="004A0AD2">
            <w:t>Castelo et al.</w:t>
          </w:r>
          <w:r w:rsidR="0052292E" w:rsidRPr="00772A1D">
            <w:fldChar w:fldCharType="end"/>
          </w:r>
        </w:sdtContent>
      </w:sdt>
      <w:r w:rsidR="0052292E" w:rsidRPr="00772A1D">
        <w:t xml:space="preserve"> </w:t>
      </w:r>
      <w:sdt>
        <w:sdtPr>
          <w:alias w:val="To edit, see citavi.com/edit"/>
          <w:tag w:val="CitaviPlaceholder#1c5417bf-f5b9-4da3-8dcd-d88a690f7414"/>
          <w:id w:val="2089966401"/>
          <w:placeholder>
            <w:docPart w:val="05033DB092FD4D878EBC226E455EA205"/>
          </w:placeholder>
        </w:sdtPr>
        <w:sdtEndPr/>
        <w:sdtContent>
          <w:r w:rsidR="0052292E" w:rsidRPr="00772A1D">
            <w:fldChar w:fldCharType="begin"/>
          </w:r>
          <w:r w:rsidR="0052292E" w:rsidRPr="00772A1D">
            <w:instrText>ADDIN CitaviPlaceholder{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NzcvMDAyMjI0MzcxOTg1MTc4OCIsIlVyaVN0cmluZyI6Imh0dHBzOi8vZG9pLm9yZy8xMC4xMTc3LzAwMjIyNDM3MTk4NTE3O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}</w:instrText>
          </w:r>
          <w:r w:rsidR="0052292E" w:rsidRPr="00772A1D">
            <w:fldChar w:fldCharType="separate"/>
          </w:r>
          <w:r w:rsidR="004A0AD2">
            <w:t>(2019)</w:t>
          </w:r>
          <w:r w:rsidR="0052292E" w:rsidRPr="00772A1D">
            <w:fldChar w:fldCharType="end"/>
          </w:r>
        </w:sdtContent>
      </w:sdt>
      <w:r w:rsidR="0052292E" w:rsidRPr="00772A1D">
        <w:t xml:space="preserve"> </w:t>
      </w:r>
      <w:r w:rsidR="00F1686B" w:rsidRPr="00772A1D">
        <w:t>steht</w:t>
      </w:r>
      <w:r w:rsidR="0030746B" w:rsidRPr="00772A1D">
        <w:t xml:space="preserve">. </w:t>
      </w:r>
      <w:r w:rsidR="002A51DB" w:rsidRPr="00772A1D">
        <w:t xml:space="preserve">Zudem zeigt sich </w:t>
      </w:r>
      <w:r w:rsidR="00E60D59" w:rsidRPr="00772A1D">
        <w:t xml:space="preserve">Einstellung zu KI </w:t>
      </w:r>
      <w:r w:rsidR="00C102F8" w:rsidRPr="00772A1D">
        <w:t xml:space="preserve">sich als zentraler Prädiktor für die GenKI-Akzeptanz. </w:t>
      </w:r>
      <w:r w:rsidR="00027FEF" w:rsidRPr="00772A1D">
        <w:t xml:space="preserve">Die Ergebnisse </w:t>
      </w:r>
      <w:r w:rsidR="00077CCB" w:rsidRPr="00772A1D">
        <w:t xml:space="preserve">werden in Bezug auf theoretische und praktische Implikationen diskutiert. </w:t>
      </w:r>
    </w:p>
    <w:p w14:paraId="3CA7CF4F" w14:textId="77777777" w:rsidR="00943CD1" w:rsidRPr="00772A1D" w:rsidRDefault="00943CD1" w:rsidP="00943CD1">
      <w:pPr>
        <w:ind w:firstLine="0"/>
        <w:rPr>
          <w:rStyle w:val="Hervorhebung"/>
        </w:rPr>
      </w:pPr>
    </w:p>
    <w:p w14:paraId="4A7A00DC" w14:textId="13502438" w:rsidR="0036611C" w:rsidRPr="00950849" w:rsidRDefault="0036611C" w:rsidP="00943CD1">
      <w:pPr>
        <w:ind w:firstLine="0"/>
      </w:pPr>
      <w:r w:rsidRPr="0026585A">
        <w:rPr>
          <w:rStyle w:val="Hervorhebung"/>
        </w:rPr>
        <w:t>Schlagwörter</w:t>
      </w:r>
      <w:r w:rsidRPr="00772A1D">
        <w:rPr>
          <w:rStyle w:val="Hervorhebung"/>
          <w:i w:val="0"/>
        </w:rPr>
        <w:t>:</w:t>
      </w:r>
      <w:r>
        <w:t xml:space="preserve"> Generative </w:t>
      </w:r>
      <w:r w:rsidR="00773A36" w:rsidRPr="00772A1D">
        <w:t>KI</w:t>
      </w:r>
      <w:r>
        <w:t xml:space="preserve">, </w:t>
      </w:r>
      <w:r w:rsidR="00EC0E55">
        <w:t xml:space="preserve">Arbeitskontext, Vertrauen, Einstellung, </w:t>
      </w:r>
      <w:r w:rsidR="00187173" w:rsidRPr="00772A1D">
        <w:t>Technologieakzeptanz</w:t>
      </w:r>
      <w:r w:rsidR="00393385" w:rsidRPr="00772A1D">
        <w:t xml:space="preserve"> </w:t>
      </w:r>
    </w:p>
    <w:p w14:paraId="3DAFB4D2" w14:textId="18BE2CDD" w:rsidR="00904339" w:rsidRDefault="00957396" w:rsidP="003E4366">
      <w:pPr>
        <w:pStyle w:val="berschrift1"/>
      </w:pPr>
      <w:bookmarkStart w:id="3" w:name="_Toc191314480"/>
      <w:bookmarkEnd w:id="2"/>
      <w:r>
        <w:lastRenderedPageBreak/>
        <w:t>Abstract</w:t>
      </w:r>
      <w:bookmarkEnd w:id="3"/>
    </w:p>
    <w:p w14:paraId="73A04FDC" w14:textId="2B44F9F3" w:rsidR="00742098" w:rsidRPr="00772A1D" w:rsidRDefault="00742098" w:rsidP="00742098">
      <w:pPr>
        <w:rPr>
          <w:rStyle w:val="Hervorhebung"/>
          <w:i w:val="0"/>
        </w:rPr>
      </w:pPr>
      <w:r w:rsidRPr="0026585A">
        <w:rPr>
          <w:rStyle w:val="Hervorhebung"/>
        </w:rPr>
        <w:t>Keywords</w:t>
      </w:r>
      <w:r w:rsidR="00D01FCC" w:rsidRPr="00772A1D">
        <w:rPr>
          <w:rStyle w:val="Hervorhebung"/>
          <w:i w:val="0"/>
        </w:rPr>
        <w:t>:</w:t>
      </w:r>
      <w:r w:rsidR="005C54A0" w:rsidRPr="00772A1D">
        <w:rPr>
          <w:rStyle w:val="Hervorhebung"/>
          <w:i w:val="0"/>
          <w:iCs w:val="0"/>
        </w:rPr>
        <w:t xml:space="preserve"> generative AI</w:t>
      </w:r>
    </w:p>
    <w:p w14:paraId="2B82FFAE" w14:textId="0D743205" w:rsidR="006C4691" w:rsidRPr="0078560A" w:rsidRDefault="006C4691" w:rsidP="003E4366">
      <w:pPr>
        <w:pStyle w:val="berschrift1"/>
      </w:pPr>
      <w:bookmarkStart w:id="4" w:name="_Toc191314481"/>
      <w:r w:rsidRPr="0078560A">
        <w:lastRenderedPageBreak/>
        <w:t>Einleitung</w:t>
      </w:r>
      <w:bookmarkEnd w:id="4"/>
    </w:p>
    <w:p w14:paraId="0DD7C2D8" w14:textId="4DB77AF4" w:rsidR="00726B1D" w:rsidRPr="0078560A" w:rsidRDefault="00425ED3" w:rsidP="00942638">
      <w:r w:rsidRPr="00772A1D">
        <w:rPr>
          <w:rStyle w:val="Hervorhebung"/>
          <w:i w:val="0"/>
          <w:iCs w:val="0"/>
        </w:rPr>
        <w:t>Kann</w:t>
      </w:r>
      <w:r w:rsidR="00763EA8" w:rsidRPr="00772A1D">
        <w:rPr>
          <w:rStyle w:val="Hervorhebung"/>
          <w:i w:val="0"/>
          <w:iCs w:val="0"/>
        </w:rPr>
        <w:t xml:space="preserve"> </w:t>
      </w:r>
      <w:r w:rsidR="00BD264D">
        <w:rPr>
          <w:rStyle w:val="Hervorhebung"/>
          <w:i w:val="0"/>
          <w:iCs w:val="0"/>
        </w:rPr>
        <w:t>ein</w:t>
      </w:r>
      <w:r w:rsidR="00DC0BAD" w:rsidRPr="00772A1D">
        <w:rPr>
          <w:rStyle w:val="Hervorhebung"/>
          <w:i w:val="0"/>
          <w:iCs w:val="0"/>
        </w:rPr>
        <w:t xml:space="preserve"> </w:t>
      </w:r>
      <w:r w:rsidR="00763EA8" w:rsidRPr="00772A1D">
        <w:rPr>
          <w:rStyle w:val="Hervorhebung"/>
          <w:i w:val="0"/>
          <w:iCs w:val="0"/>
        </w:rPr>
        <w:t>Unternehmen</w:t>
      </w:r>
      <w:r w:rsidR="001A0FD2" w:rsidRPr="00772A1D">
        <w:rPr>
          <w:rStyle w:val="Hervorhebung"/>
          <w:i w:val="0"/>
          <w:iCs w:val="0"/>
        </w:rPr>
        <w:t xml:space="preserve"> </w:t>
      </w:r>
      <w:r w:rsidR="00BD264D">
        <w:rPr>
          <w:rStyle w:val="Hervorhebung"/>
          <w:i w:val="0"/>
          <w:iCs w:val="0"/>
        </w:rPr>
        <w:t xml:space="preserve">es sich </w:t>
      </w:r>
      <w:r w:rsidR="00763EA8" w:rsidRPr="00772A1D">
        <w:rPr>
          <w:rStyle w:val="Hervorhebung"/>
          <w:i w:val="0"/>
          <w:iCs w:val="0"/>
        </w:rPr>
        <w:t xml:space="preserve">erlauben, </w:t>
      </w:r>
      <w:r w:rsidR="00BD264D" w:rsidRPr="00772A1D">
        <w:rPr>
          <w:rStyle w:val="Hervorhebung"/>
        </w:rPr>
        <w:t>Generative</w:t>
      </w:r>
      <w:r w:rsidR="00763EA8" w:rsidRPr="00772A1D">
        <w:rPr>
          <w:rStyle w:val="Hervorhebung"/>
        </w:rPr>
        <w:t xml:space="preserve"> </w:t>
      </w:r>
      <w:r w:rsidR="0070498B" w:rsidRPr="00772A1D">
        <w:rPr>
          <w:rStyle w:val="Hervorhebung"/>
        </w:rPr>
        <w:t>Künstliche Intelligenz</w:t>
      </w:r>
      <w:r w:rsidR="002B70A3" w:rsidRPr="00772A1D">
        <w:rPr>
          <w:rStyle w:val="Hervorhebung"/>
          <w:i w:val="0"/>
          <w:iCs w:val="0"/>
        </w:rPr>
        <w:t xml:space="preserve"> (GenKI)</w:t>
      </w:r>
      <w:r w:rsidR="001C3220" w:rsidRPr="00772A1D">
        <w:rPr>
          <w:rStyle w:val="Hervorhebung"/>
          <w:i w:val="0"/>
          <w:iCs w:val="0"/>
        </w:rPr>
        <w:t xml:space="preserve"> </w:t>
      </w:r>
      <w:r w:rsidR="00E60871">
        <w:rPr>
          <w:rStyle w:val="Hervorhebung"/>
          <w:i w:val="0"/>
          <w:iCs w:val="0"/>
        </w:rPr>
        <w:t xml:space="preserve">einzuführen, ohne </w:t>
      </w:r>
      <w:r w:rsidR="009E2D94">
        <w:rPr>
          <w:rStyle w:val="Hervorhebung"/>
          <w:i w:val="0"/>
          <w:iCs w:val="0"/>
        </w:rPr>
        <w:t xml:space="preserve">die Akzeptanz </w:t>
      </w:r>
      <w:r w:rsidR="0090277F" w:rsidRPr="00772A1D">
        <w:rPr>
          <w:rStyle w:val="Hervorhebung"/>
          <w:i w:val="0"/>
          <w:iCs w:val="0"/>
        </w:rPr>
        <w:t>seiner</w:t>
      </w:r>
      <w:r w:rsidR="001C3220" w:rsidRPr="00772A1D">
        <w:rPr>
          <w:rStyle w:val="Hervorhebung"/>
          <w:i w:val="0"/>
          <w:iCs w:val="0"/>
        </w:rPr>
        <w:t xml:space="preserve"> Beschäftigten </w:t>
      </w:r>
      <w:r w:rsidR="009E2D94">
        <w:rPr>
          <w:rStyle w:val="Hervorhebung"/>
          <w:i w:val="0"/>
          <w:iCs w:val="0"/>
        </w:rPr>
        <w:t>dafür</w:t>
      </w:r>
      <w:r w:rsidR="001C3220" w:rsidRPr="00772A1D">
        <w:rPr>
          <w:rStyle w:val="Hervorhebung"/>
          <w:i w:val="0"/>
          <w:iCs w:val="0"/>
        </w:rPr>
        <w:t xml:space="preserve"> zu</w:t>
      </w:r>
      <w:r w:rsidR="00625071" w:rsidRPr="00772A1D">
        <w:rPr>
          <w:rStyle w:val="Hervorhebung"/>
          <w:i w:val="0"/>
          <w:iCs w:val="0"/>
        </w:rPr>
        <w:t xml:space="preserve"> verstehen und </w:t>
      </w:r>
      <w:r w:rsidR="00802F9C" w:rsidRPr="00772A1D">
        <w:rPr>
          <w:rStyle w:val="Hervorhebung"/>
          <w:i w:val="0"/>
          <w:iCs w:val="0"/>
        </w:rPr>
        <w:t xml:space="preserve">gezielt zu </w:t>
      </w:r>
      <w:r w:rsidR="001C3220" w:rsidRPr="00772A1D">
        <w:rPr>
          <w:rStyle w:val="Hervorhebung"/>
          <w:i w:val="0"/>
          <w:iCs w:val="0"/>
        </w:rPr>
        <w:t>fördern?</w:t>
      </w:r>
      <w:r w:rsidR="0070498B" w:rsidRPr="00772A1D">
        <w:rPr>
          <w:rStyle w:val="Hervorhebung"/>
          <w:i w:val="0"/>
          <w:iCs w:val="0"/>
        </w:rPr>
        <w:t xml:space="preserve"> </w:t>
      </w:r>
      <w:r w:rsidR="0057705B" w:rsidRPr="00772A1D">
        <w:rPr>
          <w:rStyle w:val="Hervorhebung"/>
          <w:i w:val="0"/>
          <w:iCs w:val="0"/>
        </w:rPr>
        <w:t>Inzwischen</w:t>
      </w:r>
      <w:r w:rsidR="001A0FD2" w:rsidRPr="00772A1D">
        <w:rPr>
          <w:rStyle w:val="Hervorhebung"/>
          <w:i w:val="0"/>
          <w:iCs w:val="0"/>
        </w:rPr>
        <w:t xml:space="preserve"> gilt</w:t>
      </w:r>
      <w:r w:rsidR="0054648C" w:rsidRPr="00772A1D">
        <w:rPr>
          <w:rStyle w:val="Hervorhebung"/>
          <w:i w:val="0"/>
          <w:iCs w:val="0"/>
        </w:rPr>
        <w:t xml:space="preserve"> </w:t>
      </w:r>
      <w:r w:rsidR="00DB57B8" w:rsidRPr="00772A1D">
        <w:t xml:space="preserve">GenKI </w:t>
      </w:r>
      <w:r w:rsidR="00C91DCA" w:rsidRPr="00772A1D">
        <w:t xml:space="preserve">im Arbeitskontext </w:t>
      </w:r>
      <w:r w:rsidR="00C26542" w:rsidRPr="00772A1D">
        <w:t xml:space="preserve">als </w:t>
      </w:r>
      <w:r w:rsidR="002F5303" w:rsidRPr="00772A1D">
        <w:t>disruptiver Faktor</w:t>
      </w:r>
      <w:r w:rsidR="00C26542" w:rsidRPr="00772A1D">
        <w:t xml:space="preserve"> in der </w:t>
      </w:r>
      <w:r w:rsidR="0047287F" w:rsidRPr="00772A1D">
        <w:t>digitalen Landschaft</w:t>
      </w:r>
      <w:r w:rsidR="00A8327E" w:rsidRPr="00772A1D">
        <w:t xml:space="preserve"> der Industrie 4.0</w:t>
      </w:r>
      <w:r w:rsidR="004170A9" w:rsidRPr="00772A1D">
        <w:t xml:space="preserve"> </w:t>
      </w:r>
      <w:sdt>
        <w:sdtPr>
          <w:alias w:val="To edit, see citavi.com/edit"/>
          <w:tag w:val="CitaviPlaceholder#82c9d265-2aef-47fe-a46c-af5759a5d738"/>
          <w:id w:val="842674579"/>
          <w:placeholder>
            <w:docPart w:val="18FE42F746FE4F179A3CD04190578EF2"/>
          </w:placeholder>
        </w:sdtPr>
        <w:sdtContent>
          <w:r w:rsidR="0047287F"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DJhMGUwLTM5NTktNDRlMS1hNmIxLTU0NGM5YTViZTQxMyIsIlJhbmdlU3RhcnQiOjIwLCJSYW5nZUxlbmd0aCI6MjMsIlJlZmVyZW5jZUlkIjoiYjBmYTIwYTEtM2IyMS00MWZhLWEzNDQtMzZhODk4MzZlNDF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}</w:instrText>
          </w:r>
          <w:r w:rsidR="0047287F" w:rsidRPr="00772A1D">
            <w:fldChar w:fldCharType="separate"/>
          </w:r>
          <w:r w:rsidR="00DC3234">
            <w:t>(</w:t>
          </w:r>
          <w:proofErr w:type="spellStart"/>
          <w:r w:rsidR="00DC3234">
            <w:t>Cardon</w:t>
          </w:r>
          <w:proofErr w:type="spellEnd"/>
          <w:r w:rsidR="00DC3234">
            <w:t xml:space="preserve"> et al., 2023; </w:t>
          </w:r>
          <w:proofErr w:type="spellStart"/>
          <w:r w:rsidR="00DC3234">
            <w:t>Dwivedi</w:t>
          </w:r>
          <w:proofErr w:type="spellEnd"/>
          <w:r w:rsidR="00DC3234">
            <w:t xml:space="preserve"> et al., 2023)</w:t>
          </w:r>
          <w:r w:rsidR="0047287F" w:rsidRPr="00772A1D">
            <w:fldChar w:fldCharType="end"/>
          </w:r>
        </w:sdtContent>
      </w:sdt>
      <w:r w:rsidR="00667730" w:rsidRPr="00772A1D">
        <w:t xml:space="preserve">. </w:t>
      </w:r>
      <w:r w:rsidR="003746B2" w:rsidRPr="00772A1D">
        <w:t>Seit der Markteinführung von ChatGPT</w:t>
      </w:r>
      <w:r w:rsidR="003746B2" w:rsidRPr="00772A1D">
        <w:fldChar w:fldCharType="begin"/>
      </w:r>
      <w:r w:rsidR="003746B2" w:rsidRPr="00772A1D">
        <w:instrText xml:space="preserve"> XE "GPT: Generative Pretrained Transformer" </w:instrText>
      </w:r>
      <w:r w:rsidR="003746B2" w:rsidRPr="00772A1D">
        <w:fldChar w:fldCharType="end"/>
      </w:r>
      <w:r w:rsidR="003746B2" w:rsidRPr="00772A1D">
        <w:t xml:space="preserve"> (Generative </w:t>
      </w:r>
      <w:proofErr w:type="spellStart"/>
      <w:r w:rsidR="003746B2" w:rsidRPr="00772A1D">
        <w:t>Pretrained</w:t>
      </w:r>
      <w:proofErr w:type="spellEnd"/>
      <w:r w:rsidR="003746B2" w:rsidRPr="00772A1D">
        <w:t xml:space="preserve"> Transformer) durch OpenAI im November 2022 hat </w:t>
      </w:r>
      <w:r w:rsidR="00895F71" w:rsidRPr="00772A1D">
        <w:t>das</w:t>
      </w:r>
      <w:r w:rsidR="00C36707" w:rsidRPr="00772A1D">
        <w:t xml:space="preserve"> Interesse an Künstlicher Intelligenz (KI) schlagartig</w:t>
      </w:r>
      <w:r w:rsidR="00E61A3B" w:rsidRPr="00772A1D">
        <w:t xml:space="preserve"> zugenommen </w:t>
      </w:r>
      <w:sdt>
        <w:sdtPr>
          <w:alias w:val="To edit, see citavi.com/edit"/>
          <w:tag w:val="CitaviPlaceholder#529a82f1-04bf-4cfb-aaff-34566c76cb5f"/>
          <w:id w:val="1190418895"/>
          <w:placeholder>
            <w:docPart w:val="18FE42F746FE4F179A3CD04190578EF2"/>
          </w:placeholder>
        </w:sdtPr>
        <w:sdtContent>
          <w:r w:rsidR="00956959"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2EyMDliLTA5ZjEtNDkzNy05ODE2LWFiNWJmOGRhODZmOCIsIlJhbmdlTGVuZ3RoIjozOSwiUmVmZXJlbmNlSWQiOiI2OGI4Y2MzYS02N2M4LTQ0NTQtODQ3NC0zNTRjMzY2YWQ4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ZW5vdm9cXEFwcERhdGFcXExvY2FsXFxUZW1wXFxjNWtlMnlleS5qcGciLCJVcmlTdHJpbmciOiI2OGI4Y2MzYS02N2M4LTQ0NTQtODQ3NC0zNTRjMzY2YWQ4Mj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45NzgxL2lqaW1haS4yMDIzLjA3LjAwN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k3ODEvaWppbWFpLjIwMjMuMDcuMDA2IiwiVXJpU3RyaW5nIjoiaHR0cHM6Ly9kb2kub3JnLzEwLjk3ODEvaWppbWFpLjIwMjMuMDcuMDA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TA2MzktMDI0LTEyNzYzLTMiLCJVcmlTdHJpbmciOiJodHRwczovL2RvaS5vcmcvMTAuMTAwNy9zMTA2MzktMDI0LTEyNzYzLTM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}</w:instrText>
          </w:r>
          <w:r w:rsidR="00956959" w:rsidRPr="00772A1D">
            <w:fldChar w:fldCharType="separate"/>
          </w:r>
          <w:r w:rsidR="00DC3234">
            <w:t>(García-</w:t>
          </w:r>
          <w:proofErr w:type="spellStart"/>
          <w:r w:rsidR="00DC3234">
            <w:t>Peñalvo</w:t>
          </w:r>
          <w:proofErr w:type="spellEnd"/>
          <w:r w:rsidR="00DC3234">
            <w:t xml:space="preserve"> &amp; Vázquez-</w:t>
          </w:r>
          <w:proofErr w:type="spellStart"/>
          <w:r w:rsidR="00DC3234">
            <w:t>Ingelmo</w:t>
          </w:r>
          <w:proofErr w:type="spellEnd"/>
          <w:r w:rsidR="00DC3234">
            <w:t>, 2023; Zheng et al., 2024)</w:t>
          </w:r>
          <w:r w:rsidR="00956959" w:rsidRPr="00772A1D">
            <w:fldChar w:fldCharType="end"/>
          </w:r>
        </w:sdtContent>
      </w:sdt>
      <w:r w:rsidR="00956959" w:rsidRPr="00772A1D">
        <w:t>.</w:t>
      </w:r>
      <w:r w:rsidR="000125EA" w:rsidRPr="00772A1D">
        <w:t xml:space="preserve"> </w:t>
      </w:r>
      <w:r w:rsidR="00F3010C" w:rsidRPr="00772A1D">
        <w:t xml:space="preserve">GenKI hat das Potenzial, die Strukturen in der Arbeitswelt zu revolutionieren </w:t>
      </w:r>
      <w:sdt>
        <w:sdtPr>
          <w:alias w:val="To edit, see citavi.com/edit"/>
          <w:tag w:val="CitaviPlaceholder#eaf9214b-b897-481a-9376-49a25f007a6e"/>
          <w:id w:val="1435865934"/>
          <w:placeholder>
            <w:docPart w:val="EC411299CD354CDDBC274926AA57E2A1"/>
          </w:placeholder>
        </w:sdtPr>
        <w:sdtContent>
          <w:r w:rsidR="00F3010C"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OGFmMzJmLWNiM2ItNGY2Yy1iYTMzLTgzZjY1YzMxZDcwYyIsIlJhbmdlU3RhcnQiOjIyLCJSYW5nZUxlbmd0aCI6MjYsIlJlZmVyZW5jZUlkIjoiZjIwODVhOWMtNGZmNS00YzQ3LWFjMmMtYTAxMWNkYmZkNGE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U0NjUvYW5uYWxzLjIwMTguMDA1NyIsIlVyaVN0cmluZyI6Imh0dHBzOi8vZG9pLm9yZy8xMC41NDY1L2FubmFscy4yMDE4LjAwNT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1LjIwMjEiLCJEb2kiOiIxMC4xMDE2L2oudGVjaHNvYy4yMDIxLjEwMTUzNSIsIkVkaXRvcnMiOlt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BzOi8vd3d3LnNjaWVuY2VkaXJlY3QuY29tL3NjaWVuY2UvYXJ0aWNsZS9waWkvUzAxNjA3OTFYMjEwMDAxMDUiLCJVcmlTdHJpbmciOiJodHRwczovL3d3dy5zY2llbmNlZGlyZWN0LmNvbS9zY2llbmNlL2FydGljbGUvcGlpL1MwMTYwNzkxWDIxMDAwMTA1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xVDEwOjA0OjAwIiwiTW9kaWZpZWRCeSI6Il9OYWphdCBCcsO8bmUiLCJJZCI6ImMxMThhMmFhLWI5NjEtNGNiOS1iOTNhLTAwZDY1YzBkYzNjMSIsIk1vZGlmaWVkT24iOiIyMDI0LTAzLTMxVDEwOjA0OjAwIiwiUHJvamVjdCI6eyIkcmVmIjoiOCJ9fSx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nRlY2hzb2MuMjAyMS4xMDE1MzUiLCJVcmlTdHJpbmciOiJodHRwczovL2RvaS5vcmcvMTAuMTAxNi9qLnRlY2hzb2MuMjAyMS4xMDE1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}</w:instrText>
          </w:r>
          <w:r w:rsidR="00F3010C" w:rsidRPr="00772A1D">
            <w:fldChar w:fldCharType="separate"/>
          </w:r>
          <w:r w:rsidR="00DC3234">
            <w:t>(</w:t>
          </w:r>
          <w:proofErr w:type="spellStart"/>
          <w:r w:rsidR="00DC3234">
            <w:t>Gansser</w:t>
          </w:r>
          <w:proofErr w:type="spellEnd"/>
          <w:r w:rsidR="00DC3234">
            <w:t xml:space="preserve"> &amp; Reich, 2021; </w:t>
          </w:r>
          <w:proofErr w:type="spellStart"/>
          <w:r w:rsidR="00DC3234">
            <w:t>Glikson</w:t>
          </w:r>
          <w:proofErr w:type="spellEnd"/>
          <w:r w:rsidR="00DC3234">
            <w:t xml:space="preserve"> &amp; Woolley, 2020)</w:t>
          </w:r>
          <w:r w:rsidR="00F3010C" w:rsidRPr="00772A1D">
            <w:fldChar w:fldCharType="end"/>
          </w:r>
        </w:sdtContent>
      </w:sdt>
      <w:r w:rsidR="00EE0025" w:rsidRPr="00772A1D">
        <w:t xml:space="preserve">, da sie neue </w:t>
      </w:r>
      <w:r w:rsidR="00EE0025" w:rsidRPr="00772A1D">
        <w:rPr>
          <w:rStyle w:val="Hervorhebung"/>
          <w:i w:val="0"/>
          <w:iCs w:val="0"/>
        </w:rPr>
        <w:t>Chancen</w:t>
      </w:r>
      <w:r w:rsidR="00EE0025" w:rsidRPr="00772A1D">
        <w:t xml:space="preserve"> </w:t>
      </w:r>
      <w:r w:rsidR="00AC55DF" w:rsidRPr="00772A1D">
        <w:t>in Bereichen</w:t>
      </w:r>
      <w:r w:rsidR="00EE0025" w:rsidRPr="00772A1D">
        <w:t xml:space="preserve"> ermöglicht</w:t>
      </w:r>
      <w:r w:rsidR="00AC55DF" w:rsidRPr="00772A1D">
        <w:t xml:space="preserve">, die </w:t>
      </w:r>
      <w:r w:rsidR="000125EA" w:rsidRPr="00772A1D">
        <w:t xml:space="preserve">bisher </w:t>
      </w:r>
      <w:r w:rsidR="004A692C" w:rsidRPr="00772A1D">
        <w:t>kaum</w:t>
      </w:r>
      <w:r w:rsidR="008846B6" w:rsidRPr="00772A1D">
        <w:t xml:space="preserve"> oder</w:t>
      </w:r>
      <w:r w:rsidR="00E9488A" w:rsidRPr="00772A1D">
        <w:t xml:space="preserve"> gar</w:t>
      </w:r>
      <w:r w:rsidR="008846B6" w:rsidRPr="00772A1D">
        <w:t xml:space="preserve"> nicht automatisiert waren</w:t>
      </w:r>
      <w:r w:rsidR="000125EA" w:rsidRPr="00772A1D">
        <w:t xml:space="preserve"> </w:t>
      </w:r>
      <w:sdt>
        <w:sdtPr>
          <w:alias w:val="To edit, see citavi.com/edit"/>
          <w:tag w:val="CitaviPlaceholder#6e2a8f54-b1b9-47ba-a3e3-fe397414e990"/>
          <w:id w:val="-934518453"/>
          <w:placeholder>
            <w:docPart w:val="BEB99C1F35594EC0AFBCADFD66D225AF"/>
          </w:placeholder>
        </w:sdtPr>
        <w:sdtContent>
          <w:r w:rsidR="000125E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MDEwNTI5LTk4YWQtNDliNS04OGE3LTA2Zjk3NDg5ZGJjMCIsIlJhbmdlTGVuZ3RoIjoyMiwiUmVmZXJlbmNlSWQiOiIxZWJlNTJiYy1mMzNhLTQ3OTAtYjVmMi1hOTA2ZGM5MjMx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ZW5vdm9cXEFwcERhdGFcXExvY2FsXFxUZW1wXFxxbGw0Z2RtYi5qcGciLCJVcmlTdHJpbmciOiIxZWJlNTJiYy1mMzNhLTQ3OTAtYjVmMi1hOTA2ZGM5MjMxZ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yNS0wMjMtMDA2ODAtM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czEyNTI1LTAyMy0wMDY4MC0xIiwiVXJpU3RyaW5nIjoiaHR0cHM6Ly9kb2kub3JnLzEwLjEwMDcvczEyNTI1LTAyMy0wMDY4MC0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}</w:instrText>
          </w:r>
          <w:r w:rsidR="000125EA" w:rsidRPr="00772A1D">
            <w:fldChar w:fldCharType="separate"/>
          </w:r>
          <w:r w:rsidR="00DC3234">
            <w:t>(</w:t>
          </w:r>
          <w:proofErr w:type="spellStart"/>
          <w:r w:rsidR="00DC3234">
            <w:t>Banh</w:t>
          </w:r>
          <w:proofErr w:type="spellEnd"/>
          <w:r w:rsidR="00DC3234">
            <w:t xml:space="preserve"> &amp; Strobel, 2023)</w:t>
          </w:r>
          <w:r w:rsidR="000125EA" w:rsidRPr="00772A1D">
            <w:fldChar w:fldCharType="end"/>
          </w:r>
        </w:sdtContent>
      </w:sdt>
      <w:r w:rsidR="000125EA" w:rsidRPr="00772A1D">
        <w:t xml:space="preserve">. </w:t>
      </w:r>
      <w:r w:rsidR="004B37A6" w:rsidRPr="00772A1D">
        <w:t>Mit</w:t>
      </w:r>
      <w:r w:rsidR="000125EA" w:rsidRPr="00772A1D">
        <w:t xml:space="preserve"> </w:t>
      </w:r>
      <w:r w:rsidR="000D0374" w:rsidRPr="00772A1D">
        <w:t>benutzerfreundlichen</w:t>
      </w:r>
      <w:r w:rsidR="000125EA" w:rsidRPr="00772A1D">
        <w:t xml:space="preserve"> Anwendungen wie </w:t>
      </w:r>
      <w:r w:rsidR="00CB423B">
        <w:t>z. B.</w:t>
      </w:r>
      <w:r w:rsidR="000125EA" w:rsidRPr="00772A1D">
        <w:t xml:space="preserve"> ChatGPT, Microsoft Copilot, Google Gemini, Dall-E </w:t>
      </w:r>
      <w:r w:rsidR="000C5A12" w:rsidRPr="00772A1D">
        <w:t xml:space="preserve">oder </w:t>
      </w:r>
      <w:proofErr w:type="spellStart"/>
      <w:r w:rsidR="000125EA" w:rsidRPr="00772A1D">
        <w:t>Midjourney</w:t>
      </w:r>
      <w:proofErr w:type="spellEnd"/>
      <w:r w:rsidR="000125EA" w:rsidRPr="00772A1D">
        <w:t xml:space="preserve"> </w:t>
      </w:r>
      <w:r w:rsidR="005E0EB3" w:rsidRPr="00772A1D">
        <w:t>entwickelt sich</w:t>
      </w:r>
      <w:r w:rsidR="004B37A6" w:rsidRPr="00772A1D">
        <w:t xml:space="preserve"> GenKI </w:t>
      </w:r>
      <w:r w:rsidR="005E0EB3" w:rsidRPr="00772A1D">
        <w:t>zu einem</w:t>
      </w:r>
      <w:r w:rsidR="000125EA" w:rsidRPr="00772A1D">
        <w:t xml:space="preserve"> multidisziplinäre</w:t>
      </w:r>
      <w:r w:rsidR="005E0EB3" w:rsidRPr="00772A1D">
        <w:t>n</w:t>
      </w:r>
      <w:r w:rsidR="000125EA" w:rsidRPr="00772A1D">
        <w:t xml:space="preserve"> Werkzeug, das nicht </w:t>
      </w:r>
      <w:r w:rsidR="00F83AE2" w:rsidRPr="00772A1D">
        <w:t>länger</w:t>
      </w:r>
      <w:r w:rsidR="000125EA" w:rsidRPr="00772A1D">
        <w:t xml:space="preserve"> nur </w:t>
      </w:r>
      <w:r w:rsidR="00B46277" w:rsidRPr="00772A1D">
        <w:t>Fachleuten vorbehalten</w:t>
      </w:r>
      <w:r w:rsidR="004F51F5" w:rsidRPr="00772A1D">
        <w:t xml:space="preserve"> ist</w:t>
      </w:r>
      <w:r w:rsidR="000125EA" w:rsidRPr="00772A1D">
        <w:t xml:space="preserve"> </w:t>
      </w:r>
      <w:sdt>
        <w:sdtPr>
          <w:alias w:val="To edit, see citavi.com/edit"/>
          <w:tag w:val="CitaviPlaceholder#40ab00c0-e396-4857-94bf-0cfdc7c3811e"/>
          <w:id w:val="517362307"/>
          <w:placeholder>
            <w:docPart w:val="4B83FE9D262543E8A129458DE5CA12E5"/>
          </w:placeholder>
        </w:sdtPr>
        <w:sdtContent>
          <w:r w:rsidR="000125E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NTQ3NGE0LWU0NTctNGRhOS05YTA0LWRhZGU2ZDczNzA0NiIsIlJhbmdlU3RhcnQiOjM5LCJSYW5nZUxlbmd0aCI6MjMsIlJlZmVyZW5jZUlkIjoiZjhkYTkxOTgtYzhlZC00ZTQ5LWJkN2MtNDAwMjhhMzA1ZDUx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I1OTktMDIzLTAwNzk1LXg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3L3MxMjU5OS0wMjMtMDA3OTUteCIsIlVyaVN0cmluZyI6Imh0dHBzOi8vZG9pLm9yZy8xMC4xMDA3L3MxMjU5OS0wMjMtMDA3OTUte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yNS0wMjMtMDA2ODAt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DcvczEyNTI1LTAyMy0wMDY4MC0xIiwiVXJpU3RyaW5nIjoiaHR0cHM6Ly9kb2kub3JnLzEwLjEwMDcvczEyNTI1LTAyMy0wMDY4MC0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jEwLjEwODAvMDg4NzQ0MTcuMjAyMy4yMjYxMDEwIiwiVXJpU3RyaW5nIjoiaHR0cHM6Ly9kb2kub3JnLzEwLjEwODAvMDg4NzQ0MTcuMjAyMy4yMjYxMDEwIiwiTGlua2VkUmVzb3VyY2VTdGF0dXMiOjgsIlByb3BlcnRpZXMiOnsiJGlkIjoiN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}</w:instrText>
          </w:r>
          <w:r w:rsidR="000125EA" w:rsidRPr="00772A1D">
            <w:fldChar w:fldCharType="separate"/>
          </w:r>
          <w:r w:rsidR="00DC3234">
            <w:t>(</w:t>
          </w:r>
          <w:proofErr w:type="spellStart"/>
          <w:r w:rsidR="00DC3234">
            <w:t>Banh</w:t>
          </w:r>
          <w:proofErr w:type="spellEnd"/>
          <w:r w:rsidR="00DC3234">
            <w:t xml:space="preserve"> &amp; Strobel, 2023; </w:t>
          </w:r>
          <w:proofErr w:type="spellStart"/>
          <w:r w:rsidR="00DC3234">
            <w:t>Ooi</w:t>
          </w:r>
          <w:proofErr w:type="spellEnd"/>
          <w:r w:rsidR="00DC3234">
            <w:t xml:space="preserve"> et al., 2023; Teubner et al., 2023)</w:t>
          </w:r>
          <w:r w:rsidR="000125EA" w:rsidRPr="00772A1D">
            <w:fldChar w:fldCharType="end"/>
          </w:r>
        </w:sdtContent>
      </w:sdt>
      <w:r w:rsidR="000125EA" w:rsidRPr="00772A1D">
        <w:t>.</w:t>
      </w:r>
      <w:r w:rsidR="00956959" w:rsidRPr="00772A1D">
        <w:t xml:space="preserve"> </w:t>
      </w:r>
      <w:r w:rsidR="007035F3" w:rsidRPr="00772A1D">
        <w:t>Die Nutzung von GenKI ermöglicht Leistungs</w:t>
      </w:r>
      <w:r w:rsidR="00D779D0">
        <w:softHyphen/>
      </w:r>
      <w:r w:rsidR="007035F3" w:rsidRPr="00772A1D">
        <w:t>steigerungen und kann damit die Wettbewerbsfähigkeit von Unternehmen sichern (</w:t>
      </w:r>
      <w:proofErr w:type="spellStart"/>
      <w:r w:rsidR="007035F3" w:rsidRPr="00772A1D">
        <w:t>Banh</w:t>
      </w:r>
      <w:proofErr w:type="spellEnd"/>
      <w:r w:rsidR="007035F3" w:rsidRPr="00772A1D">
        <w:t xml:space="preserve"> &amp; Strobel, 2023; </w:t>
      </w:r>
      <w:proofErr w:type="spellStart"/>
      <w:r w:rsidR="007035F3" w:rsidRPr="00772A1D">
        <w:t>Makridakis</w:t>
      </w:r>
      <w:proofErr w:type="spellEnd"/>
      <w:r w:rsidR="007035F3" w:rsidRPr="00772A1D">
        <w:t>, 2017; Venkatesh, 2022).</w:t>
      </w:r>
    </w:p>
    <w:p w14:paraId="0BB7D4E7" w14:textId="68B2F3CE" w:rsidR="00B77CE9" w:rsidRDefault="00CB3A17" w:rsidP="003E16D8">
      <w:r w:rsidRPr="00772A1D">
        <w:t xml:space="preserve">Trotz </w:t>
      </w:r>
      <w:r w:rsidR="00150F7F" w:rsidRPr="00772A1D">
        <w:t>wachsendem</w:t>
      </w:r>
      <w:r w:rsidR="00004BD2" w:rsidRPr="00772A1D">
        <w:t xml:space="preserve"> Optimismus </w:t>
      </w:r>
      <w:sdt>
        <w:sdtPr>
          <w:alias w:val="To edit, see citavi.com/edit"/>
          <w:tag w:val="CitaviPlaceholder#57d86f6b-3786-4d44-9f14-16aa2e683117"/>
          <w:id w:val="-1624919605"/>
          <w:placeholder>
            <w:docPart w:val="E5ABC4F033F848C0ADD3A42900C07906"/>
          </w:placeholder>
        </w:sdtPr>
        <w:sdtEndPr/>
        <w:sdtContent>
          <w:r w:rsidR="00200A21">
            <w:fldChar w:fldCharType="begin"/>
          </w:r>
          <w:r w:rsidR="00200A2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YjRiNzQ5LTI2NjUtNGQ4Yi05ZGM5LWU0ZjBmODRhOThmYiIsIlJhbmdlTGVuZ3RoIjoyMiwiUmVmZXJlbmNlSWQiOiJlMjAzYmFmNy1lMmJiLTQyODgtYTI5MC02YzcyN2VmZGZlZ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ZW5vdm9cXEFwcERhdGFcXExvY2FsXFxUZW1wXFxpNXEzbm0zbS5qcGciLCJVcmlTdHJpbmciOiJlMjAzYmFmNy1lMmJiLTQyODgtYTI5MC02YzcyN2VmZGZlZ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NjA5L2FhYWkudjMxaTEuMTA2Mz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NjA5L2FhYWkudjMxaTEuMTA2MzUiLCJVcmlTdHJpbmciOiJodHRwczovL2RvaS5vcmcvMTAuMTYwOS9hYWFpLnYzMWkxLjEwNj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}</w:instrText>
          </w:r>
          <w:r w:rsidR="00200A21">
            <w:fldChar w:fldCharType="separate"/>
          </w:r>
          <w:r w:rsidR="001643B0">
            <w:t xml:space="preserve">(Fast &amp; </w:t>
          </w:r>
          <w:proofErr w:type="spellStart"/>
          <w:r w:rsidR="001643B0">
            <w:t>Horvitz</w:t>
          </w:r>
          <w:proofErr w:type="spellEnd"/>
          <w:r w:rsidR="001643B0">
            <w:t>, 2017)</w:t>
          </w:r>
          <w:r w:rsidR="00200A21">
            <w:fldChar w:fldCharType="end"/>
          </w:r>
        </w:sdtContent>
      </w:sdt>
      <w:r w:rsidR="0038226D" w:rsidRPr="00772A1D">
        <w:t xml:space="preserve"> </w:t>
      </w:r>
      <w:r w:rsidR="00E25429" w:rsidRPr="00772A1D">
        <w:t>gibt es</w:t>
      </w:r>
      <w:r w:rsidR="00A37B58" w:rsidRPr="00772A1D">
        <w:t xml:space="preserve"> auch organisatorische </w:t>
      </w:r>
      <w:r w:rsidR="006837FF" w:rsidRPr="00772A1D">
        <w:rPr>
          <w:rStyle w:val="Hervorhebung"/>
          <w:i w:val="0"/>
          <w:iCs w:val="0"/>
        </w:rPr>
        <w:t>Heraus</w:t>
      </w:r>
      <w:r w:rsidR="008851FA" w:rsidRPr="00772A1D">
        <w:rPr>
          <w:rStyle w:val="Hervorhebung"/>
          <w:i w:val="0"/>
          <w:iCs w:val="0"/>
        </w:rPr>
        <w:t>forderungen</w:t>
      </w:r>
      <w:r w:rsidR="006A4079" w:rsidRPr="00772A1D">
        <w:rPr>
          <w:rStyle w:val="Hervorhebung"/>
          <w:i w:val="0"/>
          <w:iCs w:val="0"/>
        </w:rPr>
        <w:t xml:space="preserve"> und Risiken</w:t>
      </w:r>
      <w:r w:rsidR="002E6B4C" w:rsidRPr="00772A1D">
        <w:t xml:space="preserve">, </w:t>
      </w:r>
      <w:r w:rsidR="004409CE" w:rsidRPr="00772A1D">
        <w:t>wenn</w:t>
      </w:r>
      <w:r w:rsidR="002E6B4C" w:rsidRPr="00772A1D">
        <w:t xml:space="preserve"> </w:t>
      </w:r>
      <w:r w:rsidR="00CB4491" w:rsidRPr="00772A1D">
        <w:t>GenKI</w:t>
      </w:r>
      <w:r w:rsidR="002E6B4C" w:rsidRPr="00772A1D">
        <w:t xml:space="preserve"> </w:t>
      </w:r>
      <w:r w:rsidR="00AB5F1E" w:rsidRPr="00772A1D">
        <w:t xml:space="preserve">seitens der Beschäftigten </w:t>
      </w:r>
      <w:r w:rsidR="002E6B4C" w:rsidRPr="00772A1D">
        <w:t xml:space="preserve">auf Widerstand </w:t>
      </w:r>
      <w:r w:rsidR="004409CE" w:rsidRPr="00772A1D">
        <w:t xml:space="preserve">stößt </w:t>
      </w:r>
      <w:sdt>
        <w:sdtPr>
          <w:alias w:val="To edit, see citavi.com/edit"/>
          <w:tag w:val="CitaviPlaceholder#28905d85-ae6e-4eff-8981-dea81b5f4754"/>
          <w:id w:val="-1527240318"/>
          <w:placeholder>
            <w:docPart w:val="836ED0BAB3F04515B4D46F2A432EE093"/>
          </w:placeholder>
        </w:sdtPr>
        <w:sdtContent>
          <w:r w:rsidR="00002DA5"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ZjBhMWJmLTdiNWMtNDA5ZS1iMDYwLTk4NDhlNTk0ZDRjZiIsIlJhbmdlU3RhcnQiOjIxLCJSYW5nZUxlbmd0aCI6MjcsIlJlZmVyZW5jZUlkIjoiZGZjNWI4ZWYtZjJhYy00MjE5LWJjMzQtMDUzNzMyOWZiMTcx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MZW5vdm9cXEFwcERhdGFcXExvY2FsXFxUZW1wXFxjdTJuZXB5cy5qcGciLCJVcmlTdHJpbmciOiJkZmM1YjhlZi1mMmFjLTQyMTktYmMzNC0wNTM3MzI5ZmIxNz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MyIsIkRvaSI6IjEwLjMzODYvdzMxMTYx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4Ni93MzExNjEiLCJVcmlTdHJpbmciOiJodHRwczovL2RvaS5vcmcvMTAuMzM4Ni93MzExN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yNTI1LTAyMy0wMDY4MC0xIiwiRWRpdG9ycyI6W10sIkV2YWx1YXRpb25Db21wbGV4aXR5IjowLCJFdmFsdWF0aW9uU291cmNlVGV4dEZvcm1hdCI6MCwiR3JvdXBzIjpbXSwiSGFzTGFiZWwxIjpmYWxzZSwiSGFzTGFiZWwyIjpmYWxzZSwiS2V5d29yZHMiOltd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wNy9zMTI1MjUtMDIzLTAwNjgwLTEiLCJVcmlTdHJpbmciOiJodHRwczovL2RvaS5vcmcvMTAuMTAwNy9zMTI1MjUtMDIzLTAwNjgwLT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xNi9qLnRlY2hzb2MuMjAyMC4xMDE0MzEiLCJVcmlTdHJpbmciOiJodHRwczovL2RvaS5vcmcvMTAuMTAxNi9qLnRlY2hzb2MuMjAyMC4xMDE0MzE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}</w:instrText>
          </w:r>
          <w:r w:rsidR="00002DA5" w:rsidRPr="00772A1D">
            <w:fldChar w:fldCharType="separate"/>
          </w:r>
          <w:r w:rsidR="00DC3234">
            <w:t>(</w:t>
          </w:r>
          <w:proofErr w:type="spellStart"/>
          <w:r w:rsidR="00DC3234">
            <w:t>Banh</w:t>
          </w:r>
          <w:proofErr w:type="spellEnd"/>
          <w:r w:rsidR="00DC3234">
            <w:t xml:space="preserve"> &amp; Strobel, 2023; Brynjolfsson et al., 2023; Ivanov et al., 2020; Kelly et al., 2023; </w:t>
          </w:r>
          <w:proofErr w:type="spellStart"/>
          <w:r w:rsidR="00DC3234">
            <w:t>Ooi</w:t>
          </w:r>
          <w:proofErr w:type="spellEnd"/>
          <w:r w:rsidR="00DC3234">
            <w:t xml:space="preserve"> et al., 2023; Zheng et al., 2024)</w:t>
          </w:r>
          <w:r w:rsidR="00002DA5" w:rsidRPr="00772A1D">
            <w:fldChar w:fldCharType="end"/>
          </w:r>
        </w:sdtContent>
      </w:sdt>
      <w:r w:rsidR="00A4240E" w:rsidRPr="00772A1D">
        <w:t xml:space="preserve">. </w:t>
      </w:r>
      <w:r w:rsidR="004D7FE0" w:rsidRPr="00772A1D">
        <w:t xml:space="preserve">Wie bei </w:t>
      </w:r>
      <w:r w:rsidR="000A3F51" w:rsidRPr="00772A1D">
        <w:t xml:space="preserve">anderen </w:t>
      </w:r>
      <w:r w:rsidR="00B32F88" w:rsidRPr="00772A1D">
        <w:t>neuen</w:t>
      </w:r>
      <w:r w:rsidR="004D7FE0" w:rsidRPr="00772A1D">
        <w:t xml:space="preserve"> Technologien, kann es</w:t>
      </w:r>
      <w:r w:rsidR="00B32F88" w:rsidRPr="00772A1D">
        <w:t xml:space="preserve"> auch</w:t>
      </w:r>
      <w:r w:rsidR="004D7FE0" w:rsidRPr="00772A1D">
        <w:t xml:space="preserve"> bei der Einführung von KI-</w:t>
      </w:r>
      <w:r w:rsidR="00690042" w:rsidRPr="00772A1D">
        <w:t>Systemen</w:t>
      </w:r>
      <w:r w:rsidR="004D7FE0" w:rsidRPr="00772A1D">
        <w:t xml:space="preserve"> </w:t>
      </w:r>
      <w:r w:rsidR="000A3F51" w:rsidRPr="00772A1D">
        <w:t>Probleme</w:t>
      </w:r>
      <w:r w:rsidR="004D7FE0" w:rsidRPr="00772A1D">
        <w:t xml:space="preserve"> mit der </w:t>
      </w:r>
      <w:r w:rsidR="004D7FE0" w:rsidRPr="00772A1D">
        <w:rPr>
          <w:rStyle w:val="Hervorhebung"/>
          <w:i w:val="0"/>
          <w:iCs w:val="0"/>
        </w:rPr>
        <w:t>Akzeptanz</w:t>
      </w:r>
      <w:r w:rsidR="004D7FE0" w:rsidRPr="00772A1D">
        <w:t xml:space="preserve"> geben </w:t>
      </w:r>
      <w:sdt>
        <w:sdtPr>
          <w:alias w:val="To edit, see citavi.com/edit"/>
          <w:tag w:val="CitaviPlaceholder#29710439-23ac-4e8e-93e6-98720764b823"/>
          <w:id w:val="1540089035"/>
          <w:placeholder>
            <w:docPart w:val="DD172B71993C4890884FF2BBFFBDD84E"/>
          </w:placeholder>
        </w:sdtPr>
        <w:sdtContent>
          <w:r w:rsidR="004D7FE0"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jI2ODBkLTliMDgtNGEyOS04MmJmLTM5M2M0OTkzNTY4MyIsIlJhbmdlTGVuZ3RoIjoxNywiUmVmZXJlbmNlSWQiOiI3NDhkNTBiMi1jZjg0LTQ5MzgtYjk0MS1hZmJlZTdjNWZjNm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0NzktMDIwLTAzOTE4LTkiLCJVcmlTdHJpbmciOiJodHRwczovL2RvaS5vcmcvMTAuMTAwNy9zMTA0NzktMDIwLTAzOTE4L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IoVmVua2F0ZXNoLCAyMDIyKSJ9XX0sIlRhZyI6IkNpdGF2aVBsYWNlaG9sZGVyIzI5NzEwNDM5LTIzYWMtNGU4ZS05M2U2LTk4NzIwNzY0YjgyMyIsIlRleHQiOiIoVmVua2F0ZXNoLCAyMDIyKSIsIldBSVZlcnNpb24iOiI2LjE5LjIuMSJ9}</w:instrText>
          </w:r>
          <w:r w:rsidR="004D7FE0" w:rsidRPr="00772A1D">
            <w:fldChar w:fldCharType="separate"/>
          </w:r>
          <w:r w:rsidR="00DC3234">
            <w:t>(Venkatesh, 2022)</w:t>
          </w:r>
          <w:r w:rsidR="004D7FE0" w:rsidRPr="00772A1D">
            <w:fldChar w:fldCharType="end"/>
          </w:r>
        </w:sdtContent>
      </w:sdt>
      <w:r w:rsidR="004D7FE0" w:rsidRPr="00772A1D">
        <w:t>.</w:t>
      </w:r>
      <w:r w:rsidR="00FE1FC7" w:rsidRPr="00772A1D">
        <w:t xml:space="preserve"> </w:t>
      </w:r>
      <w:r w:rsidR="00B863DF" w:rsidRPr="00772A1D">
        <w:t xml:space="preserve">Akzeptanz von KI </w:t>
      </w:r>
      <w:r w:rsidR="00DD1D94" w:rsidRPr="00772A1D">
        <w:t>kann</w:t>
      </w:r>
      <w:r w:rsidR="00B863DF" w:rsidRPr="00772A1D">
        <w:t xml:space="preserve"> wesentlich durch individuelle</w:t>
      </w:r>
      <w:r w:rsidR="003C08C5" w:rsidRPr="00772A1D">
        <w:t xml:space="preserve"> positive und negative</w:t>
      </w:r>
      <w:r w:rsidR="00B863DF" w:rsidRPr="00772A1D">
        <w:t xml:space="preserve"> Einstellungen beeinflusst</w:t>
      </w:r>
      <w:r w:rsidR="00DD1D94" w:rsidRPr="00772A1D">
        <w:t xml:space="preserve"> sein</w:t>
      </w:r>
      <w:r w:rsidR="003C08C5" w:rsidRPr="00772A1D">
        <w:t xml:space="preserve"> </w:t>
      </w:r>
      <w:sdt>
        <w:sdtPr>
          <w:alias w:val="To edit, see citavi.com/edit"/>
          <w:tag w:val="CitaviPlaceholder#f80d7c6c-e316-48cc-b908-657f0c5ee968"/>
          <w:id w:val="-1313471839"/>
          <w:placeholder>
            <w:docPart w:val="6CAD4DB70A4E4281BDCC9596A3B7DB58"/>
          </w:placeholder>
        </w:sdtPr>
        <w:sdtContent>
          <w:r w:rsidR="00BD45F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mI4NDU0LTdhZTUtNDYyNS1hZDZkLWFlY2I2YTVlMTRlMSIsIlJhbmdlU3RhcnQiOjIwLCJSYW5nZUxlbmd0aCI6MjUsIlJlZmVyZW5jZUlkIjoiOWM0NTYxNzEtMzc2Yy00N2I0LWI4MTktYjY1ODBhMzE4ZTh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E3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HJlZiI6IjgifX0seyIkaWQiOiIxOC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AxNi9qLmNoYmFoLjIwMjQuMTAwMTA2IiwiVXJpU3RyaW5nIjoiaHR0cHM6Ly9kb2kub3JnLzEwLjEwMTYvai5jaGJhaC4yMDI0LjEwMDEwN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1dGhvcnMiOlt7IiRyZWYiOiIxNyJ9LHsiJGlkIjoiMzA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cmVmIjoiMTYifSx7IiRpZCI6IjMx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yZWYiOiIxOCJ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zNSIsIiR0eXBlIjoiU3dpc3NBY2FkZW1pYy5DaXRhdmkuTG9jYXRpb24sIFN3aXNzQWNhZGVtaWMuQ2l0YXZpIiwiQWRkcmVzcyI6eyIkaWQiOiIzNi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zOCIsIiR0eXBlIjoiU3dpc3NBY2FkZW1pYy5DaXRhdmkuTG9jYXRpb24sIFN3aXNzQWNhZGVtaWMuQ2l0YXZpIiwiQWRkcmVzcyI6eyIkaWQiOiIzOS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NDEiLCIkdHlwZSI6IlN3aXNzQWNhZGVtaWMuQ2l0YXZpLkxvY2F0aW9uLCBTd2lzc0FjYWRlbWljLkNpdGF2aSIsIkFkZHJlc3MiOnsiJGlkIjoiNDI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NDQ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0NS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fV0sIkZvcm1hdHRlZFRleHQiOnsiJGlkIjoiNDYiLCJDb3VudCI6MSwiVGV4dFVuaXRzIjpbeyIkaWQiOiI0NyIsIkZvbnRTdHlsZSI6eyIkaWQiOiI0OCIsIk5ldXRyYWwiOnRydWV9LCJSZWFkaW5nT3JkZXIiOjEsIlRleHQiOiIoR25hbWJzIGV0IGFsLiwgMjAyNTsgU2NoZXBtYW4gJiBSb2R3YXksIDIwMjA7IFN0ZWluIGV0IGFsLiwgMjAyNCkifV19LCJUYWciOiJDaXRhdmlQbGFjZWhvbGRlciNmODBkN2M2Yy1lMzE2LTQ4Y2MtYjkwOC02NTdmMGM1ZWU5NjgiLCJUZXh0IjoiKEduYW1icyBldCBhbC4sIDIwMjU7IFNjaGVwbWFuICYgUm9kd2F5LCAyMDIwOyBTdGVpbiBldCBhbC4sIDIwMjQpIiwiV0FJVmVyc2lvbiI6IjYuMTkuMi4xIn0=}</w:instrText>
          </w:r>
          <w:r w:rsidR="00BD45F4" w:rsidRPr="00772A1D">
            <w:fldChar w:fldCharType="separate"/>
          </w:r>
          <w:r w:rsidR="00DC3234">
            <w:t>(</w:t>
          </w:r>
          <w:proofErr w:type="spellStart"/>
          <w:r w:rsidR="00DC3234">
            <w:t>Gnambs</w:t>
          </w:r>
          <w:proofErr w:type="spellEnd"/>
          <w:r w:rsidR="00DC3234">
            <w:t xml:space="preserve"> et al., 2025; </w:t>
          </w:r>
          <w:proofErr w:type="spellStart"/>
          <w:r w:rsidR="00DC3234">
            <w:t>Schepman</w:t>
          </w:r>
          <w:proofErr w:type="spellEnd"/>
          <w:r w:rsidR="00DC3234">
            <w:t xml:space="preserve"> &amp; </w:t>
          </w:r>
          <w:proofErr w:type="spellStart"/>
          <w:r w:rsidR="00DC3234">
            <w:t>Rodway</w:t>
          </w:r>
          <w:proofErr w:type="spellEnd"/>
          <w:r w:rsidR="00DC3234">
            <w:t>, 2020; Stein et al., 2024)</w:t>
          </w:r>
          <w:r w:rsidR="00BD45F4" w:rsidRPr="00772A1D">
            <w:fldChar w:fldCharType="end"/>
          </w:r>
        </w:sdtContent>
      </w:sdt>
      <w:r w:rsidR="00A4428B" w:rsidRPr="00772A1D">
        <w:t>.</w:t>
      </w:r>
      <w:r w:rsidR="006F15EE" w:rsidRPr="00772A1D">
        <w:t xml:space="preserve"> </w:t>
      </w:r>
      <w:r w:rsidR="00E123C8" w:rsidRPr="00772A1D">
        <w:t xml:space="preserve">Negative Einstellungen gegenüber einer Technologie können dazu führen, dass Menschen eine Interaktion meiden oder weniger aktiv sind </w:t>
      </w:r>
      <w:sdt>
        <w:sdtPr>
          <w:alias w:val="To edit, see citavi.com/edit"/>
          <w:tag w:val="CitaviPlaceholder#df12095f-e1e7-4e2f-832b-e59d8b8e26b3"/>
          <w:id w:val="449047813"/>
          <w:placeholder>
            <w:docPart w:val="2E53905AE6A4445FA988A0F2F9201BC3"/>
          </w:placeholder>
        </w:sdtPr>
        <w:sdtContent>
          <w:r w:rsidR="00E123C8"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MTJhYWYxLWQwMzQtNDk2OC04NjAxLTQ4MDU5NjI4NTlmZSIsIlJhbmdlTGVuZ3RoIjoyMSwiUmVmZXJlbmNlSWQiOiI5YjY2M2Q3ZS05YjBiLTQ0YzYtYTVhNC04ZmMxZTQxODll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xlbm92b1xcQXBwRGF0YVxcTG9jYWxcXFRlbXBcXHppejNwcGgxLmpwZyIsIlVyaVN0cmluZyI6IjliNjYzZDdlLTliMGItNDRjNi1hNWE0LThmYzFlNDE4OWU3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AwMTQ2LTAwNS0wMDEyL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wMDE0Ni0wMDUtMDAxMi03IiwiVXJpU3RyaW5nIjoiaHR0cHM6Ly9kb2kub3JnLzEwLjEwMDcvczAwMTQ2LTAwNS0wMDEyLT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Ob211cmEgZXQgYWwuLCAyMDA2KSJ9XX0sIlRhZyI6IkNpdGF2aVBsYWNlaG9sZGVyI2RmMTIwOTVmLWUxZTctNGUyZi04MzJiLWU1OWQ4YjhlMjZiMyIsIlRleHQiOiIoTm9tdXJhIGV0IGFsLiwgMjAwNikiLCJXQUlWZXJzaW9uIjoiNi4xOS4yLjEifQ==}</w:instrText>
          </w:r>
          <w:r w:rsidR="00E123C8" w:rsidRPr="00772A1D">
            <w:fldChar w:fldCharType="separate"/>
          </w:r>
          <w:r w:rsidR="00DC3234">
            <w:t>(Nomura et al., 2006)</w:t>
          </w:r>
          <w:r w:rsidR="00E123C8" w:rsidRPr="00772A1D">
            <w:fldChar w:fldCharType="end"/>
          </w:r>
        </w:sdtContent>
      </w:sdt>
      <w:r w:rsidR="00E123C8" w:rsidRPr="00772A1D">
        <w:t xml:space="preserve">. </w:t>
      </w:r>
      <w:r w:rsidR="00335228" w:rsidRPr="00772A1D">
        <w:t>Beschäftigte könn</w:t>
      </w:r>
      <w:r w:rsidR="00FC229B" w:rsidRPr="00772A1D">
        <w:t>t</w:t>
      </w:r>
      <w:r w:rsidR="00335228" w:rsidRPr="00772A1D">
        <w:t>en</w:t>
      </w:r>
      <w:r w:rsidR="00FC229B" w:rsidRPr="00772A1D">
        <w:t xml:space="preserve"> z. B. </w:t>
      </w:r>
      <w:r w:rsidR="00335228" w:rsidRPr="00772A1D">
        <w:t xml:space="preserve">befürchten, </w:t>
      </w:r>
      <w:r w:rsidR="00101656" w:rsidRPr="00772A1D">
        <w:t>mit einer KI konkurrieren zu müssen und bei schlechterer Performanz ihren Arbeitsplatz zu verlieren</w:t>
      </w:r>
      <w:r w:rsidR="00335228" w:rsidRPr="00772A1D">
        <w:t xml:space="preserve"> (</w:t>
      </w:r>
      <w:proofErr w:type="spellStart"/>
      <w:r w:rsidR="00335228" w:rsidRPr="00772A1D">
        <w:t>Cardon</w:t>
      </w:r>
      <w:proofErr w:type="spellEnd"/>
      <w:r w:rsidR="00335228" w:rsidRPr="00772A1D">
        <w:t xml:space="preserve"> et al., 2023; Frey &amp; Osborne, 2017; Nam, 2019).</w:t>
      </w:r>
      <w:r w:rsidR="003E16D8">
        <w:t xml:space="preserve"> </w:t>
      </w:r>
    </w:p>
    <w:p w14:paraId="0439ACD4" w14:textId="64BC640D" w:rsidR="009176FC" w:rsidRDefault="00237388" w:rsidP="001337CA">
      <w:r w:rsidRPr="00772A1D">
        <w:t xml:space="preserve">Die </w:t>
      </w:r>
      <w:r w:rsidR="005239D1" w:rsidRPr="00772A1D">
        <w:t xml:space="preserve">Implementierung </w:t>
      </w:r>
      <w:r w:rsidRPr="00772A1D">
        <w:t xml:space="preserve">der KI sollte </w:t>
      </w:r>
      <w:r w:rsidR="00A665C4" w:rsidRPr="00772A1D">
        <w:t xml:space="preserve">daher </w:t>
      </w:r>
      <w:r w:rsidR="005239D1" w:rsidRPr="00772A1D">
        <w:t xml:space="preserve">auf Vertrauen stoßen, um akzeptiert und optimal genutzt werden zu können </w:t>
      </w:r>
      <w:sdt>
        <w:sdtPr>
          <w:alias w:val="To edit, see citavi.com/edit"/>
          <w:tag w:val="CitaviPlaceholder#888951c3-7da4-4dc1-b80f-df7c80cc94a7"/>
          <w:id w:val="-817879493"/>
          <w:placeholder>
            <w:docPart w:val="3D8FDE31EB394296801A80E5C732AEB3"/>
          </w:placeholder>
        </w:sdtPr>
        <w:sdtContent>
          <w:r w:rsidR="005239D1"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WNlNjI4LWE3MDgtNGM4YS04NzY1LTk0NTI4MTMyNTczMSIsIlJhbmdlTGVuZ3RoIjoyMywiUmVmZXJlbmNlSWQiOiJjMTYwZjg5Yi01ZTM4LTQ1ZGYtOTYwYi0wZDk1Yzg4NjIz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amJ1c3Jlcy4yMDIzLjExMzcwNyIsIlVyaVN0cmluZyI6Imh0dHBzOi8vZG9pLm9yZy8xMC4xMDE2L2ouamJ1c3Jlcy4yMDIzLjExMzcw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U0NjUvYW5uYWxzLjIwMTguMDA1NyIsIlVyaVN0cmluZyI6Imh0dHBzOi8vZG9pLm9yZy8xMC41NDY1L2FubmFscy4yMDE4LjAwNTc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IzMDcvMjU4NzkyIiwiVXJpU3RyaW5nIjoiaHR0cHM6Ly9kb2kub3JnLzEwLjIzMDcvMjU4Nzky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IxMC4xMTQ1LzMzNTEwOTUiLCJVcmlTdHJpbmciOiJodHRwczovL2RvaS5vcmcvMTAuMTE0NS8zMzUxMDk1IiwiTGlua2VkUmVzb3VyY2VTdGF0dXMiOjgsIlByb3BlcnRpZXMiOnsiJGlkIjoiN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mJmYWNlMmY3LTBmZGUtNGZmMi1iMGYwLTgwMDAwZWIzZjE3MSIsIk1vZGlmaWVkT24iOiIyMDI0LTA3LTMwVDA4OjM0OjQwIiwiUHJvamVjdCI6eyIkcmVmIjoiOCJ9fV0sIk9yZ2FuaXphdGlvbnMiOltdLCJPdGhlcnNJbnZvbHZlZCI6W10sIlBsYWNlT2ZQdWJsaWNhdGlvbiI6Ik5ldyBZb3JrLCBOWSwgVVNBIiwiUHVibGlzaGVycyI6W3siJGlkIjoiNzY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</w:instrText>
          </w:r>
          <w:r w:rsidR="00AE7C16" w:rsidRPr="005F200C">
            <w:rPr>
              <w:lang w:val="en-US"/>
            </w:rPr>
            <w:instrText>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}</w:instrText>
          </w:r>
          <w:r w:rsidR="005239D1" w:rsidRPr="00772A1D">
            <w:fldChar w:fldCharType="separate"/>
          </w:r>
          <w:r w:rsidR="00DC3234">
            <w:rPr>
              <w:lang w:val="en-US"/>
            </w:rPr>
            <w:t>(</w:t>
          </w:r>
          <w:proofErr w:type="spellStart"/>
          <w:r w:rsidR="00DC3234">
            <w:rPr>
              <w:lang w:val="en-US"/>
            </w:rPr>
            <w:t>Gkinko</w:t>
          </w:r>
          <w:proofErr w:type="spellEnd"/>
          <w:r w:rsidR="00DC3234">
            <w:rPr>
              <w:lang w:val="en-US"/>
            </w:rPr>
            <w:t xml:space="preserve"> &amp; Elbanna, 2023; </w:t>
          </w:r>
          <w:proofErr w:type="spellStart"/>
          <w:r w:rsidR="00DC3234">
            <w:rPr>
              <w:lang w:val="en-US"/>
            </w:rPr>
            <w:t>Glikson</w:t>
          </w:r>
          <w:proofErr w:type="spellEnd"/>
          <w:r w:rsidR="00DC3234">
            <w:rPr>
              <w:lang w:val="en-US"/>
            </w:rPr>
            <w:t xml:space="preserve"> &amp; Woolley, 2020; Mayer et al., 1995; Riedl, 2022; Shamim et al., 2023; </w:t>
          </w:r>
          <w:proofErr w:type="spellStart"/>
          <w:r w:rsidR="00DC3234">
            <w:rPr>
              <w:lang w:val="en-US"/>
            </w:rPr>
            <w:t>Toreini</w:t>
          </w:r>
          <w:proofErr w:type="spellEnd"/>
          <w:r w:rsidR="00DC3234">
            <w:rPr>
              <w:lang w:val="en-US"/>
            </w:rPr>
            <w:t xml:space="preserve"> et al., 2020)</w:t>
          </w:r>
          <w:r w:rsidR="005239D1" w:rsidRPr="00772A1D">
            <w:fldChar w:fldCharType="end"/>
          </w:r>
        </w:sdtContent>
      </w:sdt>
      <w:r w:rsidR="005239D1" w:rsidRPr="00E04F6F">
        <w:rPr>
          <w:lang w:val="en-US"/>
        </w:rPr>
        <w:t xml:space="preserve">. </w:t>
      </w:r>
      <w:r w:rsidR="00ED717E" w:rsidRPr="00772A1D">
        <w:t xml:space="preserve">Die </w:t>
      </w:r>
      <w:r w:rsidR="00ED717E" w:rsidRPr="00772A1D">
        <w:lastRenderedPageBreak/>
        <w:t xml:space="preserve">Unterstützung von Beschäftigten kann helfen, die Chancen der neuen Technologie zu erkennen und sich den Herausforderungen besser stellen zu können </w:t>
      </w:r>
      <w:sdt>
        <w:sdtPr>
          <w:alias w:val="To edit, see citavi.com/edit"/>
          <w:tag w:val="CitaviPlaceholder#bcdff87b-2788-498c-9d48-5ff73de6cc94"/>
          <w:id w:val="1365703372"/>
          <w:placeholder>
            <w:docPart w:val="F6946040958B466EBA690A6BF1924B0B"/>
          </w:placeholder>
        </w:sdtPr>
        <w:sdtContent>
          <w:r w:rsidR="00ED717E"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Zjc5YjY5LTNjYTItNGViZi05NjBhLWUxNjg0NmU0OTA0YyIsIlJhbmdlTGVuZ3RoIjoxMSwiUmVmZXJlbmNlSWQiOiI0MDM3OTc3Zi00MDhiLTQ5NjMtYWM4Mi03MTkxNWVjNDQ3Z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}</w:instrText>
          </w:r>
          <w:r w:rsidR="00ED717E" w:rsidRPr="00772A1D">
            <w:fldChar w:fldCharType="separate"/>
          </w:r>
          <w:r w:rsidR="00DC3234">
            <w:t>(Nam, 2019)</w:t>
          </w:r>
          <w:r w:rsidR="00ED717E" w:rsidRPr="00772A1D">
            <w:fldChar w:fldCharType="end"/>
          </w:r>
        </w:sdtContent>
      </w:sdt>
      <w:r w:rsidR="00ED717E" w:rsidRPr="00772A1D">
        <w:t xml:space="preserve">. </w:t>
      </w:r>
    </w:p>
    <w:p w14:paraId="1DA8E55C" w14:textId="78AE4875" w:rsidR="003100B3" w:rsidRDefault="008A35AE" w:rsidP="00CC18A1">
      <w:r>
        <w:t xml:space="preserve">Auch wenn </w:t>
      </w:r>
      <w:r w:rsidR="00AC65F8">
        <w:t xml:space="preserve">GenKI immer </w:t>
      </w:r>
      <w:r w:rsidR="00193109">
        <w:t xml:space="preserve">präsenter </w:t>
      </w:r>
      <w:r w:rsidR="0033618C" w:rsidRPr="00772A1D">
        <w:t>im Arbeitskontext</w:t>
      </w:r>
      <w:r w:rsidR="00193109">
        <w:t xml:space="preserve"> wird, ist </w:t>
      </w:r>
      <w:r w:rsidR="00404DA7">
        <w:t xml:space="preserve">noch immer </w:t>
      </w:r>
      <w:r w:rsidR="00193109">
        <w:t xml:space="preserve">wenig über die Nutzung von KI bekannt </w:t>
      </w:r>
      <w:sdt>
        <w:sdtPr>
          <w:alias w:val="To edit, see citavi.com/edit"/>
          <w:tag w:val="CitaviPlaceholder#86b39f27-0d32-4c52-b797-d023d30481ef"/>
          <w:id w:val="2005864895"/>
          <w:placeholder>
            <w:docPart w:val="FDED81409E034B0BB26E980BC33851BF"/>
          </w:placeholder>
        </w:sdtPr>
        <w:sdtEndPr/>
        <w:sdtContent>
          <w:r w:rsidR="00193109">
            <w:fldChar w:fldCharType="begin"/>
          </w:r>
          <w:r w:rsidR="001931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TMwNzRlLTBhZTYtNGNkNi05YzU2LWI3MmJlNDQwZTg0ZSIsIlJhbmdlTGVuZ3RoIjoyMiwiUmVmZXJlbmNlSWQiOiIxNTE3NzQ1Ni0xMWQxLTRiOWUtODU0YS0wNzA2ZDYwZmQ4M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0pBQlMtMDktMjAyMC0wMzcyIiwiVXJpU3RyaW5nIjoiaHR0cHM6Ly9kb2kub3JnLzEwLjExMDgvSkFCUy0wOS0yMDIwLTAz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}</w:instrText>
          </w:r>
          <w:r w:rsidR="00193109">
            <w:fldChar w:fldCharType="separate"/>
          </w:r>
          <w:r w:rsidR="001643B0">
            <w:t>(Dabbous et al., 2022)</w:t>
          </w:r>
          <w:r w:rsidR="00193109">
            <w:fldChar w:fldCharType="end"/>
          </w:r>
        </w:sdtContent>
      </w:sdt>
      <w:r w:rsidR="00193109" w:rsidRPr="00772A1D">
        <w:t>.</w:t>
      </w:r>
      <w:r w:rsidR="00404DA7" w:rsidRPr="00772A1D">
        <w:t xml:space="preserve"> </w:t>
      </w:r>
      <w:r w:rsidR="006760E0" w:rsidRPr="00772A1D">
        <w:t>Erkenntnisse darüber, wie Menschen KI wahrnehmen und beurteilen, können helfen, ihre Akzeptanz vorher</w:t>
      </w:r>
      <w:r w:rsidR="00142358">
        <w:softHyphen/>
      </w:r>
      <w:r w:rsidR="006760E0" w:rsidRPr="00772A1D">
        <w:t xml:space="preserve">zusagen und potenzielle Hindernisse zukünftig anzugehen </w:t>
      </w:r>
      <w:sdt>
        <w:sdtPr>
          <w:alias w:val="To edit, see citavi.com/edit"/>
          <w:tag w:val="CitaviPlaceholder#22d5bb41-c9da-4b21-9d87-39ea29217146"/>
          <w:id w:val="-192925914"/>
          <w:placeholder>
            <w:docPart w:val="14CBAE9447B7486FA46DEEE29E9DB9A4"/>
          </w:placeholder>
        </w:sdtPr>
        <w:sdtContent>
          <w:r w:rsidR="006760E0"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Y2JjYjZlLTcyNWItNGFjOC1hMjJjLWM2YjUxNjhiN2E4MiIsIlJhbmdlTGVuZ3RoIjoyMS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HbmFtYnMgZXQgYWwuLCAyMDI1KSJ9XX0sIlRhZyI6IkNpdGF2aVBsYWNlaG9sZGVyIzIyZDViYjQxLWM5ZGEtNGIyMS05ZDg3LTM5ZWEyOTIxNzE0NiIsIlRleHQiOiIoR25hbWJzIGV0IGFsLiwgMjAyNSkiLCJXQUlWZXJzaW9uIjoiNi4xOS4yLjEifQ==}</w:instrText>
          </w:r>
          <w:r w:rsidR="006760E0" w:rsidRPr="00772A1D">
            <w:fldChar w:fldCharType="separate"/>
          </w:r>
          <w:r w:rsidR="00DC3234">
            <w:t>(</w:t>
          </w:r>
          <w:proofErr w:type="spellStart"/>
          <w:r w:rsidR="00DC3234">
            <w:t>Gnambs</w:t>
          </w:r>
          <w:proofErr w:type="spellEnd"/>
          <w:r w:rsidR="00DC3234">
            <w:t xml:space="preserve"> et al., 2025)</w:t>
          </w:r>
          <w:r w:rsidR="006760E0" w:rsidRPr="00772A1D">
            <w:fldChar w:fldCharType="end"/>
          </w:r>
        </w:sdtContent>
      </w:sdt>
      <w:r w:rsidR="006760E0" w:rsidRPr="00772A1D">
        <w:t xml:space="preserve">. </w:t>
      </w:r>
      <w:r w:rsidR="00B34998" w:rsidRPr="00772A1D">
        <w:t xml:space="preserve">Ein tiefes Verständnis über die individuellen Einstellungen zu KI kann helfen, Faktoren zu identifizieren, die für mehr Akzeptanz und Vertrauen gegenüber KI am Arbeitsplatz sorgen </w:t>
      </w:r>
      <w:sdt>
        <w:sdtPr>
          <w:alias w:val="To edit, see citavi.com/edit"/>
          <w:tag w:val="CitaviPlaceholder#576979e1-243a-4d43-8d87-8fdeb0dddaec"/>
          <w:id w:val="-126467858"/>
          <w:placeholder>
            <w:docPart w:val="A2131088E7BD4C74BBB02E034C46A132"/>
          </w:placeholder>
        </w:sdtPr>
        <w:sdtContent>
          <w:r w:rsidR="00B34998"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cxYTQzLWE0ZGUtNDdlMS05NTg0LWIzZTNkMTU0NTMyMCIsIlJhbmdlTGVuZ3RoIjoyNSwiUmVmZXJlbmNlSWQiOiJlYTczZWFkMS1jM2E4LTQwZTAtOTVhOC04Yjg4ZDhhMDIy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Q0MjAyLTAyMi0wMDAyMC15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Ny9zNDQyMDItMDIyLTAwMDIwLXkiLCJVcmlTdHJpbmciOiJodHRwczovL2RvaS5vcmcvMTAuMTAwNy9zNDQyMDItMDIyLTAwMDIwLXk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}</w:instrText>
          </w:r>
          <w:r w:rsidR="00B34998" w:rsidRPr="00772A1D">
            <w:fldChar w:fldCharType="separate"/>
          </w:r>
          <w:r w:rsidR="00DC3234">
            <w:t>(Sindermann et al., 2022)</w:t>
          </w:r>
          <w:r w:rsidR="00B34998" w:rsidRPr="00772A1D">
            <w:fldChar w:fldCharType="end"/>
          </w:r>
        </w:sdtContent>
      </w:sdt>
      <w:r w:rsidR="00B34998" w:rsidRPr="00772A1D">
        <w:t xml:space="preserve">. </w:t>
      </w:r>
      <w:r w:rsidR="006760E0" w:rsidRPr="00772A1D">
        <w:t xml:space="preserve">Daher gewinnt das Interesse an der Einstellung von Personen zu KI in der </w:t>
      </w:r>
      <w:r w:rsidR="006760E0" w:rsidRPr="00772A1D">
        <w:rPr>
          <w:rStyle w:val="Hervorhebung"/>
          <w:i w:val="0"/>
          <w:iCs w:val="0"/>
        </w:rPr>
        <w:t>Forschung</w:t>
      </w:r>
      <w:r w:rsidR="006760E0" w:rsidRPr="00772A1D">
        <w:t xml:space="preserve"> immer mehr an Bedeutung </w:t>
      </w:r>
      <w:sdt>
        <w:sdtPr>
          <w:alias w:val="To edit, see citavi.com/edit"/>
          <w:tag w:val="CitaviPlaceholder#b05c20c7-2019-41e7-a585-de6bbdc98674"/>
          <w:id w:val="193200379"/>
          <w:placeholder>
            <w:docPart w:val="DA752E44A48048F08B0C4ECB252A0D87"/>
          </w:placeholder>
        </w:sdtPr>
        <w:sdtContent>
          <w:r w:rsidR="006760E0"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Q1ODNjLTY5NTMtNDZhYS1iZTQwLTZiYzIxYTdjNTI2OCIsIlJhbmdlTGVuZ3RoIjoxOCwiUmVmZXJlbmNlSWQiOiI1MTgxYWI4Ny1lN2Q4LTQxNDItYWI1Ni1hZThlMzE5Zjg4Y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gwLzEwNDQ3MzE4LjIwMjIuMjE1MTczMCIsIlVyaVN0cmluZyI6Imh0dHBzOi8vZG9pLm9yZy8xMC4xMDgwLzEwNDQ3MzE4LjIwMjIuMjE1MTcz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AwNy9zMTA2MzktMDI0LTEyNzYzLTMiLCJVcmlTdHJpbmciOiJodHRwczovL2RvaS5vcmcvMTAuMTAwNy9zMTA2MzktMDI0LTEyNzYzLTM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}</w:instrText>
          </w:r>
          <w:r w:rsidR="006760E0" w:rsidRPr="00772A1D">
            <w:fldChar w:fldCharType="separate"/>
          </w:r>
          <w:r w:rsidR="00DC3234">
            <w:t>(Kaya et al., 2024; Kelly et al., 2023; Zheng et al., 2024)</w:t>
          </w:r>
          <w:r w:rsidR="006760E0" w:rsidRPr="00772A1D">
            <w:fldChar w:fldCharType="end"/>
          </w:r>
        </w:sdtContent>
      </w:sdt>
      <w:r w:rsidR="006760E0" w:rsidRPr="00772A1D">
        <w:t xml:space="preserve">. </w:t>
      </w:r>
    </w:p>
    <w:p w14:paraId="603D676C" w14:textId="1C101356" w:rsidR="00A77EF8" w:rsidRDefault="00D35CA3" w:rsidP="00A77EF8">
      <w:pPr>
        <w:pStyle w:val="berschrift1"/>
      </w:pPr>
      <w:r>
        <w:lastRenderedPageBreak/>
        <w:t>Theorie</w:t>
      </w:r>
    </w:p>
    <w:p w14:paraId="28CE9F9A" w14:textId="2E81CEBD" w:rsidR="00C223A2" w:rsidRPr="00C223A2" w:rsidRDefault="00A87914" w:rsidP="00C223A2">
      <w:r w:rsidRPr="00772A1D">
        <w:t>Zunächst folgt ein</w:t>
      </w:r>
      <w:r w:rsidR="0027540C" w:rsidRPr="00772A1D">
        <w:t xml:space="preserve"> Überblick über GenKI</w:t>
      </w:r>
      <w:r w:rsidR="00E90C3F" w:rsidRPr="00772A1D">
        <w:t xml:space="preserve">, wobei sowohl Chancen als auch Herausforderungen genannt werden. </w:t>
      </w:r>
      <w:r w:rsidRPr="00772A1D">
        <w:t>Den theoretischen Rahmen</w:t>
      </w:r>
      <w:r w:rsidR="00412A02" w:rsidRPr="00772A1D">
        <w:t xml:space="preserve"> für die Entwicklung von vertrauensbildenden Maßnahmen</w:t>
      </w:r>
      <w:r w:rsidRPr="00772A1D">
        <w:t xml:space="preserve"> liefert </w:t>
      </w:r>
      <w:r w:rsidR="00F43AAF" w:rsidRPr="00772A1D">
        <w:t xml:space="preserve">insbesondere </w:t>
      </w:r>
      <w:r w:rsidRPr="00772A1D">
        <w:t>das</w:t>
      </w:r>
      <w:r w:rsidR="00EC4B68" w:rsidRPr="00772A1D">
        <w:t xml:space="preserve"> </w:t>
      </w:r>
      <w:r w:rsidR="005B4BA2" w:rsidRPr="00772A1D">
        <w:rPr>
          <w:rStyle w:val="Hervorhebung"/>
        </w:rPr>
        <w:t xml:space="preserve">Unified Theory </w:t>
      </w:r>
      <w:proofErr w:type="spellStart"/>
      <w:r w:rsidR="005B4BA2" w:rsidRPr="00772A1D">
        <w:rPr>
          <w:rStyle w:val="Hervorhebung"/>
        </w:rPr>
        <w:t>of</w:t>
      </w:r>
      <w:proofErr w:type="spellEnd"/>
      <w:r w:rsidR="005B4BA2" w:rsidRPr="00772A1D">
        <w:rPr>
          <w:rStyle w:val="Hervorhebung"/>
        </w:rPr>
        <w:t xml:space="preserve"> Acceptance and Use </w:t>
      </w:r>
      <w:proofErr w:type="spellStart"/>
      <w:r w:rsidR="005B4BA2" w:rsidRPr="00772A1D">
        <w:rPr>
          <w:rStyle w:val="Hervorhebung"/>
        </w:rPr>
        <w:t>of</w:t>
      </w:r>
      <w:proofErr w:type="spellEnd"/>
      <w:r w:rsidR="005B4BA2" w:rsidRPr="00772A1D">
        <w:rPr>
          <w:rStyle w:val="Hervorhebung"/>
        </w:rPr>
        <w:t xml:space="preserve"> Technology-Model</w:t>
      </w:r>
      <w:r w:rsidR="005B4BA2" w:rsidRPr="00772A1D">
        <w:t xml:space="preserve"> (UTAUT) </w:t>
      </w:r>
      <w:sdt>
        <w:sdtPr>
          <w:alias w:val="To edit, see citavi.com/edit"/>
          <w:tag w:val="CitaviPlaceholder#050fdee8-1911-4365-ab87-25e175bfad7b"/>
          <w:id w:val="-1975212666"/>
          <w:placeholder>
            <w:docPart w:val="5F659D8818444CA4815EDD267798DB79"/>
          </w:placeholder>
        </w:sdtPr>
        <w:sdtEndPr/>
        <w:sdtContent>
          <w:r w:rsidR="005B4BA2" w:rsidRPr="00772A1D">
            <w:fldChar w:fldCharType="begin"/>
          </w:r>
          <w:r w:rsidR="005B4BA2" w:rsidRPr="00772A1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YWI1NGIwLTIyMzItNDA2Ny1iYjJjLTIzZjFiZTM3Mzg2My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MDUwZmRlZTgtMTkxMS00MzY1LWFiODctMjVlMTc1YmZhZDdiIiwiVGV4dCI6IihWZW5rYXRlc2ggZXQgYWwuLCAyMDAzKSIsIldBSVZlcnNpb24iOiI2LjE5LjIuMSJ9}</w:instrText>
          </w:r>
          <w:r w:rsidR="005B4BA2" w:rsidRPr="00772A1D">
            <w:fldChar w:fldCharType="separate"/>
          </w:r>
          <w:r w:rsidR="004A0AD2">
            <w:t>(Venkatesh et al., 2003)</w:t>
          </w:r>
          <w:r w:rsidR="005B4BA2" w:rsidRPr="00772A1D">
            <w:fldChar w:fldCharType="end"/>
          </w:r>
        </w:sdtContent>
      </w:sdt>
      <w:r w:rsidR="00F43AAF" w:rsidRPr="00772A1D">
        <w:t xml:space="preserve">. </w:t>
      </w:r>
      <w:r w:rsidR="00D6503E" w:rsidRPr="00772A1D">
        <w:t xml:space="preserve">Für die Betrachtung der </w:t>
      </w:r>
      <w:r w:rsidR="00DE20D7" w:rsidRPr="00772A1D">
        <w:t>kontextspezifischen Rahmenbedingungen bieten die Erkenntnisse von</w:t>
      </w:r>
      <w:r w:rsidR="00D6503E" w:rsidRPr="00772A1D">
        <w:t xml:space="preserve"> </w:t>
      </w:r>
      <w:sdt>
        <w:sdtPr>
          <w:alias w:val="To edit, see citavi.com/edit"/>
          <w:tag w:val="CitaviPlaceholder#4dbacd92-af2a-4679-a337-a410891cbc47"/>
          <w:id w:val="1976024098"/>
          <w:placeholder>
            <w:docPart w:val="7581E53017CF4264982EA7459E7F04DC"/>
          </w:placeholder>
        </w:sdtPr>
        <w:sdtEndPr/>
        <w:sdtContent>
          <w:r w:rsidR="005B4BA2" w:rsidRPr="00772A1D">
            <w:fldChar w:fldCharType="begin"/>
          </w:r>
          <w:r w:rsidR="005B4BA2" w:rsidRPr="00772A1D">
            <w:instrText>ADDIN CitaviPlaceholder{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Ob2FoIiwiTGFzdE5hbWUiOiJDYXN0ZWxvIiwiUHJvdGVjdGVkIjpmYWxzZSwiU2V4IjoyLCJDcmVhdGVkQnkiOiJfTmFqYXQgQnLDvG5lIiwiQ3JlYXRlZE9uIjoiMjAyNC0wNC0yMVQwOTo0Mjo1NiIsIk1vZGlmaWVkQnkiOiJfTmFqYXQgQnLDvG5lIiwiSWQiOiJjYmZlMjYwYi0xZmQzLTQ4OTYtYTBlNi01MDUxZjljZWFhMTYiLCJNb2RpZmllZE9uIjoiMjAyNC0wNC0yMVQwOTo0Mjo1NiIsIlByb2plY3QiOnsiJGlkIjoiOCIsIiR0eXBlIjoiU3dpc3NBY2FkZW1pYy5DaXRhdmkuUHJvamVjdCwgU3dpc3NBY2FkZW1pYy5DaXRhdmkifX0seyIkaWQiOiI5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xMC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xN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1dLCJGb3JtYXR0ZWRUZXh0Ijp7IiRpZCI6IjE1IiwiQ291bnQiOjEsIlRleHRVbml0cyI6W3siJGlkIjoiMTYiLCJGb250U3R5bGUiOnsiJGlkIjoiMTciLCJOZXV0cmFsIjp0cnVlfSwiUmVhZGluZ09yZGVyIjoxLCJUZXh0IjoiQ2FzdGVsbyBldCBhbC4ifV19LCJUYWciOiJDaXRhdmlQbGFjZWhvbGRlciM0ZGJhY2Q5Mi1hZjJhLTQ2NzktYTMzNy1hNDEwODkxY2JjNDciLCJUZXh0IjoiQ2FzdGVsbyBldCBhbC4iLCJXQUlWZXJzaW9uIjoiNi4xOS4yLjEifQ==}</w:instrText>
          </w:r>
          <w:r w:rsidR="005B4BA2" w:rsidRPr="00772A1D">
            <w:fldChar w:fldCharType="separate"/>
          </w:r>
          <w:proofErr w:type="spellStart"/>
          <w:r w:rsidR="004A0AD2">
            <w:t>Castelo</w:t>
          </w:r>
          <w:proofErr w:type="spellEnd"/>
          <w:r w:rsidR="004A0AD2">
            <w:t xml:space="preserve"> et al.</w:t>
          </w:r>
          <w:r w:rsidR="005B4BA2" w:rsidRPr="00772A1D">
            <w:fldChar w:fldCharType="end"/>
          </w:r>
        </w:sdtContent>
      </w:sdt>
      <w:r w:rsidR="005B4BA2" w:rsidRPr="00772A1D">
        <w:t xml:space="preserve"> </w:t>
      </w:r>
      <w:sdt>
        <w:sdtPr>
          <w:alias w:val="To edit, see citavi.com/edit"/>
          <w:tag w:val="CitaviPlaceholder#5dfc197a-9807-47b3-ba13-0445416981b4"/>
          <w:id w:val="2146244033"/>
          <w:placeholder>
            <w:docPart w:val="7581E53017CF4264982EA7459E7F04DC"/>
          </w:placeholder>
        </w:sdtPr>
        <w:sdtEndPr/>
        <w:sdtContent>
          <w:r w:rsidR="005B4BA2" w:rsidRPr="00772A1D">
            <w:fldChar w:fldCharType="begin"/>
          </w:r>
          <w:r w:rsidR="005B4BA2" w:rsidRPr="00772A1D">
            <w:instrText>ADDIN CitaviPlaceholder{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NzcvMDAyMjI0MzcxOTg1MTc4OCIsIlVyaVN0cmluZyI6Imh0dHBzOi8vZG9pLm9yZy8xMC4xMTc3LzAwMjIyNDM3MTk4NTE3O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}</w:instrText>
          </w:r>
          <w:r w:rsidR="005B4BA2" w:rsidRPr="00772A1D">
            <w:fldChar w:fldCharType="separate"/>
          </w:r>
          <w:r w:rsidR="004A0AD2">
            <w:t>(2019)</w:t>
          </w:r>
          <w:r w:rsidR="005B4BA2" w:rsidRPr="00772A1D">
            <w:fldChar w:fldCharType="end"/>
          </w:r>
        </w:sdtContent>
      </w:sdt>
      <w:r w:rsidR="005B4BA2" w:rsidRPr="00772A1D">
        <w:t xml:space="preserve"> </w:t>
      </w:r>
      <w:r w:rsidR="00DE20D7" w:rsidRPr="00772A1D">
        <w:t xml:space="preserve">in Bezug auf die Objektivität und </w:t>
      </w:r>
      <w:r w:rsidR="000E0698" w:rsidRPr="00772A1D">
        <w:t>Subjektivität</w:t>
      </w:r>
      <w:r w:rsidR="00DE20D7" w:rsidRPr="00772A1D">
        <w:t xml:space="preserve"> eines Aufgaben</w:t>
      </w:r>
      <w:r w:rsidR="00142358">
        <w:softHyphen/>
      </w:r>
      <w:r w:rsidR="00DE20D7" w:rsidRPr="00772A1D">
        <w:t xml:space="preserve">feldes eine wichtige </w:t>
      </w:r>
      <w:r w:rsidR="005B4BA2" w:rsidRPr="00772A1D">
        <w:t>Grundlage</w:t>
      </w:r>
      <w:r w:rsidR="00CB6D79" w:rsidRPr="00772A1D">
        <w:t>.</w:t>
      </w:r>
      <w:r w:rsidR="004564CC" w:rsidRPr="00772A1D">
        <w:t xml:space="preserve"> </w:t>
      </w:r>
      <w:r w:rsidR="00887874" w:rsidRPr="00772A1D">
        <w:t xml:space="preserve">Über die technischen und kontextuellen </w:t>
      </w:r>
      <w:r w:rsidR="00DE628F" w:rsidRPr="00772A1D">
        <w:t>Faktoren hinaus, soll auch die individuelle Einstellung gegenüber KI theoretisch beleuchtet werden</w:t>
      </w:r>
      <w:r w:rsidR="000C7310" w:rsidRPr="00772A1D">
        <w:t xml:space="preserve">. Diesbezüglich wird der neu </w:t>
      </w:r>
      <w:r w:rsidR="004C2E54" w:rsidRPr="00772A1D">
        <w:t>entwickelte</w:t>
      </w:r>
      <w:r w:rsidR="000C7310" w:rsidRPr="00772A1D">
        <w:t xml:space="preserve"> </w:t>
      </w:r>
      <w:r w:rsidR="004C2E54" w:rsidRPr="00772A1D">
        <w:t xml:space="preserve">Fragebogens </w:t>
      </w:r>
      <w:proofErr w:type="spellStart"/>
      <w:r w:rsidR="005B4BA2" w:rsidRPr="00772A1D">
        <w:rPr>
          <w:i/>
          <w:iCs/>
        </w:rPr>
        <w:t>Attitudes</w:t>
      </w:r>
      <w:proofErr w:type="spellEnd"/>
      <w:r w:rsidR="005B4BA2" w:rsidRPr="00772A1D">
        <w:rPr>
          <w:i/>
          <w:iCs/>
        </w:rPr>
        <w:t xml:space="preserve"> </w:t>
      </w:r>
      <w:proofErr w:type="spellStart"/>
      <w:r w:rsidR="005B4BA2" w:rsidRPr="00772A1D">
        <w:rPr>
          <w:i/>
          <w:iCs/>
        </w:rPr>
        <w:t>towards</w:t>
      </w:r>
      <w:proofErr w:type="spellEnd"/>
      <w:r w:rsidR="005B4BA2" w:rsidRPr="00772A1D">
        <w:rPr>
          <w:i/>
          <w:iCs/>
        </w:rPr>
        <w:t xml:space="preserve"> </w:t>
      </w:r>
      <w:proofErr w:type="spellStart"/>
      <w:r w:rsidR="005B4BA2" w:rsidRPr="00772A1D">
        <w:rPr>
          <w:i/>
          <w:iCs/>
        </w:rPr>
        <w:t>Artificial</w:t>
      </w:r>
      <w:proofErr w:type="spellEnd"/>
      <w:r w:rsidR="005B4BA2" w:rsidRPr="00772A1D">
        <w:rPr>
          <w:i/>
          <w:iCs/>
        </w:rPr>
        <w:t xml:space="preserve"> </w:t>
      </w:r>
      <w:proofErr w:type="spellStart"/>
      <w:r w:rsidR="005B4BA2" w:rsidRPr="00772A1D">
        <w:rPr>
          <w:i/>
          <w:iCs/>
        </w:rPr>
        <w:t>Intelligence</w:t>
      </w:r>
      <w:proofErr w:type="spellEnd"/>
      <w:r w:rsidR="005B4BA2" w:rsidRPr="00772A1D">
        <w:rPr>
          <w:i/>
          <w:iCs/>
        </w:rPr>
        <w:t xml:space="preserve"> Scale</w:t>
      </w:r>
      <w:r w:rsidR="005B4BA2" w:rsidRPr="00772A1D">
        <w:t xml:space="preserve"> (ATTARI-12) von </w:t>
      </w:r>
      <w:sdt>
        <w:sdtPr>
          <w:alias w:val="To edit, see citavi.com/edit"/>
          <w:tag w:val="CitaviPlaceholder#803b535e-a196-4f20-9856-d443be55bb0e"/>
          <w:id w:val="-1743167163"/>
          <w:placeholder>
            <w:docPart w:val="CC3104E133924FCEB279D32074A9DC25"/>
          </w:placeholder>
        </w:sdtPr>
        <w:sdtEndPr/>
        <w:sdtContent>
          <w:del w:id="5" w:author="Microsoft Word" w:date="2025-03-01T09:44:00Z" w16du:dateUtc="2025-03-01T08:44:00Z">
            <w:r w:rsidR="005B4BA2" w:rsidRPr="00772A1D">
              <w:fldChar w:fldCharType="begin"/>
            </w:r>
          </w:del>
          <w:r w:rsidR="000A5A91">
            <w:instrText>ADDIN CitaviPlaceholder{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Dg6NTA6MzYiLCJQcm9qZWN0Ijp7IiRyZWYiOiI4In19LCJVc2VOdW1iZXJpbmdUeXBlT2ZQYXJlbnREb2N1bWVudCI6ZmFsc2V9XSwiRm9ybWF0dGVkVGV4dCI6eyIkaWQiOiIyNyIsIkNvdW50IjoxLCJUZXh0VW5pdHMiOlt7IiRpZCI6IjI4IiwiRm9udFN0eWxlIjp7IiRpZCI6IjI5IiwiTmV1dHJhbCI6dHJ1ZX0sIlJlYWRpbmdPcmRlciI6MSwiVGV4dCI6IlN0ZWluIGV0IGFsLiJ9XX0sIlRhZyI6IkNpdGF2aVBsYWNlaG9sZGVyIzgwM2I1MzVlLWExOTYtNGYyMC05ODU2LWQ0NDNiZTU1YmIwZSIsIlRleHQiOiJTdGVpbiBldCBhbC4iLCJXQUlWZXJzaW9uIjoiNi4xOS4yLjEifQ==}</w:instrText>
          </w:r>
          <w:del w:id="6" w:author="Microsoft Word" w:date="2025-03-01T09:44:00Z" w16du:dateUtc="2025-03-01T08:44:00Z">
            <w:r w:rsidR="005B4BA2" w:rsidRPr="00772A1D">
              <w:fldChar w:fldCharType="separate"/>
            </w:r>
            <w:r w:rsidR="000A5A91">
              <w:delText>Stein et al.</w:delText>
            </w:r>
            <w:r w:rsidR="005B4BA2" w:rsidRPr="00772A1D">
              <w:fldChar w:fldCharType="end"/>
            </w:r>
          </w:del>
          <w:ins w:id="7" w:author="Microsoft Word" w:date="2025-03-01T09:44:00Z" w16du:dateUtc="2025-03-01T08:44:00Z">
            <w:r w:rsidR="005B4BA2"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NmZjRlMzQwLWI2ZGUtNDMxMC04YTUwLTM4NTFiYmViNWM4ZiIsIkVudHJpZXMiOlt7IiRpZCI6IjIiLCIkdHlwZSI6IlN3aXNzQWNhZGVtaWMuQ2l0YXZpLkNpdGF0aW9ucy5Xb3JkUGxhY2Vob2xkZXJFbnRyeSwgU3dpc3NBY2FkZW1pYy5DaXRhdmkiLCJJZCI6IjI0NmM2NjliLTA3NzgtNDcyYy1iZDExLTA1ODhiOGZjZTA3NCIsIlJhbmdlTGVuZ3RoIjoxMiwiUmVmZXJlbmNlSWQiOiI2ODQwNDE3NC1mMzc5LTQxYjUtYjkyMC05MTg5MDQ2NmY0M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yNyIsIkNvdW50IjoxLCJUZXh0VW5pdHMiOlt7IiRpZCI6IjI4IiwiRm9udFN0eWxlIjp7IiRpZCI6IjI5IiwiTmV1dHJhbCI6dHJ1ZX0sIlJlYWRpbmdPcmRlciI6MSwiVGV4dCI6IlN0ZWluIGV0IGFsLiJ9XX0sIlRhZyI6IkNpdGF2aVBsYWNlaG9sZGVyIzgwM2I1MzVlLWExOTYtNGYyMC05ODU2LWQ0NDNiZTU1YmIwZSIsIlRleHQiOiJTdGVpbiBldCBhbC4iLCJXQUlWZXJzaW9uIjoiNi4xOS4yLjEifQ==}</w:instrText>
            </w:r>
            <w:r w:rsidR="005B4BA2" w:rsidRPr="00772A1D">
              <w:fldChar w:fldCharType="separate"/>
            </w:r>
            <w:r w:rsidR="00DC3234">
              <w:t>Stein et al.</w:t>
            </w:r>
            <w:r w:rsidR="005B4BA2" w:rsidRPr="00772A1D">
              <w:fldChar w:fldCharType="end"/>
            </w:r>
          </w:ins>
          <w:customXmlInsRangeStart w:id="8" w:author="Microsoft Word" w:date="2025-03-01T09:44:00Z"/>
        </w:sdtContent>
      </w:sdt>
      <w:customXmlInsRangeEnd w:id="8"/>
      <w:ins w:id="9" w:author="Microsoft Word" w:date="2025-03-01T09:44:00Z" w16du:dateUtc="2025-03-01T08:44:00Z">
        <w:r w:rsidR="005B4BA2" w:rsidRPr="00772A1D">
          <w:t xml:space="preserve"> </w:t>
        </w:r>
      </w:ins>
      <w:customXmlInsRangeStart w:id="10" w:author="Microsoft Word" w:date="2025-03-01T09:44:00Z"/>
      <w:sdt>
        <w:sdtPr>
          <w:alias w:val="To edit, see citavi.com/edit"/>
          <w:tag w:val="CitaviPlaceholder#3ff4e340-b6de-4310-8a50-3851bbeb5c8f"/>
          <w:id w:val="1585193105"/>
          <w:placeholder>
            <w:docPart w:val="83144A3813114330A2082D193FC192A2"/>
          </w:placeholder>
        </w:sdtPr>
        <w:sdtContent>
          <w:customXmlInsRangeEnd w:id="10"/>
          <w:ins w:id="11" w:author="Microsoft Word" w:date="2025-03-01T09:44:00Z" w16du:dateUtc="2025-03-01T08:44:00Z">
            <w:r w:rsidR="005B4BA2"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gwM2I1MzVlLWExOTYtNGYyMC05ODU2LWQ0NDNiZTU1YmIwZSIsIkVudHJpZXMiOlt7IiRpZCI6IjIiLCIkdHlwZSI6IlN3aXNzQWNhZGVtaWMuQ2l0YXZpLkNpdGF0aW9ucy5Xb3JkUGxhY2Vob2xkZXJFbnRyeSwgU3dpc3NBY2FkZW1pYy5DaXRhdmkiLCJJZCI6ImU0YzBhMzA3LTViOGUtNDY5OS1iNDllLTg2YjY5YzZhYWQ5YiIsIlJhbmdlTGVuZ3RoIjo2LCJSZWZlcmVuY2VJZCI6IjY4NDA0MTc0LWYzNzktNDFiNS1iOTIwLTkxODkwNDY2Zj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GlkIjoiOCIsIiR0eXBlIjoiU3dpc3NBY2FkZW1pYy5DaXRhdmkuUHJvamVjdCwgU3dpc3NBY2FkZW1pYy5DaXRhdmkifX0seyIkaWQiOiI5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GlkIjoiMTA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Ex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pZCI6IjEy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MjU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yNi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LCJZZWFyT25seSI6dHJ1ZX1dLCJGb3JtYXR0ZWRUZXh0Ijp7IiRpZCI6IjI3IiwiQ291bnQiOjEsIlRleHRVbml0cyI6W3siJGlkIjoiMjgiLCJGb250U3R5bGUiOnsiJGlkIjoiMjkiLCJOZXV0cmFsIjp0cnVlfSwiUmVhZGluZ09yZGVyIjoxLCJUZXh0IjoiKDIwMjQpIn1dfSwiVGFnIjoiQ2l0YXZpUGxhY2Vob2xkZXIjM2ZmNGUzNDAtYjZkZS00MzEwLThhNTAtMzg1MWJiZWI1YzhmIiwiVGV4dCI6IigyMDI0KSIsIldBSVZlcnNpb24iOiI2LjE5LjIuMSJ9}</w:instrText>
            </w:r>
            <w:r w:rsidR="005B4BA2" w:rsidRPr="00772A1D">
              <w:fldChar w:fldCharType="separate"/>
            </w:r>
            <w:r w:rsidR="00DC3234">
              <w:t>(2024)</w:t>
            </w:r>
            <w:r w:rsidR="005B4BA2" w:rsidRPr="00772A1D">
              <w:fldChar w:fldCharType="end"/>
            </w:r>
          </w:ins>
          <w:customXmlInsRangeStart w:id="12" w:author="Microsoft Word" w:date="2025-03-01T09:44:00Z"/>
        </w:sdtContent>
      </w:sdt>
      <w:customXmlInsRangeEnd w:id="12"/>
      <w:ins w:id="13" w:author="Microsoft Word" w:date="2025-03-01T09:44:00Z" w16du:dateUtc="2025-03-01T08:44:00Z">
        <w:r w:rsidR="004C2E54" w:rsidRPr="00772A1D">
          <w:t xml:space="preserve"> </w:t>
        </w:r>
        <w:r w:rsidR="000C7310" w:rsidRPr="00772A1D">
          <w:t>näher betrachtet</w:t>
        </w:r>
        <w:r w:rsidR="004C2E54" w:rsidRPr="00772A1D">
          <w:t>.</w:t>
        </w:r>
        <w:r w:rsidR="002C7DAA" w:rsidRPr="00772A1D">
          <w:t xml:space="preserve"> </w:t>
        </w:r>
      </w:ins>
      <w:del w:id="14" w:author="Microsoft Word" w:date="2025-03-01T09:44:00Z" w16du:dateUtc="2025-03-01T08:44:00Z">
        <w:r w:rsidR="005B4BA2" w:rsidRPr="00772A1D">
          <w:delText xml:space="preserve"> </w:delText>
        </w:r>
      </w:del>
      <w:customXmlDelRangeStart w:id="15" w:author="Microsoft Word" w:date="2025-03-01T09:44:00Z"/>
      <w:sdt>
        <w:sdtPr>
          <w:alias w:val="To edit, see citavi.com/edit"/>
          <w:tag w:val="CitaviPlaceholder#3ff4e340-b6de-4310-8a50-3851bbeb5c8f"/>
          <w:id w:val="-1945996037"/>
          <w:placeholder>
            <w:docPart w:val="0ECA4126FED1443A914458EF502A18D4"/>
          </w:placeholder>
        </w:sdtPr>
        <w:sdtEndPr/>
        <w:sdtContent>
          <w:customXmlDelRangeEnd w:id="15"/>
          <w:del w:id="16" w:author="Microsoft Word" w:date="2025-03-01T09:44:00Z" w16du:dateUtc="2025-03-01T08:44:00Z">
            <w:r w:rsidR="005B4BA2" w:rsidRPr="00772A1D">
              <w:fldChar w:fldCharType="begin"/>
            </w:r>
            <w:r w:rsidR="000A5A91">
              <w:delInstrText>ADDIN CitaviPlaceholder{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GlkIjoiOCIsIiR0eXBlIjoiU3dpc3NBY2FkZW1pYy5DaXRhdmkuUHJvamVjdCwgU3dpc3NBY2FkZW1pYy5DaXRhdmkifX0seyIkaWQiOiI5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GlkIjoiMTA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Ex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pZCI6IjEy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MjU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yNi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A4OjUwOjM2IiwiUHJvamVjdCI6eyIkcmVmIjoiOCJ9fSwiVXNlTnVtYmVyaW5nVHlwZU9mUGFyZW50RG9jdW1lbnQiOmZhbHNlLCJZZWFyT25seSI6dHJ1ZX1dLCJGb3JtYXR0ZWRUZXh0Ijp7IiRpZCI6IjI3IiwiQ291bnQiOjEsIlRleHRVbml0cyI6W3siJGlkIjoiMjgiLCJGb250U3R5bGUiOnsiJGlkIjoiMjkiLCJOZXV0cmFsIjp0cnVlfSwiUmVhZGluZ09yZGVyIjoxLCJUZXh0IjoiKDIwMjQpIn1dfSwiVGFnIjoiQ2l0YXZpUGxhY2Vob2xkZXIjM2ZmNGUzNDAtYjZkZS00MzEwLThhNTAtMzg1MWJiZWI1YzhmIiwiVGV4dCI6IigyMDI0KSIsIldBSVZlcnNpb24iOiI2LjE5LjIuMSJ9}</w:delInstrText>
            </w:r>
            <w:r w:rsidR="005B4BA2" w:rsidRPr="00772A1D">
              <w:fldChar w:fldCharType="separate"/>
            </w:r>
            <w:r w:rsidR="000A5A91">
              <w:delText>(2024)</w:delText>
            </w:r>
            <w:r w:rsidR="005B4BA2" w:rsidRPr="00772A1D">
              <w:fldChar w:fldCharType="end"/>
            </w:r>
          </w:del>
          <w:customXmlDelRangeStart w:id="17" w:author="Microsoft Word" w:date="2025-03-01T09:44:00Z"/>
        </w:sdtContent>
      </w:sdt>
      <w:customXmlDelRangeEnd w:id="17"/>
      <w:del w:id="18" w:author="Microsoft Word" w:date="2025-03-01T09:44:00Z" w16du:dateUtc="2025-03-01T08:44:00Z">
        <w:r w:rsidR="004C2E54" w:rsidRPr="00772A1D">
          <w:delText xml:space="preserve"> </w:delText>
        </w:r>
        <w:r w:rsidR="000C7310" w:rsidRPr="00772A1D">
          <w:delText>näher betrachtet</w:delText>
        </w:r>
        <w:r w:rsidR="004C2E54" w:rsidRPr="00772A1D">
          <w:delText>.</w:delText>
        </w:r>
        <w:r w:rsidR="002C7DAA" w:rsidRPr="00772A1D">
          <w:delText xml:space="preserve"> </w:delText>
        </w:r>
      </w:del>
      <w:r w:rsidR="003F08C3" w:rsidRPr="00772A1D">
        <w:t>Insgesamt verfolgt das</w:t>
      </w:r>
      <w:r w:rsidR="00B64439" w:rsidRPr="00772A1D">
        <w:t xml:space="preserve"> Forschungsvorhaben </w:t>
      </w:r>
      <w:r w:rsidR="00BF1891" w:rsidRPr="00772A1D">
        <w:t>einen interdisziplinären Ansatz</w:t>
      </w:r>
      <w:r w:rsidR="00705767" w:rsidRPr="00772A1D">
        <w:t xml:space="preserve">, </w:t>
      </w:r>
      <w:r w:rsidR="00986BDE" w:rsidRPr="00772A1D">
        <w:t xml:space="preserve">indem </w:t>
      </w:r>
      <w:r w:rsidR="007C4B0E">
        <w:t xml:space="preserve">es </w:t>
      </w:r>
      <w:r w:rsidR="00B64439" w:rsidRPr="00772A1D">
        <w:t xml:space="preserve">Erkenntnisse </w:t>
      </w:r>
      <w:r w:rsidR="007C4B0E">
        <w:t xml:space="preserve">aus </w:t>
      </w:r>
      <w:r w:rsidR="00B64439" w:rsidRPr="00772A1D">
        <w:t>der Technik-, Vertrauens- und Akzeptanzforschung</w:t>
      </w:r>
      <w:r w:rsidR="00705767" w:rsidRPr="00772A1D">
        <w:t xml:space="preserve"> </w:t>
      </w:r>
      <w:r w:rsidR="004C19AF" w:rsidRPr="00772A1D">
        <w:t xml:space="preserve">integriert. </w:t>
      </w:r>
      <w:r w:rsidR="00B64439" w:rsidRPr="00772A1D">
        <w:t xml:space="preserve"> </w:t>
      </w:r>
    </w:p>
    <w:p w14:paraId="2EB58888" w14:textId="79E1DA77" w:rsidR="00A77EF8" w:rsidRDefault="008D343F" w:rsidP="00A77EF8">
      <w:pPr>
        <w:pStyle w:val="berschrift2"/>
      </w:pPr>
      <w:r>
        <w:t>GenKI im Arbeitskontext</w:t>
      </w:r>
    </w:p>
    <w:p w14:paraId="2D7F68AF" w14:textId="3EE6B2F0" w:rsidR="000415E8" w:rsidRPr="000415E8" w:rsidRDefault="0026598A" w:rsidP="000415E8">
      <w:r w:rsidRPr="00772A1D">
        <w:t xml:space="preserve">Für </w:t>
      </w:r>
      <w:r w:rsidR="004A18D6" w:rsidRPr="00772A1D">
        <w:t xml:space="preserve">Unternehmen ist es essenziell die Chancen und Risiken </w:t>
      </w:r>
      <w:r w:rsidR="000E6574" w:rsidRPr="00772A1D">
        <w:t xml:space="preserve">von GenKI </w:t>
      </w:r>
      <w:r w:rsidR="0076205A" w:rsidRPr="00772A1D">
        <w:t>zu kennen</w:t>
      </w:r>
      <w:r w:rsidR="004A18D6" w:rsidRPr="00772A1D">
        <w:t>, um</w:t>
      </w:r>
      <w:r w:rsidR="000E6574" w:rsidRPr="00772A1D">
        <w:t xml:space="preserve"> </w:t>
      </w:r>
      <w:r w:rsidR="00054651" w:rsidRPr="00772A1D">
        <w:t>sie in Bezug auf Akzeptanz</w:t>
      </w:r>
      <w:r w:rsidR="00950139" w:rsidRPr="00772A1D">
        <w:t xml:space="preserve"> </w:t>
      </w:r>
      <w:r w:rsidR="004A18D6" w:rsidRPr="00772A1D">
        <w:t>erfolgreich</w:t>
      </w:r>
      <w:r w:rsidRPr="00772A1D">
        <w:t xml:space="preserve"> im Arbeitskontext</w:t>
      </w:r>
      <w:r w:rsidR="004A18D6" w:rsidRPr="00772A1D">
        <w:t xml:space="preserve"> implementieren zu können</w:t>
      </w:r>
      <w:r w:rsidR="00532964" w:rsidRPr="00772A1D">
        <w:t xml:space="preserve"> </w:t>
      </w:r>
      <w:sdt>
        <w:sdtPr>
          <w:alias w:val="To edit, see citavi.com/edit"/>
          <w:tag w:val="CitaviPlaceholder#5fa7b3bd-2242-4334-98c9-4e71a5dff363"/>
          <w:id w:val="1705678049"/>
          <w:placeholder>
            <w:docPart w:val="E43D136A6C224F1E9C7DC46B37D3F101"/>
          </w:placeholder>
        </w:sdtPr>
        <w:sdtContent>
          <w:r w:rsidR="00041F5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MDIzMmVhLTgxYmQtNDBhZC05OTQ0LTU2NDk4YjI0MmVmNiIsIlJhbmdlU3RhcnQiOjE5LCJSYW5nZUxlbmd0aCI6MTksIlJlZmVyZW5jZUlkIjoiZTYxNjk1NDQtM2FhNC00NjFhLTk1MDgtNzNlMGMzMDNlMz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4MC8wODg3NDQxNy4yMDIzLjIyNjEwMTAiLCJVcmlTdHJpbmciOiJodHRwczovL2RvaS5vcmcvMTAuMTA4MC8wODg3NDQxNy4yMDIzLjIyNjEwMTA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}</w:instrText>
          </w:r>
          <w:r w:rsidR="00041F54" w:rsidRPr="00772A1D">
            <w:fldChar w:fldCharType="separate"/>
          </w:r>
          <w:r w:rsidR="00DC3234">
            <w:t>(</w:t>
          </w:r>
          <w:proofErr w:type="spellStart"/>
          <w:r w:rsidR="00DC3234">
            <w:t>Jutel</w:t>
          </w:r>
          <w:proofErr w:type="spellEnd"/>
          <w:r w:rsidR="00DC3234">
            <w:t xml:space="preserve"> et al., 2023; </w:t>
          </w:r>
          <w:proofErr w:type="spellStart"/>
          <w:r w:rsidR="00DC3234">
            <w:t>Ooi</w:t>
          </w:r>
          <w:proofErr w:type="spellEnd"/>
          <w:r w:rsidR="00DC3234">
            <w:t xml:space="preserve"> et al., 2023)</w:t>
          </w:r>
          <w:r w:rsidR="00041F54" w:rsidRPr="00772A1D">
            <w:fldChar w:fldCharType="end"/>
          </w:r>
        </w:sdtContent>
      </w:sdt>
      <w:r w:rsidR="003D41FF" w:rsidRPr="00772A1D">
        <w:t>.</w:t>
      </w:r>
      <w:r w:rsidR="00147AEE" w:rsidRPr="00772A1D">
        <w:t xml:space="preserve"> </w:t>
      </w:r>
    </w:p>
    <w:p w14:paraId="1C12E389" w14:textId="043966C7" w:rsidR="004F54DA" w:rsidRPr="004F54DA" w:rsidRDefault="001030E9" w:rsidP="004F54DA">
      <w:pPr>
        <w:pStyle w:val="berschrift3"/>
      </w:pPr>
      <w:bookmarkStart w:id="19" w:name="_Toc191314484"/>
      <w:r>
        <w:t>Definition</w:t>
      </w:r>
      <w:bookmarkEnd w:id="19"/>
    </w:p>
    <w:p w14:paraId="6D4B6AB3" w14:textId="512ECE23" w:rsidR="00262233" w:rsidRDefault="00C42437" w:rsidP="00A429B4">
      <w:r w:rsidRPr="00772A1D">
        <w:rPr>
          <w:rStyle w:val="Hervorhebung"/>
          <w:i w:val="0"/>
          <w:iCs w:val="0"/>
        </w:rPr>
        <w:t xml:space="preserve">Für KI gibt es bisher keine allgemein gültige Definition </w:t>
      </w:r>
      <w:sdt>
        <w:sdtPr>
          <w:rPr>
            <w:rStyle w:val="Hervorhebung"/>
            <w:i w:val="0"/>
            <w:iCs w:val="0"/>
          </w:rPr>
          <w:alias w:val="To edit, see citavi.com/edit"/>
          <w:tag w:val="CitaviPlaceholder#54fe6007-f066-48d6-a89b-d71cacb9031f"/>
          <w:id w:val="728418049"/>
          <w:placeholder>
            <w:docPart w:val="95DEB0E18B0B4A089B99EBED56B95C02"/>
          </w:placeholder>
        </w:sdtPr>
        <w:sdtContent>
          <w:r w:rsidRPr="00772A1D">
            <w:rPr>
              <w:rStyle w:val="Hervorhebung"/>
              <w:i w:val="0"/>
              <w:iCs w:val="0"/>
            </w:rPr>
            <w:fldChar w:fldCharType="begin"/>
          </w:r>
          <w:r w:rsidR="00AE7C16">
            <w:rPr>
              <w:rStyle w:val="Hervorhebung"/>
              <w:i w:val="0"/>
              <w:iCs w:val="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YWI1MGEwLTk1ZDctNGU2Ni04ZDkwLTg1M2FiN2Y0MzM0NCIsIlJhbmdlTGVuZ3RoIjoyMCwiUmVmZXJlbmNlSWQiOiI0MDk1MjNhZi05NDhhLTQ4MjMtYTE3OC1jMDQyOWQ2YzRj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50ZWxlLjIwMjIuMTAxOTI1IiwiVXJpU3RyaW5nIjoiaHR0cHM6Ly9kb2kub3JnLzEwLjEwMTYvai50ZWxlLjIwMjIuMTAxOTI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}</w:instrText>
          </w:r>
          <w:r w:rsidRPr="00772A1D">
            <w:rPr>
              <w:rStyle w:val="Hervorhebung"/>
              <w:i w:val="0"/>
              <w:iCs w:val="0"/>
            </w:rPr>
            <w:fldChar w:fldCharType="separate"/>
          </w:r>
          <w:r w:rsidR="00DC3234">
            <w:rPr>
              <w:rStyle w:val="Hervorhebung"/>
              <w:i w:val="0"/>
              <w:iCs w:val="0"/>
            </w:rPr>
            <w:t>(Kelly et al., 2023)</w:t>
          </w:r>
          <w:r w:rsidRPr="00772A1D">
            <w:rPr>
              <w:rStyle w:val="Hervorhebung"/>
              <w:i w:val="0"/>
              <w:iCs w:val="0"/>
            </w:rPr>
            <w:fldChar w:fldCharType="end"/>
          </w:r>
        </w:sdtContent>
      </w:sdt>
      <w:r w:rsidR="0022675B" w:rsidRPr="00772A1D">
        <w:rPr>
          <w:rStyle w:val="Hervorhebung"/>
          <w:i w:val="0"/>
          <w:iCs w:val="0"/>
        </w:rPr>
        <w:t>, was auch für die</w:t>
      </w:r>
      <w:r w:rsidR="00573B6A" w:rsidRPr="00772A1D">
        <w:rPr>
          <w:rStyle w:val="Hervorhebung"/>
          <w:i w:val="0"/>
          <w:iCs w:val="0"/>
        </w:rPr>
        <w:t xml:space="preserve"> spezifischere Form der</w:t>
      </w:r>
      <w:r w:rsidR="0022675B" w:rsidRPr="00772A1D">
        <w:rPr>
          <w:rStyle w:val="Hervorhebung"/>
          <w:i w:val="0"/>
          <w:iCs w:val="0"/>
        </w:rPr>
        <w:t xml:space="preserve"> GenKI </w:t>
      </w:r>
      <w:r w:rsidR="00DD7AEF" w:rsidRPr="00772A1D">
        <w:rPr>
          <w:rStyle w:val="Hervorhebung"/>
          <w:i w:val="0"/>
          <w:iCs w:val="0"/>
        </w:rPr>
        <w:t>zutrifft</w:t>
      </w:r>
      <w:r w:rsidR="00B97239" w:rsidRPr="00772A1D">
        <w:rPr>
          <w:rStyle w:val="Hervorhebung"/>
          <w:i w:val="0"/>
          <w:iCs w:val="0"/>
        </w:rPr>
        <w:t xml:space="preserve"> </w:t>
      </w:r>
      <w:sdt>
        <w:sdtPr>
          <w:rPr>
            <w:rStyle w:val="Hervorhebung"/>
            <w:i w:val="0"/>
            <w:iCs w:val="0"/>
          </w:rPr>
          <w:alias w:val="To edit, see citavi.com/edit"/>
          <w:tag w:val="CitaviPlaceholder#5e23a2b8-cc88-4099-8548-0063bdfd0899"/>
          <w:id w:val="706839381"/>
          <w:placeholder>
            <w:docPart w:val="4D5CBA6EE47E44AEA1AB4B3F0B556BC8"/>
          </w:placeholder>
        </w:sdtPr>
        <w:sdtContent>
          <w:r w:rsidR="0091408D" w:rsidRPr="00772A1D">
            <w:rPr>
              <w:rStyle w:val="Hervorhebung"/>
              <w:i w:val="0"/>
              <w:iCs w:val="0"/>
            </w:rPr>
            <w:fldChar w:fldCharType="begin"/>
          </w:r>
          <w:r w:rsidR="00AE7C16">
            <w:rPr>
              <w:rStyle w:val="Hervorhebung"/>
              <w:i w:val="0"/>
              <w:iCs w:val="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NDllOWM2LTQyMjYtNDUzYS1hYjM5LTk3NTM4OTAwNWE1YyIsIlJhbmdlTGVuZ3RoIjo0MCwiUmVmZXJlbmNlSWQiOiI2OGI4Y2MzYS02N2M4LTQ0NTQtODQ3NC0zNTRjMzY2YWQ4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ZW5vdm9cXEFwcERhdGFcXExvY2FsXFxUZW1wXFxjNWtlMnlleS5qcGciLCJVcmlTdHJpbmciOiI2OGI4Y2MzYS02N2M4LTQ0NTQtODQ3NC0zNTRjMzY2YWQ4Mj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45NzgxL2lqaW1haS4yMDIzLjA3LjAwN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k3ODEvaWppbWFpLjIwMjMuMDcuMDA2IiwiVXJpU3RyaW5nIjoiaHR0cHM6Ly9kb2kub3JnLzEwLjk3ODEvaWppbWFpLjIwMjMuMDcuMDA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}</w:instrText>
          </w:r>
          <w:r w:rsidR="0091408D" w:rsidRPr="00772A1D">
            <w:rPr>
              <w:rStyle w:val="Hervorhebung"/>
              <w:i w:val="0"/>
              <w:iCs w:val="0"/>
            </w:rPr>
            <w:fldChar w:fldCharType="separate"/>
          </w:r>
          <w:r w:rsidR="00DC3234">
            <w:rPr>
              <w:rStyle w:val="Hervorhebung"/>
              <w:i w:val="0"/>
              <w:iCs w:val="0"/>
            </w:rPr>
            <w:t>(García-</w:t>
          </w:r>
          <w:proofErr w:type="spellStart"/>
          <w:r w:rsidR="00DC3234">
            <w:rPr>
              <w:rStyle w:val="Hervorhebung"/>
              <w:i w:val="0"/>
              <w:iCs w:val="0"/>
            </w:rPr>
            <w:t>Peñalvo</w:t>
          </w:r>
          <w:proofErr w:type="spellEnd"/>
          <w:r w:rsidR="00DC3234">
            <w:rPr>
              <w:rStyle w:val="Hervorhebung"/>
              <w:i w:val="0"/>
              <w:iCs w:val="0"/>
            </w:rPr>
            <w:t xml:space="preserve"> &amp; Vázquez-</w:t>
          </w:r>
          <w:proofErr w:type="spellStart"/>
          <w:r w:rsidR="00DC3234">
            <w:rPr>
              <w:rStyle w:val="Hervorhebung"/>
              <w:i w:val="0"/>
              <w:iCs w:val="0"/>
            </w:rPr>
            <w:t>Ingelmo</w:t>
          </w:r>
          <w:proofErr w:type="spellEnd"/>
          <w:r w:rsidR="00DC3234">
            <w:rPr>
              <w:rStyle w:val="Hervorhebung"/>
              <w:i w:val="0"/>
              <w:iCs w:val="0"/>
            </w:rPr>
            <w:t>, 2023)</w:t>
          </w:r>
          <w:r w:rsidR="0091408D" w:rsidRPr="00772A1D">
            <w:rPr>
              <w:rStyle w:val="Hervorhebung"/>
              <w:i w:val="0"/>
              <w:iCs w:val="0"/>
            </w:rPr>
            <w:fldChar w:fldCharType="end"/>
          </w:r>
        </w:sdtContent>
      </w:sdt>
      <w:r w:rsidR="00B97239" w:rsidRPr="00772A1D">
        <w:rPr>
          <w:rStyle w:val="Hervorhebung"/>
          <w:i w:val="0"/>
          <w:iCs w:val="0"/>
        </w:rPr>
        <w:t>.</w:t>
      </w:r>
      <w:r w:rsidR="006E4B07" w:rsidRPr="00772A1D">
        <w:rPr>
          <w:rStyle w:val="Hervorhebung"/>
          <w:i w:val="0"/>
          <w:iCs w:val="0"/>
        </w:rPr>
        <w:t xml:space="preserve"> </w:t>
      </w:r>
      <w:r w:rsidR="003844FF" w:rsidRPr="00772A1D">
        <w:rPr>
          <w:rStyle w:val="Hervorhebung"/>
          <w:i w:val="0"/>
          <w:iCs w:val="0"/>
        </w:rPr>
        <w:t xml:space="preserve">In wissenschaftlichen Studien kommt es vor, dass KI nicht eindeutig definiert wird und auch den Befragten keine Definition </w:t>
      </w:r>
      <w:r w:rsidR="00965E2D" w:rsidRPr="00772A1D">
        <w:rPr>
          <w:rStyle w:val="Hervorhebung"/>
          <w:i w:val="0"/>
          <w:iCs w:val="0"/>
        </w:rPr>
        <w:t>angeboten wird</w:t>
      </w:r>
      <w:r w:rsidR="00B74515" w:rsidRPr="00772A1D">
        <w:rPr>
          <w:rStyle w:val="Hervorhebung"/>
          <w:i w:val="0"/>
          <w:iCs w:val="0"/>
        </w:rPr>
        <w:t xml:space="preserve"> </w:t>
      </w:r>
      <w:sdt>
        <w:sdtPr>
          <w:rPr>
            <w:rStyle w:val="Hervorhebung"/>
            <w:i w:val="0"/>
            <w:iCs w:val="0"/>
          </w:rPr>
          <w:alias w:val="To edit, see citavi.com/edit"/>
          <w:tag w:val="CitaviPlaceholder#f65d0615-6672-425e-a700-df87b170240c"/>
          <w:id w:val="2085949953"/>
          <w:placeholder>
            <w:docPart w:val="D57CED74DB694A7C8CFFF1A06C09E4EF"/>
          </w:placeholder>
        </w:sdtPr>
        <w:sdtContent>
          <w:r w:rsidR="0003590E" w:rsidRPr="00772A1D">
            <w:rPr>
              <w:rStyle w:val="Hervorhebung"/>
              <w:i w:val="0"/>
              <w:iCs w:val="0"/>
            </w:rPr>
            <w:fldChar w:fldCharType="begin"/>
          </w:r>
          <w:r w:rsidR="00AE7C16">
            <w:rPr>
              <w:rStyle w:val="Hervorhebung"/>
              <w:i w:val="0"/>
              <w:iCs w:val="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MjBiNWVjLWMzMGQtNDM3NS1iZDM2LTQ0OTJkMDJkOWU1NyIsIlJhbmdlTGVuZ3RoIjoyMCwiUmVmZXJlbmNlSWQiOiI0MDk1MjNhZi05NDhhLTQ4MjMtYTE3OC1jMDQyOWQ2YzRj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50ZWxlLjIwMjIuMTAxOTI1IiwiVXJpU3RyaW5nIjoiaHR0cHM6Ly9kb2kub3JnLzEwLjEwMTYvai50ZWxlLjIwMjIuMTAxOTI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}</w:instrText>
          </w:r>
          <w:r w:rsidR="0003590E" w:rsidRPr="00772A1D">
            <w:rPr>
              <w:rStyle w:val="Hervorhebung"/>
              <w:i w:val="0"/>
              <w:iCs w:val="0"/>
            </w:rPr>
            <w:fldChar w:fldCharType="separate"/>
          </w:r>
          <w:r w:rsidR="00DC3234">
            <w:rPr>
              <w:rStyle w:val="Hervorhebung"/>
              <w:i w:val="0"/>
              <w:iCs w:val="0"/>
            </w:rPr>
            <w:t>(Kelly et al., 2023)</w:t>
          </w:r>
          <w:r w:rsidR="0003590E" w:rsidRPr="00772A1D">
            <w:rPr>
              <w:rStyle w:val="Hervorhebung"/>
              <w:i w:val="0"/>
              <w:iCs w:val="0"/>
            </w:rPr>
            <w:fldChar w:fldCharType="end"/>
          </w:r>
        </w:sdtContent>
      </w:sdt>
      <w:r w:rsidR="006E4B07" w:rsidRPr="00772A1D">
        <w:rPr>
          <w:rStyle w:val="Hervorhebung"/>
          <w:i w:val="0"/>
          <w:iCs w:val="0"/>
        </w:rPr>
        <w:t>.</w:t>
      </w:r>
      <w:r w:rsidR="00F02CDC" w:rsidRPr="00772A1D">
        <w:rPr>
          <w:rStyle w:val="Hervorhebung"/>
          <w:i w:val="0"/>
          <w:iCs w:val="0"/>
        </w:rPr>
        <w:t xml:space="preserve"> </w:t>
      </w:r>
      <w:r w:rsidR="004B3E79" w:rsidRPr="00772A1D">
        <w:rPr>
          <w:rStyle w:val="Hervorhebung"/>
          <w:i w:val="0"/>
          <w:iCs w:val="0"/>
        </w:rPr>
        <w:t>Als</w:t>
      </w:r>
      <w:r w:rsidR="0034184D" w:rsidRPr="00772A1D">
        <w:rPr>
          <w:rStyle w:val="Hervorhebung"/>
          <w:i w:val="0"/>
          <w:iCs w:val="0"/>
        </w:rPr>
        <w:t xml:space="preserve"> </w:t>
      </w:r>
      <w:r w:rsidR="00644AAB" w:rsidRPr="00772A1D">
        <w:rPr>
          <w:rStyle w:val="Hervorhebung"/>
          <w:i w:val="0"/>
          <w:iCs w:val="0"/>
        </w:rPr>
        <w:t>Oberbegriff</w:t>
      </w:r>
      <w:r w:rsidR="004B3E79" w:rsidRPr="00772A1D">
        <w:rPr>
          <w:rStyle w:val="Hervorhebung"/>
          <w:i w:val="0"/>
          <w:iCs w:val="0"/>
        </w:rPr>
        <w:t xml:space="preserve"> bezieht sich KI häufig auf</w:t>
      </w:r>
      <w:r w:rsidR="00644AAB" w:rsidRPr="00772A1D">
        <w:rPr>
          <w:rStyle w:val="Hervorhebung"/>
          <w:i w:val="0"/>
          <w:iCs w:val="0"/>
        </w:rPr>
        <w:t xml:space="preserve"> verschiedene Computeralgorithmen</w:t>
      </w:r>
      <w:r w:rsidR="004B3E79" w:rsidRPr="00772A1D">
        <w:rPr>
          <w:rStyle w:val="Hervorhebung"/>
          <w:i w:val="0"/>
          <w:iCs w:val="0"/>
        </w:rPr>
        <w:t xml:space="preserve">, </w:t>
      </w:r>
      <w:r w:rsidR="00512F1A" w:rsidRPr="00772A1D">
        <w:t xml:space="preserve">die Aufgaben </w:t>
      </w:r>
      <w:r w:rsidR="00944901" w:rsidRPr="00772A1D">
        <w:t>lösen,</w:t>
      </w:r>
      <w:r w:rsidR="00512F1A" w:rsidRPr="00772A1D">
        <w:t xml:space="preserve"> </w:t>
      </w:r>
      <w:r w:rsidR="004F579E" w:rsidRPr="00772A1D">
        <w:t>welche</w:t>
      </w:r>
      <w:r w:rsidR="00512F1A" w:rsidRPr="00772A1D">
        <w:t xml:space="preserve"> menschliche Intelligenz erfordern</w:t>
      </w:r>
      <w:r w:rsidR="00CF041A" w:rsidRPr="00772A1D">
        <w:t>, wie z. B. das Treffen von Entscheidungen oder</w:t>
      </w:r>
      <w:r w:rsidR="002F3387" w:rsidRPr="00772A1D">
        <w:t xml:space="preserve"> das Lernen aus Erfahrungen</w:t>
      </w:r>
      <w:r w:rsidR="00CF041A" w:rsidRPr="00772A1D">
        <w:t xml:space="preserve"> </w:t>
      </w:r>
      <w:sdt>
        <w:sdtPr>
          <w:alias w:val="To edit, see citavi.com/edit"/>
          <w:tag w:val="CitaviPlaceholder#67433168-136f-43ad-bdb3-21e496e34d8f"/>
          <w:id w:val="-281344137"/>
          <w:placeholder>
            <w:docPart w:val="834EC4B95B4949F0A7D076CEE50063ED"/>
          </w:placeholder>
        </w:sdtPr>
        <w:sdtContent>
          <w:r w:rsidR="00512F1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ZjNjNDBhLWU5MDItNDRkNC05NThlLTY0MTJjZTIzM2YzMSIsIlJhbmdlTGVuZ3RoIjoyMSwiUmVmZXJlbmNlSWQiOiIxZWJlNTJiYy1mMzNhLTQ3OTAtYjVmMi1hOTA2ZGM5MjMx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ZW5vdm9cXEFwcERhdGFcXExvY2FsXFxUZW1wXFxxbGw0Z2RtYi5qcGciLCJVcmlTdHJpbmciOiIxZWJlNTJiYy1mMzNhLTQ3OTAtYjVmMi1hOTA2ZGM5MjMxZ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yNS0wMjMtMDA2ODAtM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czEyNTI1LTAyMy0wMDY4MC0xIiwiVXJpU3RyaW5nIjoiaHR0cHM6Ly9kb2kub3JnLzEwLjEwMDcvczEyNTI1LTAyMy0wMDY4MC0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cmVmIjoiOCJ9fSx7IiRpZCI6IjIy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GlkIjoiMjM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I0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pZCI6IjI1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yOSIsIiR0eXBlIjoiU3dpc3NBY2FkZW1pYy5DaXRhdmkuTG9jYXRpb24sIFN3aXNzQWNhZGVtaWMuQ2l0YXZpIiwiQWRkcmVzcyI6eyIkaWQiOiIzMC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zMiIsIiR0eXBlIjoiU3dpc3NBY2FkZW1pYy5DaXRhdmkuTG9jYXRpb24sIFN3aXNzQWNhZGVtaWMuQ2l0YXZpIiwiQWRkcmVzcyI6eyIkaWQiOiIzMy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Mzg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zOS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fV0sIkZvcm1hdHRlZFRleHQiOnsiJGlkIjoiNDAiLCJDb3VudCI6MSwiVGV4dFVuaXRzIjpbeyIkaWQiOiI0MSIsIkZvbnRTdHlsZSI6eyIkaWQiOiI0MiIsIk5ldXRyYWwiOnRydWV9LCJSZWFkaW5nT3JkZXIiOjEsIlRleHQiOiIoQmFuaCAmIFN0cm9iZWwsIDIwMjM7IFN0ZWluIGV0IGFsLiwgMjAyNCkifV19LCJUYWciOiJDaXRhdmlQbGFjZWhvbGRlciM2NzQzMzE2OC0xMzZmLTQzYWQtYmRiMy0yMWU0OTZlMzRkOGYiLCJUZXh0IjoiKEJhbmggJiBTdHJvYmVsLCAyMDIzOyBTdGVpbiBldCBhbC4sIDIwMjQpIiwiV0FJVmVyc2lvbiI6IjYuMTkuMi4xIn0=}</w:instrText>
          </w:r>
          <w:r w:rsidR="00512F1A" w:rsidRPr="00772A1D">
            <w:fldChar w:fldCharType="separate"/>
          </w:r>
          <w:r w:rsidR="00DC3234">
            <w:t>(</w:t>
          </w:r>
          <w:proofErr w:type="spellStart"/>
          <w:r w:rsidR="00DC3234">
            <w:t>Banh</w:t>
          </w:r>
          <w:proofErr w:type="spellEnd"/>
          <w:r w:rsidR="00DC3234">
            <w:t xml:space="preserve"> &amp; Strobel, 2023; Stein et al., 2024)</w:t>
          </w:r>
          <w:r w:rsidR="00512F1A" w:rsidRPr="00772A1D">
            <w:fldChar w:fldCharType="end"/>
          </w:r>
        </w:sdtContent>
      </w:sdt>
      <w:r w:rsidR="00512F1A" w:rsidRPr="00772A1D">
        <w:t xml:space="preserve">. </w:t>
      </w:r>
    </w:p>
    <w:p w14:paraId="23FE0BB0" w14:textId="3BE6FB1E" w:rsidR="001A258E" w:rsidRPr="00772A1D" w:rsidRDefault="00D93A18" w:rsidP="0079482C">
      <w:r w:rsidRPr="00772A1D">
        <w:t>Als</w:t>
      </w:r>
      <w:r w:rsidRPr="00772A1D">
        <w:rPr>
          <w:rStyle w:val="Hervorhebung"/>
        </w:rPr>
        <w:t xml:space="preserve"> g</w:t>
      </w:r>
      <w:r w:rsidR="00262233" w:rsidRPr="00772A1D">
        <w:rPr>
          <w:rStyle w:val="Hervorhebung"/>
        </w:rPr>
        <w:t>enerativ</w:t>
      </w:r>
      <w:r w:rsidR="00262233" w:rsidRPr="00772A1D">
        <w:t xml:space="preserve"> </w:t>
      </w:r>
      <w:r w:rsidR="00F26EA9" w:rsidRPr="00772A1D">
        <w:t>wird</w:t>
      </w:r>
      <w:r w:rsidR="00262233" w:rsidRPr="00772A1D">
        <w:t xml:space="preserve"> ein KI-</w:t>
      </w:r>
      <w:r w:rsidR="0071042D" w:rsidRPr="00772A1D">
        <w:t>System</w:t>
      </w:r>
      <w:r w:rsidR="00F26EA9" w:rsidRPr="00772A1D">
        <w:t xml:space="preserve"> </w:t>
      </w:r>
      <w:r w:rsidR="0071042D" w:rsidRPr="00772A1D">
        <w:t xml:space="preserve">dann </w:t>
      </w:r>
      <w:r w:rsidR="00F26EA9" w:rsidRPr="00772A1D">
        <w:t>beschrieben</w:t>
      </w:r>
      <w:r w:rsidR="00262233" w:rsidRPr="00772A1D">
        <w:t xml:space="preserve">, </w:t>
      </w:r>
      <w:r w:rsidR="00F26EA9" w:rsidRPr="00772A1D">
        <w:t>wenn es in der Lage ist,</w:t>
      </w:r>
      <w:r w:rsidR="00262233" w:rsidRPr="00772A1D">
        <w:t xml:space="preserve"> selbstständig und ohne explizite menschliche Programmierung neue Inhalte </w:t>
      </w:r>
      <w:r w:rsidR="00F26EA9" w:rsidRPr="00772A1D">
        <w:t xml:space="preserve">zu generieren </w:t>
      </w:r>
      <w:sdt>
        <w:sdtPr>
          <w:alias w:val="To edit, see citavi.com/edit"/>
          <w:tag w:val="CitaviPlaceholder#ae80af03-e67e-4624-b718-f382862bb84f"/>
          <w:id w:val="-1955547221"/>
          <w:placeholder>
            <w:docPart w:val="F8A5E7C581BA455C9FE8BB2A0E5EF76E"/>
          </w:placeholder>
        </w:sdtPr>
        <w:sdtContent>
          <w:r w:rsidR="00262233"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ODJmMDI2LTIxZTktNGVjOS05ODZkLTc3YzdhOTNjYmZmMiIsIlJhbmdlTGVuZ3RoIjoyNiwiUmVmZXJlbmNlSWQiOiI1Y2RmZGFkNy1iNzRkLTRmMTgtODI3Ny0wNTE0MTFkOWU0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MZW5vdm9cXEFwcERhdGFcXExvY2FsXFxUZW1wXFxpaDFndWxjei5qcGciLCJVcmlTdHJpbmciOiI1Y2RmZGFkNy1iNzRkLTRmMTgtODI3Ny0wNTE0MTFkOWU0NW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4MzQtNy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czEyNTk5LTAyMy0wMDgzNC03IiwiVXJpU3RyaW5nIjoiaHR0cHM6Ly9kb2kub3JnLzEwLjEwMDcvczEyNTk5LTAyMy0wMDgzNC03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}</w:instrText>
          </w:r>
          <w:r w:rsidR="00262233" w:rsidRPr="00772A1D">
            <w:fldChar w:fldCharType="separate"/>
          </w:r>
          <w:r w:rsidR="00DC3234">
            <w:t>(Feuerriegel et al., 2024)</w:t>
          </w:r>
          <w:r w:rsidR="00262233" w:rsidRPr="00772A1D">
            <w:fldChar w:fldCharType="end"/>
          </w:r>
        </w:sdtContent>
      </w:sdt>
      <w:r w:rsidR="00262233" w:rsidRPr="00772A1D">
        <w:t xml:space="preserve">. </w:t>
      </w:r>
      <w:r w:rsidR="003357F6" w:rsidRPr="00772A1D">
        <w:t xml:space="preserve">Anders als </w:t>
      </w:r>
      <w:r w:rsidR="00AA73BE" w:rsidRPr="00772A1D">
        <w:t>klassische KI-</w:t>
      </w:r>
      <w:r w:rsidR="003357F6" w:rsidRPr="00772A1D">
        <w:t xml:space="preserve">Vorgängermodelle </w:t>
      </w:r>
      <w:r w:rsidR="00216442" w:rsidRPr="00772A1D">
        <w:t>analysiert</w:t>
      </w:r>
      <w:r w:rsidR="003357F6" w:rsidRPr="00772A1D">
        <w:t xml:space="preserve"> </w:t>
      </w:r>
      <w:r w:rsidR="00E02164" w:rsidRPr="00772A1D">
        <w:t>GenKI</w:t>
      </w:r>
      <w:r w:rsidR="003357F6" w:rsidRPr="00772A1D">
        <w:t xml:space="preserve"> nicht nur bestehende Daten </w:t>
      </w:r>
      <w:r w:rsidR="00AA73BE" w:rsidRPr="00772A1D">
        <w:t xml:space="preserve">und </w:t>
      </w:r>
      <w:r w:rsidR="00216442" w:rsidRPr="00772A1D">
        <w:t>trifft Vorhersagen</w:t>
      </w:r>
      <w:r w:rsidR="003357F6" w:rsidRPr="00772A1D">
        <w:t xml:space="preserve">, sondern </w:t>
      </w:r>
      <w:r w:rsidR="00216442" w:rsidRPr="00772A1D">
        <w:t>erzeugt</w:t>
      </w:r>
      <w:r w:rsidR="00966FEF" w:rsidRPr="00772A1D">
        <w:t xml:space="preserve"> </w:t>
      </w:r>
      <w:r w:rsidR="003357F6" w:rsidRPr="00772A1D">
        <w:t>neue menschenähnliche</w:t>
      </w:r>
      <w:r w:rsidR="00F8046B" w:rsidRPr="00772A1D">
        <w:t xml:space="preserve"> und hochwertige</w:t>
      </w:r>
      <w:r w:rsidR="003357F6" w:rsidRPr="00772A1D">
        <w:t xml:space="preserve"> Inhalte, wie Texte, Bilder, </w:t>
      </w:r>
      <w:r w:rsidR="00DC2161" w:rsidRPr="00772A1D">
        <w:t xml:space="preserve">Video </w:t>
      </w:r>
      <w:r w:rsidR="003357F6" w:rsidRPr="00772A1D">
        <w:t xml:space="preserve">und Musik </w:t>
      </w:r>
      <w:sdt>
        <w:sdtPr>
          <w:alias w:val="To edit, see citavi.com/edit"/>
          <w:tag w:val="CitaviPlaceholder#b2a44ff0-334f-40cc-b6a0-be986d9cbac5"/>
          <w:id w:val="-1866119451"/>
          <w:placeholder>
            <w:docPart w:val="BDEC92B636924FFDA1FF7E20CC19D1ED"/>
          </w:placeholder>
        </w:sdtPr>
        <w:sdtContent>
          <w:r w:rsidR="003357F6"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ZTczY2YzLTVjMzEtNDdjNy1hZGJkLTI3MDA2YTA4MGQyYiIsIlJhbmdlU3RhcnQiOjg2LCJSYW5nZUxlbmd0aCI6MTksIlJlZmVyZW5jZUlkIjoiZTYxNjk1NDQtM2FhNC00NjFhLTk1MDgtNzNlMGMzMDNlMz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4MC8wODg3NDQxNy4yMDIzLjIyNjEwMTAiLCJVcmlTdHJpbmciOiJodHRwczovL2RvaS5vcmcvMTAuMTA4MC8wODg3NDQxNy4yMDIzLjIyNjEwMTA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}</w:instrText>
          </w:r>
          <w:r w:rsidR="003357F6" w:rsidRPr="00772A1D">
            <w:fldChar w:fldCharType="separate"/>
          </w:r>
          <w:r w:rsidR="00DC3234">
            <w:t>(Feuerriegel et al., 2024; García-</w:t>
          </w:r>
          <w:proofErr w:type="spellStart"/>
          <w:r w:rsidR="00DC3234">
            <w:t>Peñalvo</w:t>
          </w:r>
          <w:proofErr w:type="spellEnd"/>
          <w:r w:rsidR="00DC3234">
            <w:t xml:space="preserve"> &amp; Vázquez-</w:t>
          </w:r>
          <w:proofErr w:type="spellStart"/>
          <w:r w:rsidR="00DC3234">
            <w:t>Ingelmo</w:t>
          </w:r>
          <w:proofErr w:type="spellEnd"/>
          <w:r w:rsidR="00DC3234">
            <w:t xml:space="preserve">, 2023; Haase &amp; Hanel, </w:t>
          </w:r>
          <w:r w:rsidR="00DC3234">
            <w:lastRenderedPageBreak/>
            <w:t xml:space="preserve">2023; </w:t>
          </w:r>
          <w:proofErr w:type="spellStart"/>
          <w:r w:rsidR="00DC3234">
            <w:t>Ooi</w:t>
          </w:r>
          <w:proofErr w:type="spellEnd"/>
          <w:r w:rsidR="00DC3234">
            <w:t xml:space="preserve"> et al., 2023)</w:t>
          </w:r>
          <w:r w:rsidR="003357F6" w:rsidRPr="00772A1D">
            <w:fldChar w:fldCharType="end"/>
          </w:r>
        </w:sdtContent>
      </w:sdt>
      <w:r w:rsidR="00B14D1F" w:rsidRPr="00772A1D">
        <w:t xml:space="preserve">. </w:t>
      </w:r>
      <w:r w:rsidR="00942749" w:rsidRPr="00772A1D">
        <w:t xml:space="preserve">Ziel </w:t>
      </w:r>
      <w:r w:rsidR="001A258E" w:rsidRPr="00772A1D">
        <w:t>kann es</w:t>
      </w:r>
      <w:r w:rsidR="00942749" w:rsidRPr="00772A1D">
        <w:t xml:space="preserve"> </w:t>
      </w:r>
      <w:r w:rsidR="00171B73" w:rsidRPr="00772A1D">
        <w:t>dabei nicht nur</w:t>
      </w:r>
      <w:r w:rsidR="001A258E" w:rsidRPr="00772A1D">
        <w:t xml:space="preserve"> sein</w:t>
      </w:r>
      <w:r w:rsidR="00942749" w:rsidRPr="00772A1D">
        <w:t xml:space="preserve">, </w:t>
      </w:r>
      <w:r w:rsidR="00643C16" w:rsidRPr="00772A1D">
        <w:t>menschliche Kreativität nachzuahmen</w:t>
      </w:r>
      <w:r w:rsidR="00942749" w:rsidRPr="00772A1D">
        <w:t xml:space="preserve">, sondern diese </w:t>
      </w:r>
      <w:r w:rsidR="00643C16" w:rsidRPr="00772A1D">
        <w:t xml:space="preserve">sogar zu übertreffen </w:t>
      </w:r>
      <w:sdt>
        <w:sdtPr>
          <w:alias w:val="To edit, see citavi.com/edit"/>
          <w:tag w:val="CitaviPlaceholder#4121a694-06b0-4548-8a86-93a9485945da"/>
          <w:id w:val="186726512"/>
          <w:placeholder>
            <w:docPart w:val="FF5CA2F9877F4100A7523B9EF0A9F7CC"/>
          </w:placeholder>
        </w:sdtPr>
        <w:sdtContent>
          <w:r w:rsidR="00643C16"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ZjIwOGVjLTA1MGQtNGFiZi05NzcwLTEwZWRiNzAwODQ0YiIsIlJhbmdlTGVuZ3RoIjoyMywiUmVmZXJlbmNlSWQiOiIwMTJiMzcwYS05MjYyLTQxMGEtOTVmNC0xOWJmYTUwMGYzZ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xlbm92b1xcQXBwRGF0YVxcTG9jYWxcXFRlbXBcXGhwb3R6Mm9kLmpwZyIsIlVyaVN0cmluZyI6IjAxMmIzNzBhLTkyNjItNDEwYS05NWY0LTE5YmZhNTAwZjNl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zOTAvc3UxNjAzMTE2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c3UxNjAzMTE2NiIsIlVyaVN0cmluZyI6Imh0dHBzOi8vZG9pLm9yZy8xMC4zMzkwL3N1MTYwMzExNj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}</w:instrText>
          </w:r>
          <w:r w:rsidR="00643C16" w:rsidRPr="00772A1D">
            <w:fldChar w:fldCharType="separate"/>
          </w:r>
          <w:r w:rsidR="00DC3234">
            <w:t xml:space="preserve">(Al </w:t>
          </w:r>
          <w:proofErr w:type="spellStart"/>
          <w:r w:rsidR="00DC3234">
            <w:t>Naqbi</w:t>
          </w:r>
          <w:proofErr w:type="spellEnd"/>
          <w:r w:rsidR="00DC3234">
            <w:t xml:space="preserve"> et al., 2024)</w:t>
          </w:r>
          <w:r w:rsidR="00643C16" w:rsidRPr="00772A1D">
            <w:fldChar w:fldCharType="end"/>
          </w:r>
        </w:sdtContent>
      </w:sdt>
      <w:r w:rsidR="00643C16" w:rsidRPr="00772A1D">
        <w:t xml:space="preserve">. </w:t>
      </w:r>
    </w:p>
    <w:p w14:paraId="491E5578" w14:textId="6218EE4F" w:rsidR="00782F71" w:rsidRDefault="00AD15E5" w:rsidP="0079482C">
      <w:r>
        <w:t>Ein wichtiger Bereich von</w:t>
      </w:r>
      <w:r w:rsidR="00F35D9B" w:rsidRPr="00F35D9B">
        <w:t xml:space="preserve"> GenKI</w:t>
      </w:r>
      <w:r w:rsidR="00F35D9B">
        <w:t xml:space="preserve"> ist die</w:t>
      </w:r>
      <w:r w:rsidR="00F35D9B">
        <w:rPr>
          <w:i/>
          <w:iCs/>
        </w:rPr>
        <w:t xml:space="preserve"> </w:t>
      </w:r>
      <w:r w:rsidR="00596F6E" w:rsidRPr="001A4FB5">
        <w:rPr>
          <w:i/>
          <w:iCs/>
        </w:rPr>
        <w:t>Sprachmodel</w:t>
      </w:r>
      <w:r w:rsidR="00F1190E">
        <w:rPr>
          <w:i/>
          <w:iCs/>
        </w:rPr>
        <w:t>l</w:t>
      </w:r>
      <w:r w:rsidR="00596F6E" w:rsidRPr="001A4FB5">
        <w:rPr>
          <w:i/>
          <w:iCs/>
        </w:rPr>
        <w:t>ierung</w:t>
      </w:r>
      <w:r w:rsidR="008E3AAC">
        <w:t>, auch</w:t>
      </w:r>
      <w:r>
        <w:t xml:space="preserve"> bekannt als</w:t>
      </w:r>
      <w:r w:rsidR="00596F6E">
        <w:t xml:space="preserve"> </w:t>
      </w:r>
      <w:r w:rsidR="00596F6E" w:rsidRPr="001A4FB5">
        <w:rPr>
          <w:i/>
          <w:iCs/>
        </w:rPr>
        <w:t>Language Modeling</w:t>
      </w:r>
      <w:r w:rsidR="00596F6E">
        <w:t xml:space="preserve"> (LM)</w:t>
      </w:r>
      <w:r w:rsidR="00DC3B85">
        <w:t xml:space="preserve">. </w:t>
      </w:r>
      <w:r w:rsidR="003B2E97">
        <w:t>Verwendung findet LM</w:t>
      </w:r>
      <w:r w:rsidR="00DC3B85">
        <w:t xml:space="preserve"> </w:t>
      </w:r>
      <w:r w:rsidR="00C0283E">
        <w:t xml:space="preserve">in der </w:t>
      </w:r>
      <w:r w:rsidR="009F2785">
        <w:t>natürlichen Sprach</w:t>
      </w:r>
      <w:r w:rsidR="00696C2A">
        <w:softHyphen/>
      </w:r>
      <w:r w:rsidR="009F2785">
        <w:t>verarbeitung</w:t>
      </w:r>
      <w:r w:rsidR="00371100">
        <w:t xml:space="preserve"> </w:t>
      </w:r>
      <w:r w:rsidR="00763CCC">
        <w:t>bzw.</w:t>
      </w:r>
      <w:r w:rsidR="009F2785">
        <w:t xml:space="preserve"> im  </w:t>
      </w:r>
      <w:r w:rsidR="009F2785" w:rsidRPr="0087629C">
        <w:rPr>
          <w:i/>
          <w:iCs/>
        </w:rPr>
        <w:t>Natural Language Processing</w:t>
      </w:r>
      <w:r w:rsidR="009F2785">
        <w:t xml:space="preserve"> (NLP</w:t>
      </w:r>
      <w:r w:rsidR="0087629C">
        <w:t>),</w:t>
      </w:r>
      <w:r w:rsidR="00BF2E38">
        <w:t xml:space="preserve"> um</w:t>
      </w:r>
      <w:r w:rsidR="004C0F97">
        <w:t xml:space="preserve"> in einer Textsequenz</w:t>
      </w:r>
      <w:r w:rsidR="00BF2E38">
        <w:t xml:space="preserve"> </w:t>
      </w:r>
      <w:r w:rsidR="0086262A">
        <w:t xml:space="preserve">das nächste Zeichen oder Wort </w:t>
      </w:r>
      <w:r w:rsidR="004C0F97">
        <w:t xml:space="preserve">vorherzusagen </w:t>
      </w:r>
      <w:sdt>
        <w:sdtPr>
          <w:alias w:val="To edit, see citavi.com/edit"/>
          <w:tag w:val="CitaviPlaceholder#129a1eed-2efe-44bc-80df-2896e13a3f7f"/>
          <w:id w:val="-1271771377"/>
          <w:placeholder>
            <w:docPart w:val="428A7521555843F09246C3A6C62275CC"/>
          </w:placeholder>
        </w:sdtPr>
        <w:sdtEndPr/>
        <w:sdtContent>
          <w:r w:rsidR="004C0F97">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2M3MWQ1LTI4YzAtNGFjNC04ZmYwLTM1YWUzZDQwMDQ4ZCIsIlJhbmdlTGVuZ3RoIjoxOSwiUmVmZXJlbmNlSWQiOiIwMzYyNzA3Yy0zNTkyLTQ2MTEtYTQyYi0xNTJiNjI0YmU4M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xMC4zNjIyNy90ZWNocnhpdi4yMzU4OTc0MS52NCIsIlVyaVN0cmluZyI6Imh0dHBzOi8vZG9pLm9yZy8xMC4zNjIyNy90ZWNocnhpdi4yMzU4OTc0MS52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}</w:instrText>
          </w:r>
          <w:r w:rsidR="004C0F97">
            <w:fldChar w:fldCharType="separate"/>
          </w:r>
          <w:r w:rsidR="001643B0">
            <w:t>(Hadi et al., 2023)</w:t>
          </w:r>
          <w:r w:rsidR="004C0F97">
            <w:fldChar w:fldCharType="end"/>
          </w:r>
        </w:sdtContent>
      </w:sdt>
      <w:r w:rsidR="004C0F97">
        <w:t xml:space="preserve">. </w:t>
      </w:r>
      <w:r w:rsidR="00763CCC">
        <w:t>Dabei erfasst</w:t>
      </w:r>
      <w:r w:rsidR="00582982">
        <w:t xml:space="preserve"> </w:t>
      </w:r>
      <w:r w:rsidR="00F920CE">
        <w:t>LM</w:t>
      </w:r>
      <w:r w:rsidR="00582982">
        <w:t xml:space="preserve"> die Wahrscheinlichkeit von Wortverteilungen</w:t>
      </w:r>
      <w:r w:rsidR="00B32952">
        <w:t>, ver</w:t>
      </w:r>
      <w:r w:rsidR="00C2667D">
        <w:t>v</w:t>
      </w:r>
      <w:r w:rsidR="00B32952">
        <w:t xml:space="preserve">ollständigt Sätze und </w:t>
      </w:r>
      <w:r w:rsidR="008E3AAC">
        <w:t>generiert</w:t>
      </w:r>
      <w:r w:rsidR="00C2667D">
        <w:t xml:space="preserve"> eigenständig</w:t>
      </w:r>
      <w:r w:rsidR="00582982">
        <w:t xml:space="preserve"> </w:t>
      </w:r>
      <w:r w:rsidR="00F920CE">
        <w:t xml:space="preserve">neue </w:t>
      </w:r>
      <w:r w:rsidR="00B32952">
        <w:t>Texte</w:t>
      </w:r>
      <w:r w:rsidR="00F920CE">
        <w:t xml:space="preserve"> </w:t>
      </w:r>
      <w:sdt>
        <w:sdtPr>
          <w:alias w:val="To edit, see citavi.com/edit"/>
          <w:tag w:val="CitaviPlaceholder#e35d7120-4dd0-486b-8230-09fb3e0aeca7"/>
          <w:id w:val="458681889"/>
          <w:placeholder>
            <w:docPart w:val="428A7521555843F09246C3A6C62275CC"/>
          </w:placeholder>
        </w:sdtPr>
        <w:sdtEndPr/>
        <w:sdtContent>
          <w:r w:rsidR="00F920CE">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GYyMmY5LTQ2MWUtNDI1YS1iZmRkLWI4NDhmYWJkMjJmOCIsIlJhbmdlTGVuZ3RoIjoxOSwiUmVmZXJlbmNlSWQiOiIwMzYyNzA3Yy0zNTkyLTQ2MTEtYTQyYi0xNTJiNjI0YmU4M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xMC4zNjIyNy90ZWNocnhpdi4yMzU4OTc0MS52NCIsIlVyaVN0cmluZyI6Imh0dHBzOi8vZG9pLm9yZy8xMC4zNjIyNy90ZWNocnhpdi4yMzU4OTc0MS52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}</w:instrText>
          </w:r>
          <w:r w:rsidR="00F920CE">
            <w:fldChar w:fldCharType="separate"/>
          </w:r>
          <w:r w:rsidR="001643B0">
            <w:t>(Hadi et al., 2023)</w:t>
          </w:r>
          <w:r w:rsidR="00F920CE">
            <w:fldChar w:fldCharType="end"/>
          </w:r>
        </w:sdtContent>
      </w:sdt>
      <w:r w:rsidR="00F920CE">
        <w:t xml:space="preserve">. </w:t>
      </w:r>
    </w:p>
    <w:p w14:paraId="4A2654E1" w14:textId="2B95D7BF" w:rsidR="005069DA" w:rsidRDefault="00F21057" w:rsidP="0079482C">
      <w:r w:rsidRPr="00772A1D">
        <w:rPr>
          <w:rStyle w:val="Hervorhebung"/>
        </w:rPr>
        <w:t xml:space="preserve">Große Sprachmodelle </w:t>
      </w:r>
      <w:r w:rsidRPr="00772A1D">
        <w:rPr>
          <w:rStyle w:val="Hervorhebung"/>
          <w:i w:val="0"/>
          <w:iCs w:val="0"/>
        </w:rPr>
        <w:t>oder auch</w:t>
      </w:r>
      <w:r w:rsidRPr="00772A1D">
        <w:rPr>
          <w:rStyle w:val="Hervorhebung"/>
        </w:rPr>
        <w:t xml:space="preserve"> </w:t>
      </w:r>
      <w:r w:rsidR="00A77EF8" w:rsidRPr="00772A1D">
        <w:rPr>
          <w:rStyle w:val="Hervorhebung"/>
        </w:rPr>
        <w:t>Large Language Models</w:t>
      </w:r>
      <w:r w:rsidR="00A77EF8" w:rsidRPr="00772A1D">
        <w:t xml:space="preserve"> (LLMs</w:t>
      </w:r>
      <w:r w:rsidR="00C4627E" w:rsidRPr="00772A1D">
        <w:t>)</w:t>
      </w:r>
      <w:r w:rsidR="00A77EF8" w:rsidRPr="00772A1D">
        <w:t xml:space="preserve"> </w:t>
      </w:r>
      <w:r w:rsidR="00671BBB" w:rsidRPr="00772A1D">
        <w:t xml:space="preserve">sind spezialisierte </w:t>
      </w:r>
      <w:r w:rsidR="007D57A0" w:rsidRPr="00772A1D">
        <w:rPr>
          <w:i/>
          <w:iCs/>
        </w:rPr>
        <w:t>Deep Learning</w:t>
      </w:r>
      <w:r w:rsidR="00EB32A2" w:rsidRPr="00772A1D">
        <w:rPr>
          <w:i/>
          <w:iCs/>
        </w:rPr>
        <w:t xml:space="preserve"> (DL)</w:t>
      </w:r>
      <w:r w:rsidR="00671BBB" w:rsidRPr="00772A1D">
        <w:rPr>
          <w:i/>
          <w:iCs/>
        </w:rPr>
        <w:t>-Systeme</w:t>
      </w:r>
      <w:r w:rsidR="00A63EFC" w:rsidRPr="00772A1D">
        <w:t xml:space="preserve">, die </w:t>
      </w:r>
      <w:r w:rsidR="00EB32A2" w:rsidRPr="00772A1D">
        <w:t>in den letzten Jahren sehr große Fortschritte gemacht haben</w:t>
      </w:r>
      <w:r w:rsidR="00A77EF8" w:rsidRPr="00772A1D">
        <w:t xml:space="preserve">  </w:t>
      </w:r>
      <w:sdt>
        <w:sdtPr>
          <w:alias w:val="To edit, see citavi.com/edit"/>
          <w:tag w:val="CitaviPlaceholder#3f2cb6de-e4af-4f83-8e47-2a0efdbb600e"/>
          <w:id w:val="609015757"/>
          <w:placeholder>
            <w:docPart w:val="EE4F940B07754F3BB264A9E8131A90E1"/>
          </w:placeholder>
        </w:sdtPr>
        <w:sdtContent>
          <w:r w:rsidR="00A77EF8"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2JmZWVkLTZkMGQtNDM3NC04ZTQwLTQ5MjA4MWU4NjE5ZSIsIlJhbmdlTGVuZ3RoIjoyMiwiUmVmZXJlbmNlSWQiOiJkNzBkOTAyYS0xM2Q4LTQ5YmItYjg1OS0xM2I2MjAyMWY3M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TAuMTAxNi9qLmxpbmRpZi4yMDIzLjEwMjI3NCIsIlVyaVN0cmluZyI6Imh0dHBzOi8vZG9pLm9yZy8xMC4xMDE2L2oubGluZGlmLjIwMjMuMTAyMjc0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}</w:instrText>
          </w:r>
          <w:r w:rsidR="00A77EF8" w:rsidRPr="00772A1D">
            <w:fldChar w:fldCharType="separate"/>
          </w:r>
          <w:r w:rsidR="00DC3234">
            <w:t>(</w:t>
          </w:r>
          <w:proofErr w:type="spellStart"/>
          <w:r w:rsidR="00DC3234">
            <w:t>Kasneci</w:t>
          </w:r>
          <w:proofErr w:type="spellEnd"/>
          <w:r w:rsidR="00DC3234">
            <w:t xml:space="preserve"> et al., 2023)</w:t>
          </w:r>
          <w:r w:rsidR="00A77EF8" w:rsidRPr="00772A1D">
            <w:fldChar w:fldCharType="end"/>
          </w:r>
        </w:sdtContent>
      </w:sdt>
      <w:r w:rsidR="00A77EF8" w:rsidRPr="00772A1D">
        <w:t xml:space="preserve">. </w:t>
      </w:r>
      <w:r w:rsidR="00081E7A" w:rsidRPr="00772A1D">
        <w:t>LLMs</w:t>
      </w:r>
      <w:r w:rsidR="00A77EF8" w:rsidRPr="00772A1D">
        <w:t xml:space="preserve"> </w:t>
      </w:r>
      <w:r w:rsidR="0050758B" w:rsidRPr="00772A1D">
        <w:t>verarbeiten</w:t>
      </w:r>
      <w:r w:rsidR="00081E7A" w:rsidRPr="00772A1D">
        <w:t xml:space="preserve"> und generieren</w:t>
      </w:r>
      <w:r w:rsidR="005022FE" w:rsidRPr="00772A1D">
        <w:t xml:space="preserve"> </w:t>
      </w:r>
      <w:r w:rsidR="00081E7A" w:rsidRPr="00772A1D">
        <w:t xml:space="preserve">Daten sequenziell </w:t>
      </w:r>
      <w:r w:rsidR="005022FE" w:rsidRPr="00772A1D">
        <w:t xml:space="preserve">mithilfe von neuronalen Netzwerkarchitekturen </w:t>
      </w:r>
      <w:sdt>
        <w:sdtPr>
          <w:alias w:val="To edit, see citavi.com/edit"/>
          <w:tag w:val="CitaviPlaceholder#4a462174-55b2-4a7d-bf27-db1bde227d0b"/>
          <w:id w:val="1477268290"/>
          <w:placeholder>
            <w:docPart w:val="35244AFBCEBF4FD7B16F68B0C92944C2"/>
          </w:placeholder>
        </w:sdtPr>
        <w:sdtEndPr/>
        <w:sdtContent>
          <w:r w:rsidR="0050758B"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ODBhY2ZjLTAxMDAtNDg3Yi1iYTc0LTFmNzI3Y2ZhMzYwOC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NGE0NjIxNzQtNTViMi00YTdkLWJmMjctZGIxYmRlMjI3ZDBiIiwiVGV4dCI6IihPb2kgZXQgYWwuLCAyMDIzKSIsIldBSVZlcnNpb24iOiI2LjE5LjIuMSJ9}</w:instrText>
          </w:r>
          <w:r w:rsidR="0050758B" w:rsidRPr="00772A1D">
            <w:fldChar w:fldCharType="separate"/>
          </w:r>
          <w:r w:rsidR="00DC3234">
            <w:t>(</w:t>
          </w:r>
          <w:proofErr w:type="spellStart"/>
          <w:r w:rsidR="00DC3234">
            <w:t>Ooi</w:t>
          </w:r>
          <w:proofErr w:type="spellEnd"/>
          <w:r w:rsidR="00DC3234">
            <w:t xml:space="preserve"> et al., 2023)</w:t>
          </w:r>
          <w:r w:rsidR="0050758B" w:rsidRPr="00772A1D">
            <w:fldChar w:fldCharType="end"/>
          </w:r>
        </w:sdtContent>
      </w:sdt>
      <w:r w:rsidR="006A3CA5">
        <w:t xml:space="preserve">. </w:t>
      </w:r>
      <w:r w:rsidR="006A3CA5" w:rsidRPr="006A3CA5">
        <w:t xml:space="preserve">Sie lernen durch die Verarbeitung von </w:t>
      </w:r>
      <w:r w:rsidR="005F3771">
        <w:t>großen Datenmengen</w:t>
      </w:r>
      <w:r w:rsidR="009C302C">
        <w:t>, menschenähnliche Sprache zu verstehen</w:t>
      </w:r>
      <w:r w:rsidR="00CE3A8E">
        <w:t xml:space="preserve"> und zu erzeugen</w:t>
      </w:r>
      <w:r w:rsidR="009C302C">
        <w:t xml:space="preserve"> </w:t>
      </w:r>
      <w:sdt>
        <w:sdtPr>
          <w:alias w:val="To edit, see citavi.com/edit"/>
          <w:tag w:val="CitaviPlaceholder#f2052479-a9cd-45ed-b1be-c83a1b8ca791"/>
          <w:id w:val="1312601263"/>
          <w:placeholder>
            <w:docPart w:val="66A3097D3B8C4602AF1E1F1054304426"/>
          </w:placeholder>
        </w:sdtPr>
        <w:sdtEndPr/>
        <w:sdtContent>
          <w:r w:rsidR="005A4D2E">
            <w:fldChar w:fldCharType="begin"/>
          </w:r>
          <w:r w:rsidR="005A4D2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YTRmNGQxLTE5Y2YtNDI0Ny05NDI3LWJiYWYxMzYwODgzMiIsIlJhbmdlTGVuZ3RoIjoxOSwiUmVmZXJlbmNlSWQiOiIwMzYyNzA3Yy0zNTkyLTQ2MTEtYTQyYi0xNTJiNjI0YmU4M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xMC4zNjIyNy90ZWNocnhpdi4yMzU4OTc0MS52NCIsIlVyaVN0cmluZyI6Imh0dHBzOi8vZG9pLm9yZy8xMC4zNjIyNy90ZWNocnhpdi4yMzU4OTc0MS52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}</w:instrText>
          </w:r>
          <w:r w:rsidR="005A4D2E">
            <w:fldChar w:fldCharType="separate"/>
          </w:r>
          <w:r w:rsidR="001643B0">
            <w:t>(Hadi et al., 2023)</w:t>
          </w:r>
          <w:r w:rsidR="005A4D2E">
            <w:fldChar w:fldCharType="end"/>
          </w:r>
        </w:sdtContent>
      </w:sdt>
      <w:r w:rsidR="00CE3A8E">
        <w:t>. Durch den Einsatz von menschen</w:t>
      </w:r>
      <w:r w:rsidR="00C94198">
        <w:softHyphen/>
      </w:r>
      <w:r w:rsidR="00CE3A8E">
        <w:t>ähnlichen Rückmeldungen</w:t>
      </w:r>
      <w:r w:rsidR="005A14A2">
        <w:t xml:space="preserve"> sind LLMs in der Lage</w:t>
      </w:r>
      <w:r w:rsidR="007B70EB" w:rsidRPr="00772A1D">
        <w:t>,</w:t>
      </w:r>
      <w:r w:rsidR="005A14A2">
        <w:t xml:space="preserve"> Entscheidungen zu treffen, die menschliche </w:t>
      </w:r>
      <w:r w:rsidR="00A77EF8" w:rsidRPr="0078560A">
        <w:t xml:space="preserve">Werte berücksichtigen </w:t>
      </w:r>
      <w:sdt>
        <w:sdtPr>
          <w:alias w:val="To edit, see citavi.com/edit"/>
          <w:tag w:val="CitaviPlaceholder#6f6de006-ba34-4ca7-9397-6aac3280cdba"/>
          <w:id w:val="1802030161"/>
          <w:placeholder>
            <w:docPart w:val="7CD53F86B9694335A8A0CE227FF4C148"/>
          </w:placeholder>
        </w:sdtPr>
        <w:sdtEndPr/>
        <w:sdtContent>
          <w:r w:rsidR="00A77EF8" w:rsidRPr="0078560A">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ZjM1OTQwLWU5MTEtNDRmMS05M2E0LTdhYTY5ZGJjNDlkYiIsIlJhbmdlTGVuZ3RoIjoyNywiUmVmZXJlbmNlSWQiOiJkZmM1YjhlZi1mMmFjLTQyMTktYmMzNC0wNTM3MzI5ZmIxN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xlbm92b1xcQXBwRGF0YVxcTG9jYWxcXFRlbXBcXGN1Mm5lcHlzLmpwZyIsIlVyaVN0cmluZyI6ImRmYzViOGVmLWYyYWMtNDIxOS1iYzM0LTA1MzczMjlmYjE3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IzIiwiRG9pIjoiMTAuMzM4Ni93MzExNj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g2L3czMTE2MSIsIlVyaVN0cmluZyI6Imh0dHBzOi8vZG9pLm9yZy8xMC4zMzg2L3czMTE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}</w:instrText>
          </w:r>
          <w:r w:rsidR="00A77EF8" w:rsidRPr="0078560A">
            <w:fldChar w:fldCharType="separate"/>
          </w:r>
          <w:r w:rsidR="001643B0">
            <w:t>(Brynjolfsson et al., 2023)</w:t>
          </w:r>
          <w:r w:rsidR="00A77EF8" w:rsidRPr="0078560A">
            <w:fldChar w:fldCharType="end"/>
          </w:r>
        </w:sdtContent>
      </w:sdt>
      <w:r w:rsidR="00A77EF8" w:rsidRPr="0078560A">
        <w:t xml:space="preserve">. </w:t>
      </w:r>
      <w:r w:rsidR="00B81E0D" w:rsidRPr="00772A1D">
        <w:t xml:space="preserve">Ähnlich wie das menschliche Gehirn analysieren </w:t>
      </w:r>
      <w:r w:rsidR="005764F0" w:rsidRPr="00772A1D">
        <w:t>LLMs</w:t>
      </w:r>
      <w:r w:rsidR="00B406A2" w:rsidRPr="00772A1D">
        <w:t xml:space="preserve"> Probleme, </w:t>
      </w:r>
      <w:r w:rsidR="002433D7" w:rsidRPr="00772A1D">
        <w:t>schließen daraus Schlussfolgerungen</w:t>
      </w:r>
      <w:r w:rsidR="00A42832" w:rsidRPr="00772A1D">
        <w:t xml:space="preserve"> und können aus ihren eigenen Antworten lernen </w:t>
      </w:r>
      <w:sdt>
        <w:sdtPr>
          <w:alias w:val="To edit, see citavi.com/edit"/>
          <w:tag w:val="CitaviPlaceholder#372c293c-0b2d-451e-a2ae-7b6c57b2d313"/>
          <w:id w:val="-1865825937"/>
          <w:placeholder>
            <w:docPart w:val="75DEE7AF15054830B92AE314454CE19B"/>
          </w:placeholder>
        </w:sdtPr>
        <w:sdtEndPr/>
        <w:sdtContent>
          <w:r w:rsidR="003B0A6E"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mY4OWU1LTllMDctNGFiNy1iMzFkLTk2YzgzMDI4NzI0Yi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MzcyYzI5M2MtMGIyZC00NTFlLWEyYWUtN2I2YzU3YjJkMzEzIiwiVGV4dCI6IihPb2kgZXQgYWwuLCAyMDIzKSIsIldBSVZlcnNpb24iOiI2LjE5LjIuMSJ9}</w:instrText>
          </w:r>
          <w:r w:rsidR="003B0A6E" w:rsidRPr="00772A1D">
            <w:fldChar w:fldCharType="separate"/>
          </w:r>
          <w:r w:rsidR="00DC3234">
            <w:t>(</w:t>
          </w:r>
          <w:proofErr w:type="spellStart"/>
          <w:r w:rsidR="00DC3234">
            <w:t>Ooi</w:t>
          </w:r>
          <w:proofErr w:type="spellEnd"/>
          <w:r w:rsidR="00DC3234">
            <w:t xml:space="preserve"> et al., 2023)</w:t>
          </w:r>
          <w:r w:rsidR="003B0A6E" w:rsidRPr="00772A1D">
            <w:fldChar w:fldCharType="end"/>
          </w:r>
        </w:sdtContent>
      </w:sdt>
      <w:r w:rsidR="003B0A6E" w:rsidRPr="00772A1D">
        <w:t>.</w:t>
      </w:r>
      <w:r w:rsidR="001059AB" w:rsidRPr="00772A1D">
        <w:t xml:space="preserve"> </w:t>
      </w:r>
      <w:r w:rsidR="009D3AFE" w:rsidRPr="00772A1D">
        <w:t xml:space="preserve">Ein bekanntes Beispiel für ein generatives Sprachmodell ist </w:t>
      </w:r>
      <w:r w:rsidR="005E5F2B" w:rsidRPr="00772A1D">
        <w:t>ChatGPT (OpenAI)</w:t>
      </w:r>
      <w:r w:rsidR="00E65D83" w:rsidRPr="00772A1D">
        <w:t xml:space="preserve">, welches </w:t>
      </w:r>
      <w:r w:rsidR="007E2658" w:rsidRPr="00772A1D">
        <w:t xml:space="preserve">zur Generative </w:t>
      </w:r>
      <w:proofErr w:type="spellStart"/>
      <w:r w:rsidR="007E2658" w:rsidRPr="00772A1D">
        <w:t>Pre-trained</w:t>
      </w:r>
      <w:proofErr w:type="spellEnd"/>
      <w:r w:rsidR="007E2658" w:rsidRPr="00772A1D">
        <w:t xml:space="preserve"> Transformer (GPT) Klasse</w:t>
      </w:r>
      <w:r w:rsidR="00D43C85" w:rsidRPr="00772A1D">
        <w:t xml:space="preserve"> gehört</w:t>
      </w:r>
      <w:r w:rsidR="007E2658" w:rsidRPr="00772A1D">
        <w:t xml:space="preserve"> </w:t>
      </w:r>
      <w:sdt>
        <w:sdtPr>
          <w:alias w:val="To edit, see citavi.com/edit"/>
          <w:tag w:val="CitaviPlaceholder#a86bbdf6-74a5-4a44-8519-06a09ac33ef0"/>
          <w:id w:val="-1359193954"/>
          <w:placeholder>
            <w:docPart w:val="35244AFBCEBF4FD7B16F68B0C92944C2"/>
          </w:placeholder>
        </w:sdtPr>
        <w:sdtEndPr/>
        <w:sdtContent>
          <w:r w:rsidR="00981538"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TcxMzkxLTFjZWYtNGM0Mi05MmI0LWQ1NTA3ZmYzODJiMSIsIlJhbmdlTGVuZ3RoIjoyNywiUmVmZXJlbmNlSWQiOiIzMmU0MWFmYi1jMzI3LTQxODMtODJmNS1mNjEzMjI0ZDViM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Exlbm92b1xcQXBwRGF0YVxcTG9jYWxcXFRlbXBcXHRoc3pscGwwLmpwZyIsIlVyaVN0cmluZyI6IjMyZTQxYWZiLWMzMjctNDE4My04MmY1LWY2MTMyMjRkNWI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TUyMjgwNTMuMjAyMy4yMjMzODE0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4MC8xNTIyODA1My4yMDIzLjIyMzM4MTQiLCJVcmlTdHJpbmciOiJodHRwczovL2RvaS5vcmcvMTAuMTA4MC8xNTIyODA1My4yMDIzLjIyMzM4MT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}</w:instrText>
          </w:r>
          <w:r w:rsidR="00981538" w:rsidRPr="00772A1D">
            <w:fldChar w:fldCharType="separate"/>
          </w:r>
          <w:r w:rsidR="00DC3234">
            <w:t>(</w:t>
          </w:r>
          <w:proofErr w:type="spellStart"/>
          <w:r w:rsidR="00DC3234">
            <w:t>Fui</w:t>
          </w:r>
          <w:proofErr w:type="spellEnd"/>
          <w:r w:rsidR="00DC3234">
            <w:t>-Hoon Nah et al., 2023)</w:t>
          </w:r>
          <w:r w:rsidR="00981538" w:rsidRPr="00772A1D">
            <w:fldChar w:fldCharType="end"/>
          </w:r>
        </w:sdtContent>
      </w:sdt>
      <w:r w:rsidR="00D43C85">
        <w:t xml:space="preserve">. </w:t>
      </w:r>
      <w:r w:rsidR="003B4B43">
        <w:t>ChatGPT nutzt NLP-Technologien, ermöglicht damit menschenähnliche Interaktion</w:t>
      </w:r>
      <w:r w:rsidR="00A2350E">
        <w:t xml:space="preserve"> und findet häufig in Chatbots Anwendungen </w:t>
      </w:r>
      <w:sdt>
        <w:sdtPr>
          <w:alias w:val="To edit, see citavi.com/edit"/>
          <w:tag w:val="CitaviPlaceholder#5aa6e3ca-eb04-41f6-b1f9-523384d7c7a3"/>
          <w:id w:val="2096513303"/>
          <w:placeholder>
            <w:docPart w:val="DE266523FE1E48EABBA3C776A4C71DC7"/>
          </w:placeholder>
        </w:sdtPr>
        <w:sdtEndPr/>
        <w:sdtContent>
          <w:r w:rsidR="00030102">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NjU2ZDBjLTM4MzQtNDQxYi1iNDU2LTUzOGJkNmJkNDc5MSIsIlJhbmdlTGVuZ3RoIjoxOSwiUmVmZXJlbmNlSWQiOiIwMzYyNzA3Yy0zNTkyLTQ2MTEtYTQyYi0xNTJiNjI0YmU4M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xMC4zNjIyNy90ZWNocnhpdi4yMzU4OTc0MS52NCIsIlVyaVN0cmluZyI6Imh0dHBzOi8vZG9pLm9yZy8xMC4zNjIyNy90ZWNocnhpdi4yMzU4OTc0MS52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}</w:instrText>
          </w:r>
          <w:r w:rsidR="00030102">
            <w:fldChar w:fldCharType="separate"/>
          </w:r>
          <w:r w:rsidR="001643B0">
            <w:t>(Hadi et al., 2023)</w:t>
          </w:r>
          <w:r w:rsidR="00030102">
            <w:fldChar w:fldCharType="end"/>
          </w:r>
        </w:sdtContent>
      </w:sdt>
      <w:r w:rsidR="00030102">
        <w:t xml:space="preserve">. </w:t>
      </w:r>
    </w:p>
    <w:p w14:paraId="1AC839BA" w14:textId="001D3579" w:rsidR="0024747F" w:rsidRDefault="00AC7674" w:rsidP="000E7E31">
      <w:pPr>
        <w:pStyle w:val="berschrift3"/>
      </w:pPr>
      <w:bookmarkStart w:id="20" w:name="_Toc191314485"/>
      <w:r>
        <w:t>Chancen</w:t>
      </w:r>
      <w:bookmarkEnd w:id="20"/>
      <w:r w:rsidR="005D2612">
        <w:t xml:space="preserve"> </w:t>
      </w:r>
    </w:p>
    <w:p w14:paraId="613ABA9A" w14:textId="662E70CD" w:rsidR="00E62F3B" w:rsidRDefault="00E62F3B" w:rsidP="008C0480">
      <w:r>
        <w:t xml:space="preserve">GenKI wird in </w:t>
      </w:r>
      <w:r w:rsidR="00985727">
        <w:t>diversen</w:t>
      </w:r>
      <w:r>
        <w:t xml:space="preserve"> Branchen und </w:t>
      </w:r>
      <w:r w:rsidR="005D125F">
        <w:t>Arbeitsbereichen</w:t>
      </w:r>
      <w:r>
        <w:t xml:space="preserve"> genutzt </w:t>
      </w:r>
      <w:sdt>
        <w:sdtPr>
          <w:alias w:val="To edit, see citavi.com/edit"/>
          <w:tag w:val="CitaviPlaceholder#d6011970-b8bf-4088-86be-e8aa7a6b7b94"/>
          <w:id w:val="460005628"/>
          <w:placeholder>
            <w:docPart w:val="DE18E48BE39E4565AA13E48A6108AA66"/>
          </w:placeholder>
        </w:sdtPr>
        <w:sdtEndPr/>
        <w:sdtContent>
          <w:r>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zQ1N2U5LWVhMDAtNGNiYS1iYTIzLTg2OTQxZDhmMzVjYiIsIlJhbmdlTGVuZ3RoIjoxOSwiUmVmZXJlbmNlSWQiOiIwMzYyNzA3Yy0zNTkyLTQ2MTEtYTQyYi0xNTJiNjI0YmU4M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xMC4zNjIyNy90ZWNocnhpdi4yMzU4OTc0MS52NCIsIlVyaVN0cmluZyI6Imh0dHBzOi8vZG9pLm9yZy8xMC4zNjIyNy90ZWNocnhpdi4yMzU4OTc0MS52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}</w:instrText>
          </w:r>
          <w:r>
            <w:fldChar w:fldCharType="separate"/>
          </w:r>
          <w:r w:rsidR="001643B0">
            <w:t>(Hadi et al., 2023)</w:t>
          </w:r>
          <w:r>
            <w:fldChar w:fldCharType="end"/>
          </w:r>
        </w:sdtContent>
      </w:sdt>
      <w:r w:rsidR="00A83DC1" w:rsidRPr="00772A1D">
        <w:t>,</w:t>
      </w:r>
      <w:r w:rsidR="002401CD" w:rsidRPr="00772A1D">
        <w:t xml:space="preserve"> z. B.</w:t>
      </w:r>
      <w:r w:rsidRPr="00772A1D">
        <w:t xml:space="preserve"> in der Softwareentwicklung </w:t>
      </w:r>
      <w:sdt>
        <w:sdtPr>
          <w:alias w:val="To edit, see citavi.com/edit"/>
          <w:tag w:val="CitaviPlaceholder#f5d18f67-fbf0-48ac-a8f1-a1e1853d49cc"/>
          <w:id w:val="-834297134"/>
          <w:placeholder>
            <w:docPart w:val="3169777700014D1297FA9E746D7C9510"/>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mRhMzE5LTZlMWQtNDE3NS1iNGM0LTg3Y2U1ZWNmY2M4NSIsIlJhbmdlTGVuZ3RoIjoxOCwiUmVmZXJlbmNlSWQiOiJlOTM5ZWMxOS1mOTZlLTRiZTUtOGU2ZC04ZmUwYzQxOTg2Mz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kwMDk5LjM1MTExMTkiLCJVcmlTdHJpbmciOiJodHRwczovL2RvaS5vcmcvMTAuMTE0NS8zNDkwMDk5LjM1MTExMT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dUMTA6MTc6MTIiLCJNb2RpZmllZEJ5IjoiX05hamF0IEJyw7xuZSIsIklkIjoiMmE2M2EwZGItZGFmYi00ZGU4LWIzOTAtMjQyYTQ1YzgzOWRiIiwiTW9kaWZpZWRPbiI6IjIwMjQtMDktMDdUMTA6MTc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RsLmFjbS5vcmcvZG9pL3Byb2NlZWRpbmdzLzEwLjExNDUvMzQ5MDA5OSIsIlVyaVN0cmluZyI6Imh0dHBzOi8vZGwuYWNtLm9yZy9kb2kvcHJvY2VlZGluZ3MvMTAuMTE0NS8zNDkwMDk5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NDUvMzQ5MDA5OSIsIlVyaVN0cmluZyI6Imh0dHBzOi8vZG9pLm9yZy8xMC4xMTQ1LzM0OTAwOTk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}</w:instrText>
          </w:r>
          <w:r w:rsidRPr="00772A1D">
            <w:fldChar w:fldCharType="separate"/>
          </w:r>
          <w:r w:rsidR="00DC3234">
            <w:t>(Sun et al., 2022)</w:t>
          </w:r>
          <w:r w:rsidRPr="00772A1D">
            <w:fldChar w:fldCharType="end"/>
          </w:r>
        </w:sdtContent>
      </w:sdt>
      <w:r w:rsidRPr="00772A1D">
        <w:t xml:space="preserve">, </w:t>
      </w:r>
      <w:r w:rsidR="00065645" w:rsidRPr="00772A1D">
        <w:t xml:space="preserve">in den Medien </w:t>
      </w:r>
      <w:sdt>
        <w:sdtPr>
          <w:alias w:val="To edit, see citavi.com/edit"/>
          <w:tag w:val="CitaviPlaceholder#b103ddca-9cc1-4b4f-be41-489cfb6f4a25"/>
          <w:id w:val="-648822605"/>
          <w:placeholder>
            <w:docPart w:val="EE275971C69E4E91B2DE3843E3DE02BA"/>
          </w:placeholder>
        </w:sdtPr>
        <w:sdtContent>
          <w:r w:rsidR="00065645"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MDU0ZDA0LTE2MWUtNGJkMC1iYzU0LTBhODM1YzViMGY4MSIsIlJhbmdlTGVuZ3RoIjoxNCwiUmVmZXJlbmNlSWQiOiJhZGZjMWQ3NC0yZjkwLTRiZjYtOWI2NC0zNmFjNGMzYTM5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3Ny8xMDc3Njk1ODIyMTE0OTU3NyIsIlVyaVN0cmluZyI6Imh0dHBzOi8vZG9pLm9yZy8xMC4xMTc3LzEwNzc2OTU4MjIxMTQ5NT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}</w:instrText>
          </w:r>
          <w:r w:rsidR="00065645" w:rsidRPr="00772A1D">
            <w:fldChar w:fldCharType="separate"/>
          </w:r>
          <w:r w:rsidR="00DC3234">
            <w:t>(</w:t>
          </w:r>
          <w:proofErr w:type="spellStart"/>
          <w:r w:rsidR="00DC3234">
            <w:t>Pavlik</w:t>
          </w:r>
          <w:proofErr w:type="spellEnd"/>
          <w:r w:rsidR="00DC3234">
            <w:t>, 2023)</w:t>
          </w:r>
          <w:r w:rsidR="00065645" w:rsidRPr="00772A1D">
            <w:fldChar w:fldCharType="end"/>
          </w:r>
        </w:sdtContent>
      </w:sdt>
      <w:r w:rsidR="00065645" w:rsidRPr="00772A1D">
        <w:t xml:space="preserve">, </w:t>
      </w:r>
      <w:r w:rsidRPr="00772A1D">
        <w:t xml:space="preserve">im Marketing </w:t>
      </w:r>
      <w:sdt>
        <w:sdtPr>
          <w:alias w:val="To edit, see citavi.com/edit"/>
          <w:tag w:val="CitaviPlaceholder#3ecfa067-d5a4-49a8-a876-e44ba05dd833"/>
          <w:id w:val="-1329987662"/>
          <w:placeholder>
            <w:docPart w:val="B34D58B23D3047CE90620F8B9767F2AE"/>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TFmYzJmLWU4MzctNDllMS05YWU4LTRkNzcxMjA2Yjg3OSIsIlJhbmdlTGVuZ3RoIjoyMywiUmVmZXJlbmNlSWQiOiI2YmM1MGU4Mi03NjY3LTRmNTItOWU2Ni02OTY3YTAwYjQ2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ZW5vdm9cXEFwcERhdGFcXExvY2FsXFxUZW1wXFw0Ymh6MHoyai5qcGciLCJVcmlTdHJpbmciOiI2YmM1MGU4Mi03NjY3LTRmNTItOWU2Ni02OTY3YTAwYjQ2Zm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EuMjAyM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IyMTEuMTI2NjAiLCJVcmlTdHJpbmciOiJodHRwOi8vYXJ4aXYub3JnL3BkZi8yMjExLjEyNjY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5LTA3VDEwOjA5OjMwIiwiTW9kaWZpZWRCeSI6Il9OYWphdCBCcsO8bmUiLCJJZCI6IjM3YWVlYjZjLWRmNmYtNGFiZC05MTQyLWYxZTI4OTlmNTRkYiIsIk1vZGlmaWVkT24iOiIyMDI0LTA5LTA3VDEwOjA5OjMw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IxMS4xMjY2MCIsIlVyaVN0cmluZyI6Imh0dHBzOi8vYXJ4aXYub3JnL3BkZi8yMjExLjEyNjYwdjE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}</w:instrText>
          </w:r>
          <w:r w:rsidRPr="00772A1D">
            <w:fldChar w:fldCharType="separate"/>
          </w:r>
          <w:r w:rsidR="00DC3234">
            <w:t>(</w:t>
          </w:r>
          <w:proofErr w:type="spellStart"/>
          <w:r w:rsidR="00DC3234">
            <w:t>Mayahi</w:t>
          </w:r>
          <w:proofErr w:type="spellEnd"/>
          <w:r w:rsidR="00DC3234">
            <w:t xml:space="preserve"> &amp; </w:t>
          </w:r>
          <w:proofErr w:type="spellStart"/>
          <w:r w:rsidR="00DC3234">
            <w:t>Vidrih</w:t>
          </w:r>
          <w:proofErr w:type="spellEnd"/>
          <w:r w:rsidR="00DC3234">
            <w:t>, 2022)</w:t>
          </w:r>
          <w:r w:rsidRPr="00772A1D">
            <w:fldChar w:fldCharType="end"/>
          </w:r>
        </w:sdtContent>
      </w:sdt>
      <w:r w:rsidR="00A83DC1" w:rsidRPr="00772A1D">
        <w:t>,</w:t>
      </w:r>
      <w:r w:rsidR="002401CD" w:rsidRPr="00772A1D">
        <w:t xml:space="preserve"> Einzelhandel</w:t>
      </w:r>
      <w:r w:rsidRPr="00772A1D">
        <w:t xml:space="preserve"> </w:t>
      </w:r>
      <w:sdt>
        <w:sdtPr>
          <w:alias w:val="To edit, see citavi.com/edit"/>
          <w:tag w:val="CitaviPlaceholder#a936fc45-abd0-4cee-97c6-ea5362631040"/>
          <w:id w:val="-1328359399"/>
          <w:placeholder>
            <w:docPart w:val="DE18E48BE39E4565AA13E48A6108AA66"/>
          </w:placeholder>
        </w:sdtPr>
        <w:sdtContent>
          <w:r>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zZiODFmLTBhNTYtNDhhYS05NzQ1LTdlOTFhZmM1MDcwZSIsIlJhbmdlTGVuZ3RoIjoyNiwiUmVmZXJlbmNlSWQiOiI2YjhkYzViNy0wNGEyLTQ4NDMtYTBhZS05NjQ1YTg2MzRlN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40MDE4Lzk3OS04LTM2OTMtNjE0NS0wLmNoMDEzIiwiVXJpU3RyaW5nIjoiaHR0cHM6Ly9kb2kub3JnLzEwLjQwMTgvOTc5LTgtMzY5My02MTQ1LTAuY2gwMT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QwMTgvQU1DUk1FUyIsIlVyaVN0cmluZyI6Imh0dHBzOi8vZG9pLm9yZy8xMC40MDE4L0FNQ1JNRVM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}</w:instrText>
          </w:r>
          <w:r>
            <w:fldChar w:fldCharType="separate"/>
          </w:r>
          <w:r w:rsidR="001643B0">
            <w:t>(</w:t>
          </w:r>
          <w:proofErr w:type="spellStart"/>
          <w:r w:rsidR="001643B0">
            <w:t>Recio</w:t>
          </w:r>
          <w:proofErr w:type="spellEnd"/>
          <w:r w:rsidR="001643B0">
            <w:t>-Román et al., 2024)</w:t>
          </w:r>
          <w:r>
            <w:fldChar w:fldCharType="end"/>
          </w:r>
        </w:sdtContent>
      </w:sdt>
      <w:r w:rsidRPr="00772A1D">
        <w:t xml:space="preserve">, Dienstleistungssektor </w:t>
      </w:r>
      <w:sdt>
        <w:sdtPr>
          <w:alias w:val="To edit, see citavi.com/edit"/>
          <w:tag w:val="CitaviPlaceholder#81972d1a-637d-4b5c-99b4-e4241117ee56"/>
          <w:id w:val="1287551863"/>
          <w:placeholder>
            <w:docPart w:val="87C7AE5EA6014D839DDEFE6024C21EBE"/>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jAzODdhLTU3NTYtNDg4NS05MDg3LTM0OGNmNjc4MTBiZSIsIlJhbmdlTGVuZ3RoIjoyNiwiUmVmZXJlbmNlSWQiOiJlMmRiNWMyMy0yZDQ3LTQ2M2QtYTYzYy1iNTgxYzgyYWYw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yZXRjb25zZXIuMjAyNC4xMDM5OTciLCJVcmlTdHJpbmciOiJodHRwczovL2RvaS5vcmcvMTAuMTAxNi9qLmpyZXRjb25zZXIuMjAyNC4xMDM5OT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}</w:instrText>
          </w:r>
          <w:r w:rsidRPr="00772A1D">
            <w:fldChar w:fldCharType="separate"/>
          </w:r>
          <w:r w:rsidR="00DC3234">
            <w:t xml:space="preserve">(R. Gupta &amp; </w:t>
          </w:r>
          <w:proofErr w:type="spellStart"/>
          <w:r w:rsidR="00DC3234">
            <w:t>Rathore</w:t>
          </w:r>
          <w:proofErr w:type="spellEnd"/>
          <w:r w:rsidR="00DC3234">
            <w:t>, 2024)</w:t>
          </w:r>
          <w:r w:rsidRPr="00772A1D">
            <w:fldChar w:fldCharType="end"/>
          </w:r>
        </w:sdtContent>
      </w:sdt>
      <w:r w:rsidRPr="00772A1D">
        <w:t>,</w:t>
      </w:r>
      <w:r w:rsidR="006F36B4" w:rsidRPr="00772A1D">
        <w:t xml:space="preserve"> Gesundheitsbereich </w:t>
      </w:r>
      <w:sdt>
        <w:sdtPr>
          <w:alias w:val="To edit, see citavi.com/edit"/>
          <w:tag w:val="CitaviPlaceholder#bc1e1e1c-b001-4af6-9f15-6893d4dfd269"/>
          <w:id w:val="-264609821"/>
          <w:placeholder>
            <w:docPart w:val="50FE2B25B5194FA0B77FBA2A6836D62B"/>
          </w:placeholder>
        </w:sdtPr>
        <w:sdtContent>
          <w:r w:rsidR="006F36B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MWQ1ODkwLTkxYzctNDU5Ni1hYzllLWJiMDJhNGVmYzVjZSIsIlJhbmdlTGVuZ3RoIjoyMiwiUmVmZXJlbmNlSWQiOiJjZTZlZDQ4My05ZGQzLTRmNjAtOWZjZi0zYjQ0NzcyZjUwM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zg3MzM2NDAiLCJVcmlTdHJpbmciOiJodHRwOi8vd3d3Lm5jYmkubmxtLm5paC5nb3YvcHVibWVkLzM4NzMzNj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5LTA3VDEwOjIyOjI1IiwiTW9kaWZpZWRCeSI6Il9OYWphdCBCcsO8bmUiLCJJZCI6IjIxOTA0NGE2LTZjMjItNDE3NS1iYjRmLTA3MjUzMjkxMDcxNSIsIk1vZGlmaWVkT24iOiIyMDI0LTA5LTA3VDEwOjIyOjI1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xNi9qLmlqbWVkaW5mLjIwMjQuMTA1NDc0IiwiVXJpU3RyaW5nIjoiaHR0cHM6Ly9kb2kub3JnLzEwLjEwMTYvai5pam1lZGluZi4yMDI0LjEwNTQ3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}</w:instrText>
          </w:r>
          <w:r w:rsidR="006F36B4" w:rsidRPr="00772A1D">
            <w:fldChar w:fldCharType="separate"/>
          </w:r>
          <w:r w:rsidR="00DC3234">
            <w:t>(</w:t>
          </w:r>
          <w:proofErr w:type="spellStart"/>
          <w:r w:rsidR="00DC3234">
            <w:t>Moulaei</w:t>
          </w:r>
          <w:proofErr w:type="spellEnd"/>
          <w:r w:rsidR="00DC3234">
            <w:t xml:space="preserve"> et al., 2024)</w:t>
          </w:r>
          <w:r w:rsidR="006F36B4" w:rsidRPr="00772A1D">
            <w:fldChar w:fldCharType="end"/>
          </w:r>
        </w:sdtContent>
      </w:sdt>
      <w:r w:rsidR="006F36B4" w:rsidRPr="00772A1D">
        <w:t xml:space="preserve">, </w:t>
      </w:r>
      <w:r w:rsidRPr="00772A1D">
        <w:t xml:space="preserve">in der Produktentwicklung </w:t>
      </w:r>
      <w:sdt>
        <w:sdtPr>
          <w:alias w:val="To edit, see citavi.com/edit"/>
          <w:tag w:val="CitaviPlaceholder#02043510-219d-4064-96fd-184e8345bdae"/>
          <w:id w:val="-2049985538"/>
          <w:placeholder>
            <w:docPart w:val="87C7AE5EA6014D839DDEFE6024C21EBE"/>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OWY3ODZmLTVkYmUtNGJlMS04NzdiLWIyM2IyZGE1Nzg5NyIsIlJhbmdlTGVuZ3RoIjoxNCwiUmVmZXJlbmNlSWQiOiIyYzlhYzQ5Ny1jNGMxLTRiZDEtOWI4Yi1hNTBmZWQ4NWIzO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DkvRU1SLjIwMjMuMzMzNjgzNCIsIlVyaVN0cmluZyI6Imh0dHBzOi8vZG9pLm9yZy8xMC4xMTA5L0VNUi4yMDIzLjMzMzY4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IoQ29vcGVyLCAyMDI0KSJ9XX0sIlRhZyI6IkNpdGF2aVBsYWNlaG9sZGVyIzAyMDQzNTEwLTIxOWQtNDA2NC05NmZkLTE4NGU4MzQ1YmRhZSIsIlRleHQiOiIoQ29vcGVyLCAyMDI0KSIsIldBSVZlcnNpb24iOiI2LjE5LjIuMSJ9}</w:instrText>
          </w:r>
          <w:r w:rsidRPr="00772A1D">
            <w:fldChar w:fldCharType="separate"/>
          </w:r>
          <w:r w:rsidR="00DC3234">
            <w:t>(Cooper, 2024)</w:t>
          </w:r>
          <w:r w:rsidRPr="00772A1D">
            <w:fldChar w:fldCharType="end"/>
          </w:r>
        </w:sdtContent>
      </w:sdt>
      <w:r w:rsidR="006F36B4" w:rsidRPr="00772A1D">
        <w:t xml:space="preserve"> und </w:t>
      </w:r>
      <w:r w:rsidR="00F5231B" w:rsidRPr="00772A1D">
        <w:t xml:space="preserve">in der </w:t>
      </w:r>
      <w:r w:rsidRPr="00772A1D">
        <w:t xml:space="preserve">Bildung </w:t>
      </w:r>
      <w:sdt>
        <w:sdtPr>
          <w:alias w:val="To edit, see citavi.com/edit"/>
          <w:tag w:val="CitaviPlaceholder#f3c56088-aaa4-43e6-96d1-5ada3a998fa5"/>
          <w:id w:val="-321816830"/>
          <w:placeholder>
            <w:docPart w:val="87C7AE5EA6014D839DDEFE6024C21EBE"/>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ZmU0YWQ3LWJlNTgtNGVlOS1iZWZhLWNlNDY1NTJkMjdjOCIsIlJhbmdlTGVuZ3RoIjoyMCwiUmVmZXJlbmNlSWQiOiJjMWY0MDlkYS0xZDE0LTQ3MmQtOTQ2MS1lMDFlNzcxMzlk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J1c2hvci4yMDI0LjA1LjAwNSIsIlVyaVN0cmluZyI6Imh0dHBzOi8vZG9pLm9yZy8xMC4xMDE2L2ouYnVzaG9yLjIwMjQuMDUuMDA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}</w:instrText>
          </w:r>
          <w:r w:rsidRPr="00772A1D">
            <w:fldChar w:fldCharType="separate"/>
          </w:r>
          <w:r w:rsidR="00DC3234">
            <w:t>(</w:t>
          </w:r>
          <w:proofErr w:type="spellStart"/>
          <w:r w:rsidR="00DC3234">
            <w:t>Hashmi</w:t>
          </w:r>
          <w:proofErr w:type="spellEnd"/>
          <w:r w:rsidR="00DC3234">
            <w:t xml:space="preserve"> &amp; </w:t>
          </w:r>
          <w:proofErr w:type="spellStart"/>
          <w:r w:rsidR="00DC3234">
            <w:t>Bal</w:t>
          </w:r>
          <w:proofErr w:type="spellEnd"/>
          <w:r w:rsidR="00DC3234">
            <w:t>, 2024)</w:t>
          </w:r>
          <w:r w:rsidRPr="00772A1D">
            <w:fldChar w:fldCharType="end"/>
          </w:r>
        </w:sdtContent>
      </w:sdt>
      <w:r w:rsidR="006F36B4" w:rsidRPr="00772A1D">
        <w:t>.</w:t>
      </w:r>
      <w:r w:rsidRPr="00772A1D">
        <w:t xml:space="preserve"> </w:t>
      </w:r>
      <w:r w:rsidR="00186F57" w:rsidRPr="00772A1D">
        <w:t xml:space="preserve">Zu den Anwendungsfeldern gehören z. </w:t>
      </w:r>
      <w:r w:rsidR="00643551" w:rsidRPr="00772A1D">
        <w:t xml:space="preserve">B. </w:t>
      </w:r>
      <w:r w:rsidR="007C0022" w:rsidRPr="00772A1D">
        <w:t xml:space="preserve">Chatbots </w:t>
      </w:r>
      <w:r w:rsidR="00643551" w:rsidRPr="00772A1D">
        <w:t>im Kundenservice</w:t>
      </w:r>
      <w:r w:rsidR="00C67C0C" w:rsidRPr="00772A1D">
        <w:t>,</w:t>
      </w:r>
      <w:r w:rsidR="00643551" w:rsidRPr="00772A1D">
        <w:t xml:space="preserve"> </w:t>
      </w:r>
      <w:r w:rsidR="005B15A1" w:rsidRPr="00772A1D">
        <w:t>virtuelle</w:t>
      </w:r>
      <w:r w:rsidR="00643551" w:rsidRPr="00772A1D">
        <w:t xml:space="preserve"> Assistent</w:t>
      </w:r>
      <w:r w:rsidR="005B15A1" w:rsidRPr="00772A1D">
        <w:t>en</w:t>
      </w:r>
      <w:r w:rsidR="001F61A8" w:rsidRPr="00772A1D">
        <w:t xml:space="preserve"> </w:t>
      </w:r>
      <w:sdt>
        <w:sdtPr>
          <w:alias w:val="To edit, see citavi.com/edit"/>
          <w:tag w:val="CitaviPlaceholder#929f70f5-5d49-450e-948e-1158710b4ca4"/>
          <w:id w:val="-1520311106"/>
          <w:placeholder>
            <w:docPart w:val="EEF74F5843B64E3BBF23195D5CC783A6"/>
          </w:placeholder>
        </w:sdtPr>
        <w:sdtContent>
          <w:r w:rsidR="00A94838"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YjNhOGE2LTNjNTYtNGM3Zi05MTE3LTk4NTVhYTU3NDBiZCIsIlJhbmdlTGVuZ3RoIjoyNywiUmVmZXJlbmNlSWQiOiIzMmU0MWFmYi1jMzI3LTQxODMtODJmNS1mNjEzMjI0ZDViM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Exlbm92b1xcQXBwRGF0YVxcTG9jYWxcXFRlbXBcXHRoc3pscGwwLmpwZyIsIlVyaVN0cmluZyI6IjMyZTQxYWZiLWMzMjctNDE4My04MmY1LWY2MTMyMjRkNWI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TUyMjgwNTMuMjAyMy4yMjMzODE0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4MC8xNTIyODA1My4yMDIzLjIyMzM4MTQiLCJVcmlTdHJpbmciOiJodHRwczovL2RvaS5vcmcvMTAuMTA4MC8xNTIyODA1My4yMDIzLjIyMzM4MT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}</w:instrText>
          </w:r>
          <w:r w:rsidR="00A94838" w:rsidRPr="00772A1D">
            <w:fldChar w:fldCharType="separate"/>
          </w:r>
          <w:r w:rsidR="00DC3234">
            <w:t>(</w:t>
          </w:r>
          <w:proofErr w:type="spellStart"/>
          <w:r w:rsidR="00DC3234">
            <w:t>Fui</w:t>
          </w:r>
          <w:proofErr w:type="spellEnd"/>
          <w:r w:rsidR="00DC3234">
            <w:t>-Hoon Nah et al., 2023)</w:t>
          </w:r>
          <w:r w:rsidR="00A94838" w:rsidRPr="00772A1D">
            <w:fldChar w:fldCharType="end"/>
          </w:r>
        </w:sdtContent>
      </w:sdt>
      <w:r w:rsidR="006B0BAA" w:rsidRPr="00772A1D">
        <w:t xml:space="preserve"> </w:t>
      </w:r>
      <w:r w:rsidR="00F4210D" w:rsidRPr="00772A1D">
        <w:t>sowie</w:t>
      </w:r>
      <w:r w:rsidR="006B0BAA" w:rsidRPr="00772A1D">
        <w:t xml:space="preserve"> Aufgaben</w:t>
      </w:r>
      <w:r w:rsidR="00F4210D" w:rsidRPr="00772A1D">
        <w:t>bereiche</w:t>
      </w:r>
      <w:r w:rsidR="006B0BAA" w:rsidRPr="00772A1D">
        <w:t xml:space="preserve">, die bisher nur </w:t>
      </w:r>
      <w:r w:rsidR="00980701" w:rsidRPr="00772A1D">
        <w:t xml:space="preserve">von </w:t>
      </w:r>
      <w:r w:rsidR="006B0BAA" w:rsidRPr="00772A1D">
        <w:t xml:space="preserve">Menschen </w:t>
      </w:r>
      <w:r w:rsidR="00980701" w:rsidRPr="00772A1D">
        <w:t>bewältigt werden</w:t>
      </w:r>
      <w:r w:rsidR="006B0BAA" w:rsidRPr="00772A1D">
        <w:t xml:space="preserve"> konnten, </w:t>
      </w:r>
      <w:r w:rsidR="005B15A1" w:rsidRPr="00772A1D">
        <w:t>etwa</w:t>
      </w:r>
      <w:r w:rsidRPr="00772A1D">
        <w:t xml:space="preserve"> </w:t>
      </w:r>
      <w:r w:rsidR="009E5A52" w:rsidRPr="00772A1D">
        <w:t>Skriptprogrammierung</w:t>
      </w:r>
      <w:r w:rsidRPr="00772A1D">
        <w:t>, Musik</w:t>
      </w:r>
      <w:r w:rsidR="00ED1E34">
        <w:softHyphen/>
      </w:r>
      <w:r w:rsidRPr="00772A1D">
        <w:t xml:space="preserve">komposition </w:t>
      </w:r>
      <w:sdt>
        <w:sdtPr>
          <w:alias w:val="To edit, see citavi.com/edit"/>
          <w:tag w:val="CitaviPlaceholder#e419cc50-34cc-4e76-8970-b27e85d7293f"/>
          <w:id w:val="922228882"/>
          <w:placeholder>
            <w:docPart w:val="3A59BA5EEC61446B8E5839CA1D357E7E"/>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OTI4MTg3LWJhOTYtNDAxNi1iZjY0LTFkNzQzM2VjYzE0Zi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ZTQxOWNjNTAtMzRjYy00ZTc2LTg5NzAtYjI3ZTg1ZDcyOTNmIiwiVGV4dCI6IihPb2kgZXQgYWwuLCAyMDIzKSIsIldBSVZlcnNpb24iOiI2LjE5LjIuMSJ9}</w:instrText>
          </w:r>
          <w:r w:rsidRPr="00772A1D">
            <w:fldChar w:fldCharType="separate"/>
          </w:r>
          <w:r w:rsidR="00DC3234">
            <w:t>(</w:t>
          </w:r>
          <w:proofErr w:type="spellStart"/>
          <w:r w:rsidR="00DC3234">
            <w:t>Ooi</w:t>
          </w:r>
          <w:proofErr w:type="spellEnd"/>
          <w:r w:rsidR="00DC3234">
            <w:t xml:space="preserve"> et al., 2023)</w:t>
          </w:r>
          <w:r w:rsidRPr="00772A1D">
            <w:fldChar w:fldCharType="end"/>
          </w:r>
        </w:sdtContent>
      </w:sdt>
      <w:r w:rsidRPr="00772A1D">
        <w:t xml:space="preserve"> </w:t>
      </w:r>
      <w:r w:rsidR="009E5A52" w:rsidRPr="00772A1D">
        <w:t>oder</w:t>
      </w:r>
      <w:r w:rsidRPr="00772A1D">
        <w:t xml:space="preserve"> Codegenerierung </w:t>
      </w:r>
      <w:sdt>
        <w:sdtPr>
          <w:alias w:val="To edit, see citavi.com/edit"/>
          <w:tag w:val="CitaviPlaceholder#1873b3c3-1bc8-45db-836d-20c08b8fceda"/>
          <w:id w:val="-1389100483"/>
          <w:placeholder>
            <w:docPart w:val="F93E48F64F1E450E8C6D99EBF647AF34"/>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WMxY2I1LWVmMTctNDFhYS04MzFiLWVmNGFlNTNjZTkwMCIsIlJhbmdlTGVuZ3RoIjoyNiwiUmVmZXJlbmNlSWQiOiI1Y2RmZGFkNy1iNzRkLTRmMTgtODI3Ny0wNTE0MTFkOWU0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MZW5vdm9cXEFwcERhdGFcXExvY2FsXFxUZW1wXFxpaDFndWxjei5qcGciLCJVcmlTdHJpbmciOiI1Y2RmZGFkNy1iNzRkLTRmMTgtODI3Ny0wNTE0MTFkOWU0NW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4MzQtNy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czEyNTk5LTAyMy0wMDgzNC03IiwiVXJpU3RyaW5nIjoiaHR0cHM6Ly9kb2kub3JnLzEwLjEwMDcvczEyNTk5LTAyMy0wMDgzNC03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}</w:instrText>
          </w:r>
          <w:r w:rsidRPr="00772A1D">
            <w:fldChar w:fldCharType="separate"/>
          </w:r>
          <w:r w:rsidR="00DC3234">
            <w:t>(Feuerriegel et al., 2024)</w:t>
          </w:r>
          <w:r w:rsidRPr="00772A1D">
            <w:fldChar w:fldCharType="end"/>
          </w:r>
        </w:sdtContent>
      </w:sdt>
      <w:r w:rsidRPr="00772A1D">
        <w:t xml:space="preserve">. </w:t>
      </w:r>
      <w:r w:rsidR="00D72472" w:rsidRPr="00772A1D">
        <w:t>Komplexe</w:t>
      </w:r>
      <w:r w:rsidRPr="00772A1D">
        <w:t xml:space="preserve"> Fähigkeite</w:t>
      </w:r>
      <w:r w:rsidR="00D72472" w:rsidRPr="00772A1D">
        <w:t>n</w:t>
      </w:r>
      <w:r w:rsidRPr="00772A1D">
        <w:t xml:space="preserve">, die </w:t>
      </w:r>
      <w:r w:rsidR="00D72472" w:rsidRPr="00772A1D">
        <w:t xml:space="preserve">einst </w:t>
      </w:r>
      <w:r w:rsidRPr="00772A1D">
        <w:t xml:space="preserve">nur durch langjähriges Lernen erworben werden </w:t>
      </w:r>
      <w:r w:rsidRPr="00772A1D">
        <w:lastRenderedPageBreak/>
        <w:t>konnten, stehen nun durch GenKI leichter dem Arbeitsmarkt zur Verfügung</w:t>
      </w:r>
      <w:r w:rsidR="004B20CE" w:rsidRPr="00772A1D">
        <w:t xml:space="preserve"> </w:t>
      </w:r>
      <w:sdt>
        <w:sdtPr>
          <w:alias w:val="To edit, see citavi.com/edit"/>
          <w:tag w:val="CitaviPlaceholder#ec2e1cfa-19e3-4e05-8017-21fc53bf2346"/>
          <w:id w:val="79031680"/>
          <w:placeholder>
            <w:docPart w:val="A8EABA9DA07C4A23890D6C37FC759019"/>
          </w:placeholder>
        </w:sdtPr>
        <w:sdtContent>
          <w:r w:rsidR="004B20CE"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2ViZTQ4LThkNzgtNDM0OS1iOTE3LThlOTkxNzdhN2Y2Ni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ZWMyZTFjZmEtMTllMy00ZTA1LTgwMTctMjFmYzUzYmYyMzQ2IiwiVGV4dCI6IihPb2kgZXQgYWwuLCAyMDIzKSIsIldBSVZlcnNpb24iOiI2LjE5LjIuMSJ9}</w:instrText>
          </w:r>
          <w:r w:rsidR="004B20CE" w:rsidRPr="00772A1D">
            <w:fldChar w:fldCharType="separate"/>
          </w:r>
          <w:r w:rsidR="00DC3234">
            <w:t>(</w:t>
          </w:r>
          <w:proofErr w:type="spellStart"/>
          <w:r w:rsidR="00DC3234">
            <w:t>Ooi</w:t>
          </w:r>
          <w:proofErr w:type="spellEnd"/>
          <w:r w:rsidR="00DC3234">
            <w:t xml:space="preserve"> et al., 2023)</w:t>
          </w:r>
          <w:r w:rsidR="004B20CE" w:rsidRPr="00772A1D">
            <w:fldChar w:fldCharType="end"/>
          </w:r>
        </w:sdtContent>
      </w:sdt>
      <w:r w:rsidR="00BE72F0" w:rsidRPr="00772A1D">
        <w:t>.</w:t>
      </w:r>
      <w:r w:rsidR="000B21D8" w:rsidRPr="00772A1D">
        <w:t xml:space="preserve"> Im </w:t>
      </w:r>
      <w:r w:rsidR="005A5EC8" w:rsidRPr="00772A1D">
        <w:t>datensensiblen</w:t>
      </w:r>
      <w:r w:rsidR="000B21D8" w:rsidRPr="00772A1D">
        <w:t xml:space="preserve"> Gesundheitssektor erstellt GenKI Antworten für Patienten und analysiert Trends in medizinischen Akten </w:t>
      </w:r>
      <w:sdt>
        <w:sdtPr>
          <w:alias w:val="To edit, see citavi.com/edit"/>
          <w:tag w:val="CitaviPlaceholder#9d58eff8-4bbe-47a2-b279-2d5a3360b87f"/>
          <w:id w:val="-241870644"/>
          <w:placeholder>
            <w:docPart w:val="72E944477FDF4EB7B3B1CB6C01860F87"/>
          </w:placeholder>
        </w:sdtPr>
        <w:sdtContent>
          <w:r w:rsidR="000B21D8"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YTk5MTM0LWExYTAtNDQ5Yy1iMjA0LTc3YWNlOTU4NmNjMC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OWQ1OGVmZjgtNGJiZS00N2EyLWIyNzktMmQ1YTMzNjBiODdmIiwiVGV4dCI6IihPb2kgZXQgYWwuLCAyMDIzKSIsIldBSVZlcnNpb24iOiI2LjE5LjIuMSJ9}</w:instrText>
          </w:r>
          <w:r w:rsidR="000B21D8" w:rsidRPr="00772A1D">
            <w:fldChar w:fldCharType="separate"/>
          </w:r>
          <w:r w:rsidR="00DC3234">
            <w:t>(</w:t>
          </w:r>
          <w:proofErr w:type="spellStart"/>
          <w:r w:rsidR="00DC3234">
            <w:t>Ooi</w:t>
          </w:r>
          <w:proofErr w:type="spellEnd"/>
          <w:r w:rsidR="00DC3234">
            <w:t xml:space="preserve"> et al., 2023)</w:t>
          </w:r>
          <w:r w:rsidR="000B21D8" w:rsidRPr="00772A1D">
            <w:fldChar w:fldCharType="end"/>
          </w:r>
        </w:sdtContent>
      </w:sdt>
      <w:r w:rsidR="000B21D8" w:rsidRPr="00772A1D">
        <w:t>.</w:t>
      </w:r>
    </w:p>
    <w:p w14:paraId="0A2B52C6" w14:textId="38923439" w:rsidR="00574DF8" w:rsidRDefault="00E02164" w:rsidP="008706FC">
      <w:r w:rsidRPr="00772A1D">
        <w:t>GenKI</w:t>
      </w:r>
      <w:r w:rsidR="000F478B" w:rsidRPr="00772A1D">
        <w:t xml:space="preserve"> kann durch </w:t>
      </w:r>
      <w:r w:rsidR="0096013D" w:rsidRPr="00772A1D">
        <w:t xml:space="preserve">leicht bedienbare Anwendungen </w:t>
      </w:r>
      <w:r w:rsidR="00E678EC" w:rsidRPr="00772A1D">
        <w:t>breiten Nutzergruppen</w:t>
      </w:r>
      <w:r w:rsidR="0096013D" w:rsidRPr="00772A1D">
        <w:t xml:space="preserve"> zugänglich gemacht werden </w:t>
      </w:r>
      <w:sdt>
        <w:sdtPr>
          <w:alias w:val="To edit, see citavi.com/edit"/>
          <w:tag w:val="CitaviPlaceholder#4ec40b2d-c91d-41a4-afad-2720bd91fff4"/>
          <w:id w:val="930634164"/>
          <w:placeholder>
            <w:docPart w:val="386B8556D3F1449FA0B6E1603A8FE057"/>
          </w:placeholder>
        </w:sdtPr>
        <w:sdtContent>
          <w:r w:rsidR="0096013D"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ZWUwYTUyLTlmMzMtNDVlMC1hZTE3LTYyMGVmYTA0MjQwYiIsIlJhbmdlTGVuZ3RoIjo0MCwiUmVmZXJlbmNlSWQiOiI2OGI4Y2MzYS02N2M4LTQ0NTQtODQ3NC0zNTRjMzY2YWQ4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ZW5vdm9cXEFwcERhdGFcXExvY2FsXFxUZW1wXFxjNWtlMnlleS5qcGciLCJVcmlTdHJpbmciOiI2OGI4Y2MzYS02N2M4LTQ0NTQtODQ3NC0zNTRjMzY2YWQ4Mj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45NzgxL2lqaW1haS4yMDIzLjA3LjAwN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k3ODEvaWppbWFpLjIwMjMuMDcuMDA2IiwiVXJpU3RyaW5nIjoiaHR0cHM6Ly9kb2kub3JnLzEwLjk3ODEvaWppbWFpLjIwMjMuMDcuMDA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}</w:instrText>
          </w:r>
          <w:r w:rsidR="0096013D" w:rsidRPr="00772A1D">
            <w:fldChar w:fldCharType="separate"/>
          </w:r>
          <w:r w:rsidR="00DC3234">
            <w:t>(García-</w:t>
          </w:r>
          <w:proofErr w:type="spellStart"/>
          <w:r w:rsidR="00DC3234">
            <w:t>Peñalvo</w:t>
          </w:r>
          <w:proofErr w:type="spellEnd"/>
          <w:r w:rsidR="00DC3234">
            <w:t xml:space="preserve"> &amp; Vázquez-</w:t>
          </w:r>
          <w:proofErr w:type="spellStart"/>
          <w:r w:rsidR="00DC3234">
            <w:t>Ingelmo</w:t>
          </w:r>
          <w:proofErr w:type="spellEnd"/>
          <w:r w:rsidR="00DC3234">
            <w:t>, 2023)</w:t>
          </w:r>
          <w:r w:rsidR="0096013D" w:rsidRPr="00772A1D">
            <w:fldChar w:fldCharType="end"/>
          </w:r>
        </w:sdtContent>
      </w:sdt>
      <w:r w:rsidR="00843BE2">
        <w:t xml:space="preserve"> und die Leistungsfähigkeit der Beschäftigten erhöhen </w:t>
      </w:r>
      <w:sdt>
        <w:sdtPr>
          <w:alias w:val="To edit, see citavi.com/edit"/>
          <w:tag w:val="CitaviPlaceholder#c5d9f3d6-7b78-43ff-9775-1f00a595267a"/>
          <w:id w:val="625898455"/>
          <w:placeholder>
            <w:docPart w:val="FC4A3A303167431587A6625C23B462CC"/>
          </w:placeholder>
        </w:sdtPr>
        <w:sdtContent>
          <w:r w:rsidR="00843BE2">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zY2NjBjLWI1M2EtNDcxOS04OGI1LWZhNDdmYzg4NmQ4MyIsIlJhbmdlTGVuZ3RoIjoyMiwiUmVmZXJlbmNlSWQiOiIwOWRjMGIwMC1hN2E5LTQ2YzctOTRlYi02NTk1YjQ5MDkx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gwLzEwNDQ3MzE4LjIwMjQuMjM4ODQ4MiIsIlVyaVN0cmluZyI6Imh0dHBzOi8vZG9pLm9yZy8xMC4xMDgwLzEwNDQ3MzE4LjIwMjQuMjM4ODQ4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}</w:instrText>
          </w:r>
          <w:r w:rsidR="00843BE2">
            <w:fldChar w:fldCharType="separate"/>
          </w:r>
          <w:r w:rsidR="00DC3234">
            <w:t>(</w:t>
          </w:r>
          <w:proofErr w:type="spellStart"/>
          <w:r w:rsidR="00DC3234">
            <w:t>Marimon</w:t>
          </w:r>
          <w:proofErr w:type="spellEnd"/>
          <w:r w:rsidR="00DC3234">
            <w:t xml:space="preserve"> et al., 2024)</w:t>
          </w:r>
          <w:r w:rsidR="00843BE2">
            <w:fldChar w:fldCharType="end"/>
          </w:r>
        </w:sdtContent>
      </w:sdt>
      <w:r w:rsidR="00843BE2">
        <w:t xml:space="preserve">. </w:t>
      </w:r>
      <w:r w:rsidR="00153EE2" w:rsidRPr="00772A1D">
        <w:t>Automatisierungen</w:t>
      </w:r>
      <w:r w:rsidR="00060344" w:rsidRPr="00772A1D">
        <w:t xml:space="preserve"> </w:t>
      </w:r>
      <w:r w:rsidR="00153EE2" w:rsidRPr="00772A1D">
        <w:t>können</w:t>
      </w:r>
      <w:r w:rsidR="00A22BBD" w:rsidRPr="00772A1D">
        <w:t xml:space="preserve"> Geschäftsprozesse vereinfachen, Entscheidungsfindung erleichtern, </w:t>
      </w:r>
      <w:r w:rsidR="00153EE2" w:rsidRPr="00772A1D">
        <w:t xml:space="preserve"> die Effizienz und Produktivität steigern</w:t>
      </w:r>
      <w:r w:rsidR="009A3F05" w:rsidRPr="00772A1D">
        <w:t xml:space="preserve"> und </w:t>
      </w:r>
      <w:r w:rsidR="00BE3DA3" w:rsidRPr="00772A1D">
        <w:t>Kosten reduzieren</w:t>
      </w:r>
      <w:r w:rsidR="00720A2A" w:rsidRPr="00772A1D">
        <w:t xml:space="preserve"> </w:t>
      </w:r>
      <w:sdt>
        <w:sdtPr>
          <w:alias w:val="To edit, see citavi.com/edit"/>
          <w:tag w:val="CitaviPlaceholder#750cc344-e7fe-4d2f-bafa-6a03f5e867fa"/>
          <w:id w:val="-1703311813"/>
          <w:placeholder>
            <w:docPart w:val="66301B1FEF5B42B398D45543F1A638C2"/>
          </w:placeholder>
        </w:sdtPr>
        <w:sdtContent>
          <w:r w:rsidR="0040448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mU2N2Y1LTg3OWYtNGY3YS05MzY3LWQwMzEzZTcxMzdjNyIsIlJhbmdlU3RhcnQiOjIwLCJSYW5nZUxlbmd0aCI6MjcsIlJlZmVyZW5jZUlkIjoiNWNkZmRhZDctYjc0ZC00ZjE4LTgyNzctMDUxNDExZDllNDV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TGVub3ZvXFxBcHBEYXRhXFxMb2NhbFxcVGVtcFxcaWgxZ3VsY3ouanBnIiwiVXJpU3RyaW5nIjoiNWNkZmRhZDctYjc0ZC00ZjE4LTgyNzctMDUxNDExZDllNDV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I1OTktMDIzLTAwODM0LTc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3MxMjU5OS0wMjMtMDA4MzQtNyIsIlVyaVN0cmluZyI6Imh0dHBzOi8vZG9pLm9yZy8xMC4xMDA3L3MxMjU5OS0wMjMtMDA4MzQt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xMC4zMTIzNS9vc2YuaW8vYjNlenkiLCJVcmlTdHJpbmciOiJodHRwczovL2RvaS5vcmcvMTAuMzEyMzUvb3NmLmlvL2IzZXp5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}</w:instrText>
          </w:r>
          <w:r w:rsidR="0040448A" w:rsidRPr="00772A1D">
            <w:fldChar w:fldCharType="separate"/>
          </w:r>
          <w:r w:rsidR="00DC3234">
            <w:t>(</w:t>
          </w:r>
          <w:proofErr w:type="spellStart"/>
          <w:r w:rsidR="00DC3234">
            <w:t>Cardon</w:t>
          </w:r>
          <w:proofErr w:type="spellEnd"/>
          <w:r w:rsidR="00DC3234">
            <w:t xml:space="preserve"> et al., 2023; Feuerriegel et al., 2024)</w:t>
          </w:r>
          <w:r w:rsidR="0040448A" w:rsidRPr="00772A1D">
            <w:fldChar w:fldCharType="end"/>
          </w:r>
        </w:sdtContent>
      </w:sdt>
      <w:r w:rsidR="009A3F05" w:rsidRPr="00772A1D">
        <w:t>.</w:t>
      </w:r>
      <w:r w:rsidR="00766F87" w:rsidRPr="00772A1D">
        <w:t xml:space="preserve"> </w:t>
      </w:r>
      <w:r w:rsidR="00F21A49" w:rsidRPr="00772A1D">
        <w:t xml:space="preserve">GenKI unterstützt bei kreativen Aufgaben und entwickelt neue Designs </w:t>
      </w:r>
      <w:sdt>
        <w:sdtPr>
          <w:alias w:val="To edit, see citavi.com/edit"/>
          <w:tag w:val="CitaviPlaceholder#8a4c6f26-8b63-4c55-adce-91ce49cd02e5"/>
          <w:id w:val="1573229924"/>
          <w:placeholder>
            <w:docPart w:val="D48206C9521E4BDEA80A004A08D8C3A7"/>
          </w:placeholder>
        </w:sdtPr>
        <w:sdtContent>
          <w:r w:rsidR="00F21A49"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OWYzYmM2LTIzNjctNDA3NS1iYTllLWRhNjU1YTY5MzQ0NCIsIlJhbmdlTGVuZ3RoIjo0MCwiUmVmZXJlbmNlSWQiOiI2OGI4Y2MzYS02N2M4LTQ0NTQtODQ3NC0zNTRjMzY2YWQ4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ZW5vdm9cXEFwcERhdGFcXExvY2FsXFxUZW1wXFxjNWtlMnlleS5qcGciLCJVcmlTdHJpbmciOiI2OGI4Y2MzYS02N2M4LTQ0NTQtODQ3NC0zNTRjMzY2YWQ4Mj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45NzgxL2lqaW1haS4yMDIzLjA3LjAwN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k3ODEvaWppbWFpLjIwMjMuMDcuMDA2IiwiVXJpU3RyaW5nIjoiaHR0cHM6Ly9kb2kub3JnLzEwLjk3ODEvaWppbWFpLjIwMjMuMDcuMDA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}</w:instrText>
          </w:r>
          <w:r w:rsidR="00F21A49" w:rsidRPr="00772A1D">
            <w:fldChar w:fldCharType="separate"/>
          </w:r>
          <w:r w:rsidR="00DC3234">
            <w:t>(García-</w:t>
          </w:r>
          <w:proofErr w:type="spellStart"/>
          <w:r w:rsidR="00DC3234">
            <w:t>Peñalvo</w:t>
          </w:r>
          <w:proofErr w:type="spellEnd"/>
          <w:r w:rsidR="00DC3234">
            <w:t xml:space="preserve"> &amp; Vázquez-</w:t>
          </w:r>
          <w:proofErr w:type="spellStart"/>
          <w:r w:rsidR="00DC3234">
            <w:t>Ingelmo</w:t>
          </w:r>
          <w:proofErr w:type="spellEnd"/>
          <w:r w:rsidR="00DC3234">
            <w:t>, 2023)</w:t>
          </w:r>
          <w:r w:rsidR="00F21A49" w:rsidRPr="00772A1D">
            <w:fldChar w:fldCharType="end"/>
          </w:r>
        </w:sdtContent>
      </w:sdt>
      <w:r w:rsidR="00F21A49" w:rsidRPr="00772A1D">
        <w:t xml:space="preserve">, </w:t>
      </w:r>
      <w:r w:rsidR="0031564A" w:rsidRPr="00772A1D">
        <w:t xml:space="preserve">die kaum von menschlich hervorgebrachten Werken unterschieden werden </w:t>
      </w:r>
      <w:r w:rsidR="00AE3783" w:rsidRPr="00772A1D">
        <w:t xml:space="preserve">können </w:t>
      </w:r>
      <w:sdt>
        <w:sdtPr>
          <w:alias w:val="To edit, see citavi.com/edit"/>
          <w:tag w:val="CitaviPlaceholder#c6c5d18b-b554-424b-975d-ea22f2ed71dc"/>
          <w:id w:val="-234631952"/>
          <w:placeholder>
            <w:docPart w:val="08BC395D847246C0BFDAFF1A0775E82B"/>
          </w:placeholder>
        </w:sdtPr>
        <w:sdtContent>
          <w:r w:rsidR="00AE3783"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WYzYTVhLWViNmMtNGZjNi1hZmFkLTkwNGE3Zjg3OTVhYiIsIlJhbmdlTGVuZ3RoIjoyMiwiUmVmZXJlbmNlSWQiOiIxZWJlNTJiYy1mMzNhLTQ3OTAtYjVmMi1hOTA2ZGM5MjMx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ZW5vdm9cXEFwcERhdGFcXExvY2FsXFxUZW1wXFxxbGw0Z2RtYi5qcGciLCJVcmlTdHJpbmciOiIxZWJlNTJiYy1mMzNhLTQ3OTAtYjVmMi1hOTA2ZGM5MjMxZ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yNS0wMjMtMDA2ODAtM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czEyNTI1LTAyMy0wMDY4MC0xIiwiVXJpU3RyaW5nIjoiaHR0cHM6Ly9kb2kub3JnLzEwLjEwMDcvczEyNTI1LTAyMy0wMDY4MC0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}</w:instrText>
          </w:r>
          <w:r w:rsidR="00AE3783" w:rsidRPr="00772A1D">
            <w:fldChar w:fldCharType="separate"/>
          </w:r>
          <w:r w:rsidR="00DC3234">
            <w:t>(</w:t>
          </w:r>
          <w:proofErr w:type="spellStart"/>
          <w:r w:rsidR="00DC3234">
            <w:t>Banh</w:t>
          </w:r>
          <w:proofErr w:type="spellEnd"/>
          <w:r w:rsidR="00DC3234">
            <w:t xml:space="preserve"> &amp; Strobel, 2023)</w:t>
          </w:r>
          <w:r w:rsidR="00AE3783" w:rsidRPr="00772A1D">
            <w:fldChar w:fldCharType="end"/>
          </w:r>
        </w:sdtContent>
      </w:sdt>
      <w:r w:rsidR="00AE3783" w:rsidRPr="00772A1D">
        <w:t xml:space="preserve">. </w:t>
      </w:r>
      <w:r w:rsidR="00726B3C" w:rsidRPr="00772A1D">
        <w:t xml:space="preserve">Komplexe </w:t>
      </w:r>
      <w:r w:rsidR="00216214" w:rsidRPr="00772A1D">
        <w:t>Kundenwünsche</w:t>
      </w:r>
      <w:r w:rsidR="00726B3C" w:rsidRPr="00772A1D">
        <w:t xml:space="preserve"> können </w:t>
      </w:r>
      <w:r w:rsidR="00216214" w:rsidRPr="00772A1D">
        <w:t>in Echtzweit</w:t>
      </w:r>
      <w:r w:rsidR="00AF2E04" w:rsidRPr="00772A1D">
        <w:t xml:space="preserve"> </w:t>
      </w:r>
      <w:r w:rsidR="001B3B65" w:rsidRPr="00772A1D">
        <w:t xml:space="preserve">berücksichtigt </w:t>
      </w:r>
      <w:r w:rsidR="008F0F89" w:rsidRPr="00772A1D">
        <w:t xml:space="preserve">und </w:t>
      </w:r>
      <w:r w:rsidR="00216214" w:rsidRPr="00772A1D">
        <w:t>umgesetzt</w:t>
      </w:r>
      <w:r w:rsidR="008F0F89" w:rsidRPr="00772A1D">
        <w:t xml:space="preserve"> werden</w:t>
      </w:r>
      <w:r w:rsidR="000C1AC7" w:rsidRPr="00772A1D">
        <w:t xml:space="preserve">, darunter personalisierte </w:t>
      </w:r>
      <w:proofErr w:type="spellStart"/>
      <w:r w:rsidR="002B5918" w:rsidRPr="00772A1D">
        <w:t>Seviceleistungen</w:t>
      </w:r>
      <w:proofErr w:type="spellEnd"/>
      <w:r w:rsidR="00DF39BF" w:rsidRPr="00772A1D">
        <w:t xml:space="preserve"> </w:t>
      </w:r>
      <w:r w:rsidR="000C1AC7" w:rsidRPr="00772A1D">
        <w:t xml:space="preserve">und das </w:t>
      </w:r>
      <w:r w:rsidR="002744FE" w:rsidRPr="00772A1D">
        <w:t>frühzeitige</w:t>
      </w:r>
      <w:r w:rsidR="000C1AC7" w:rsidRPr="00772A1D">
        <w:t xml:space="preserve"> Beheben von Fehlern </w:t>
      </w:r>
      <w:sdt>
        <w:sdtPr>
          <w:alias w:val="To edit, see citavi.com/edit"/>
          <w:tag w:val="CitaviPlaceholder#4feac542-959b-4ca9-b6a1-d08374e1f5aa"/>
          <w:id w:val="-1498256380"/>
          <w:placeholder>
            <w:docPart w:val="FC6D2A2AD5FA4F18853A0183727C5207"/>
          </w:placeholder>
        </w:sdtPr>
        <w:sdtContent>
          <w:r w:rsidR="000C1AC7"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zQyZDlkLTMxZDktNGVmYi04Zjk5LWI0MmFiYzMxZDhjMS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NGZlYWM1NDItOTU5Yi00Y2E5LWI2YTEtZDA4Mzc0ZTFmNWFhIiwiVGV4dCI6IihPb2kgZXQgYWwuLCAyMDIzKSIsIldBSVZlcnNpb24iOiI2LjE5LjIuMSJ9}</w:instrText>
          </w:r>
          <w:r w:rsidR="000C1AC7" w:rsidRPr="00772A1D">
            <w:fldChar w:fldCharType="separate"/>
          </w:r>
          <w:r w:rsidR="00DC3234">
            <w:t>(</w:t>
          </w:r>
          <w:proofErr w:type="spellStart"/>
          <w:r w:rsidR="00DC3234">
            <w:t>Ooi</w:t>
          </w:r>
          <w:proofErr w:type="spellEnd"/>
          <w:r w:rsidR="00DC3234">
            <w:t xml:space="preserve"> et al., 2023)</w:t>
          </w:r>
          <w:r w:rsidR="000C1AC7" w:rsidRPr="00772A1D">
            <w:fldChar w:fldCharType="end"/>
          </w:r>
        </w:sdtContent>
      </w:sdt>
      <w:r w:rsidR="000C1AC7" w:rsidRPr="00772A1D">
        <w:t>.</w:t>
      </w:r>
      <w:r w:rsidR="005D666A" w:rsidRPr="00772A1D">
        <w:t xml:space="preserve"> GenKI kann wahrgenommene Arbeitsbelastung reduzieren </w:t>
      </w:r>
      <w:sdt>
        <w:sdtPr>
          <w:alias w:val="To edit, see citavi.com/edit"/>
          <w:tag w:val="CitaviPlaceholder#51018ccd-37b8-467c-9644-d583d128bb32"/>
          <w:id w:val="1211074841"/>
          <w:placeholder>
            <w:docPart w:val="19158E3E24C640B1B1243A31047380D1"/>
          </w:placeholder>
        </w:sdtPr>
        <w:sdtContent>
          <w:r w:rsidR="005D666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MmU3M2Y1LTQzZmEtNGYyMS1iMmJjLTY1Y2ZhZDQxNzc4NSIsIlJhbmdlTGVuZ3RoIjoyMiwiUmVmZXJlbmNlSWQiOiJjYzE4NDhkZC03ZDY0LTRiYTItYWZlZi03M2M3Yzk2OTQ5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g4NzQ0MTcuMjAyNC4yNDE3NjcyIiwiVXJpU3RyaW5nIjoiaHR0cHM6Ly9kb2kub3JnLzEwLjEwODAvMDg4NzQ0MTcuMjAyNC4yNDE3Njc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}</w:instrText>
          </w:r>
          <w:r w:rsidR="005D666A" w:rsidRPr="00772A1D">
            <w:fldChar w:fldCharType="separate"/>
          </w:r>
          <w:r w:rsidR="00DC3234">
            <w:t>(</w:t>
          </w:r>
          <w:proofErr w:type="spellStart"/>
          <w:r w:rsidR="00DC3234">
            <w:t>Hessari</w:t>
          </w:r>
          <w:proofErr w:type="spellEnd"/>
          <w:r w:rsidR="00DC3234">
            <w:t xml:space="preserve"> et al., 2024)</w:t>
          </w:r>
          <w:r w:rsidR="005D666A" w:rsidRPr="00772A1D">
            <w:fldChar w:fldCharType="end"/>
          </w:r>
        </w:sdtContent>
      </w:sdt>
      <w:r w:rsidR="005D666A" w:rsidRPr="00772A1D">
        <w:t xml:space="preserve">, wovon sowohl weniger qualifizierte als auch erfahrenen Beschäftigte profitieren </w:t>
      </w:r>
      <w:sdt>
        <w:sdtPr>
          <w:alias w:val="To edit, see citavi.com/edit"/>
          <w:tag w:val="CitaviPlaceholder#fc2ed1c2-c710-4f59-92cc-a671d171d189"/>
          <w:id w:val="-695085617"/>
          <w:placeholder>
            <w:docPart w:val="577A24CBEFE24DE9A09204212ACD3F76"/>
          </w:placeholder>
        </w:sdtPr>
        <w:sdtContent>
          <w:r w:rsidR="005D666A" w:rsidRPr="00772A1D">
            <w:fldChar w:fldCharType="begin"/>
          </w:r>
          <w:r w:rsidR="005D666A" w:rsidRPr="00772A1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zYxM2UyLWFmNzktNDQwYS05ZDMxLTlmNjE5MzBhMGI3NCIsIlJhbmdlTGVuZ3RoIjoyNywiUmVmZXJlbmNlSWQiOiJkZmM1YjhlZi1mMmFjLTQyMTktYmMzNC0wNTM3MzI5ZmIxN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xlbm92b1xcQXBwRGF0YVxcTG9jYWxcXFRlbXBcXGN1Mm5lcHlzLmpwZyIsIlVyaVN0cmluZyI6ImRmYzViOGVmLWYyYWMtNDIxOS1iYzM0LTA1MzczMjlmYjE3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IzIiwiRG9pIjoiMTAuMzM4Ni93MzExNj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g2L3czMTE2MSIsIlVyaVN0cmluZyI6Imh0dHBzOi8vZG9pLm9yZy8xMC4zMzg2L3czMTE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}</w:instrText>
          </w:r>
          <w:r w:rsidR="005D666A" w:rsidRPr="00772A1D">
            <w:fldChar w:fldCharType="separate"/>
          </w:r>
          <w:r w:rsidR="004A0AD2">
            <w:t>(Brynjolfsson et al., 2023)</w:t>
          </w:r>
          <w:r w:rsidR="005D666A" w:rsidRPr="00772A1D">
            <w:fldChar w:fldCharType="end"/>
          </w:r>
        </w:sdtContent>
      </w:sdt>
      <w:r w:rsidR="005D666A" w:rsidRPr="00772A1D">
        <w:t xml:space="preserve">. Durch Zeit- und Aufwandersparnis werden Ressourcen frei, die genutzt werden können, um zwischenmenschliche Interaktion im Arbeitskontext zu verbessern </w:t>
      </w:r>
      <w:sdt>
        <w:sdtPr>
          <w:alias w:val="To edit, see citavi.com/edit"/>
          <w:tag w:val="CitaviPlaceholder#314cef41-370e-4213-8e39-2fe11c83c366"/>
          <w:id w:val="-1007278638"/>
          <w:placeholder>
            <w:docPart w:val="D5343B182650453DA7ACAA50CCA451DC"/>
          </w:placeholder>
        </w:sdtPr>
        <w:sdtContent>
          <w:r w:rsidR="005D666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MWFhZmM1LTExYmMtNDgzYi1iODcwLTc1MWJmNWFiOTZmZi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MzE0Y2VmNDEtMzcwZS00MjEzLThlMzktMmZlMTFjODNjMzY2IiwiVGV4dCI6IihPb2kgZXQgYWwuLCAyMDIzKSIsIldBSVZlcnNpb24iOiI2LjE5LjIuMSJ9}</w:instrText>
          </w:r>
          <w:r w:rsidR="005D666A" w:rsidRPr="00772A1D">
            <w:fldChar w:fldCharType="separate"/>
          </w:r>
          <w:r w:rsidR="00DC3234">
            <w:t>(</w:t>
          </w:r>
          <w:proofErr w:type="spellStart"/>
          <w:r w:rsidR="00DC3234">
            <w:t>Ooi</w:t>
          </w:r>
          <w:proofErr w:type="spellEnd"/>
          <w:r w:rsidR="00DC3234">
            <w:t xml:space="preserve"> et al., 2023)</w:t>
          </w:r>
          <w:r w:rsidR="005D666A" w:rsidRPr="00772A1D">
            <w:fldChar w:fldCharType="end"/>
          </w:r>
        </w:sdtContent>
      </w:sdt>
      <w:r w:rsidR="005D666A" w:rsidRPr="00772A1D">
        <w:t xml:space="preserve">. </w:t>
      </w:r>
      <w:r w:rsidR="00A15E60" w:rsidRPr="00772A1D">
        <w:t xml:space="preserve">Die Kundenzufriedenheit kann verbessert und die Mitarbeiterbindung gesteigert werden </w:t>
      </w:r>
      <w:sdt>
        <w:sdtPr>
          <w:alias w:val="To edit, see citavi.com/edit"/>
          <w:tag w:val="CitaviPlaceholder#cfa03f4b-80d0-4bbe-9565-1be15489eebe"/>
          <w:id w:val="1768504974"/>
          <w:placeholder>
            <w:docPart w:val="5C3CECD1C3994188B376A2C71C36DE8C"/>
          </w:placeholder>
        </w:sdtPr>
        <w:sdtEndPr/>
        <w:sdtContent>
          <w:r w:rsidR="00A15E60" w:rsidRPr="00772A1D">
            <w:fldChar w:fldCharType="begin"/>
          </w:r>
          <w:r w:rsidR="00A15E60" w:rsidRPr="00772A1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ZDE2NjBjLTFmZjItNGI3MS1iODY3LTBlN2MzNjVmNWUxOCIsIlJhbmdlTGVuZ3RoIjoyNywiUmVmZXJlbmNlSWQiOiJkZmM1YjhlZi1mMmFjLTQyMTktYmMzNC0wNTM3MzI5ZmIxN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xlbm92b1xcQXBwRGF0YVxcTG9jYWxcXFRlbXBcXGN1Mm5lcHlzLmpwZyIsIlVyaVN0cmluZyI6ImRmYzViOGVmLWYyYWMtNDIxOS1iYzM0LTA1MzczMjlmYjE3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IzIiwiRG9pIjoiMTAuMzM4Ni93MzExNj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g2L3czMTE2MSIsIlVyaVN0cmluZyI6Imh0dHBzOi8vZG9pLm9yZy8xMC4zMzg2L3czMTE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}</w:instrText>
          </w:r>
          <w:r w:rsidR="00A15E60" w:rsidRPr="00772A1D">
            <w:fldChar w:fldCharType="separate"/>
          </w:r>
          <w:r w:rsidR="004A0AD2">
            <w:t>(Brynjolfsson et al., 2023)</w:t>
          </w:r>
          <w:r w:rsidR="00A15E60" w:rsidRPr="00772A1D">
            <w:fldChar w:fldCharType="end"/>
          </w:r>
        </w:sdtContent>
      </w:sdt>
      <w:r w:rsidR="000C1AC7">
        <w:t xml:space="preserve">. </w:t>
      </w:r>
      <w:r w:rsidR="00221179">
        <w:t xml:space="preserve"> </w:t>
      </w:r>
    </w:p>
    <w:p w14:paraId="2B8BA201" w14:textId="736207F1" w:rsidR="00076007" w:rsidRPr="0078560A" w:rsidRDefault="00EE2BA2" w:rsidP="006127C5">
      <w:pPr>
        <w:pStyle w:val="berschrift3"/>
      </w:pPr>
      <w:bookmarkStart w:id="21" w:name="_Toc191314486"/>
      <w:r>
        <w:t>Herausforderungen</w:t>
      </w:r>
      <w:bookmarkEnd w:id="21"/>
      <w:r>
        <w:t xml:space="preserve"> </w:t>
      </w:r>
    </w:p>
    <w:p w14:paraId="2C0E74AB" w14:textId="22D33B68" w:rsidR="003C0D80" w:rsidRDefault="002B4A75" w:rsidP="00DE3D88">
      <w:r w:rsidRPr="00772A1D">
        <w:t xml:space="preserve">Die Einführung von </w:t>
      </w:r>
      <w:r w:rsidR="00E02164" w:rsidRPr="00772A1D">
        <w:t>GenKI</w:t>
      </w:r>
      <w:r w:rsidRPr="00772A1D">
        <w:t xml:space="preserve"> </w:t>
      </w:r>
      <w:r w:rsidR="00A4070C" w:rsidRPr="00772A1D">
        <w:t>im Arbeitskontext</w:t>
      </w:r>
      <w:r w:rsidRPr="00772A1D">
        <w:t xml:space="preserve"> bringt Herausforderungen</w:t>
      </w:r>
      <w:r w:rsidR="00BC4981" w:rsidRPr="00772A1D">
        <w:t xml:space="preserve"> und Risiken</w:t>
      </w:r>
      <w:r w:rsidRPr="00772A1D">
        <w:t xml:space="preserve"> mit sich</w:t>
      </w:r>
      <w:r w:rsidR="004A67BD" w:rsidRPr="00772A1D">
        <w:t xml:space="preserve"> </w:t>
      </w:r>
      <w:sdt>
        <w:sdtPr>
          <w:alias w:val="To edit, see citavi.com/edit"/>
          <w:tag w:val="CitaviPlaceholder#8cdc86c0-c438-4ec2-b0ec-623c991dec85"/>
          <w:id w:val="1511410869"/>
          <w:placeholder>
            <w:docPart w:val="4F7D5F8C63764466A6DDADFC248EAF46"/>
          </w:placeholder>
        </w:sdtPr>
        <w:sdtContent>
          <w:r w:rsidR="004A67BD"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NkNzY0LTg2ZDQtNDI4Mi1iZDIyLThiZjVlMjAyYTBlYyIsIlJhbmdlTGVuZ3RoIjoxNy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}</w:instrText>
          </w:r>
          <w:r w:rsidR="004A67BD" w:rsidRPr="00772A1D">
            <w:fldChar w:fldCharType="separate"/>
          </w:r>
          <w:r w:rsidR="00DC3234">
            <w:t>(</w:t>
          </w:r>
          <w:proofErr w:type="spellStart"/>
          <w:r w:rsidR="00DC3234">
            <w:t>Ooi</w:t>
          </w:r>
          <w:proofErr w:type="spellEnd"/>
          <w:r w:rsidR="00DC3234">
            <w:t xml:space="preserve"> et al., 2023; Wach et al., 2023)</w:t>
          </w:r>
          <w:r w:rsidR="004A67BD" w:rsidRPr="00772A1D">
            <w:fldChar w:fldCharType="end"/>
          </w:r>
        </w:sdtContent>
      </w:sdt>
      <w:r w:rsidRPr="00772A1D">
        <w:t xml:space="preserve">, die </w:t>
      </w:r>
      <w:r w:rsidR="00DC6F6E" w:rsidRPr="00772A1D">
        <w:t>weitreichender</w:t>
      </w:r>
      <w:r w:rsidRPr="00772A1D">
        <w:t xml:space="preserve"> sein können als bei anderen Technologien </w:t>
      </w:r>
      <w:sdt>
        <w:sdtPr>
          <w:alias w:val="To edit, see citavi.com/edit"/>
          <w:tag w:val="CitaviPlaceholder#8a7e64c3-396c-42a5-92d4-989269d01820"/>
          <w:id w:val="-762835764"/>
          <w:placeholder>
            <w:docPart w:val="A04DAFE890834207A9AE4C045FAEB93B"/>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YTRhNzRlLTA2NGUtNDc4OC04NDIwLWU5NTZmOGYwYjFiZCIsIlJhbmdlTGVuZ3RoIjoxNywiUmVmZXJlbmNlSWQiOiI3NDhkNTBiMi1jZjg0LTQ5MzgtYjk0MS1hZmJlZTdjNWZjNm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0NzktMDIwLTAzOTE4LTkiLCJVcmlTdHJpbmciOiJodHRwczovL2RvaS5vcmcvMTAuMTAwNy9zMTA0NzktMDIwLTAzOTE4L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IoVmVua2F0ZXNoLCAyMDIyKSJ9XX0sIlRhZyI6IkNpdGF2aVBsYWNlaG9sZGVyIzhhN2U2NGMzLTM5NmMtNDJhNS05MmQ0LTk4OTI2OWQwMTgyMCIsIlRleHQiOiIoVmVua2F0ZXNoLCAyMDIyKSIsIldBSVZlcnNpb24iOiI2LjE5LjIuMSJ9}</w:instrText>
          </w:r>
          <w:r w:rsidRPr="00772A1D">
            <w:fldChar w:fldCharType="separate"/>
          </w:r>
          <w:r w:rsidR="00DC3234">
            <w:t>(Venkatesh, 2022)</w:t>
          </w:r>
          <w:r w:rsidRPr="00772A1D">
            <w:fldChar w:fldCharType="end"/>
          </w:r>
        </w:sdtContent>
      </w:sdt>
      <w:r w:rsidRPr="00772A1D">
        <w:t xml:space="preserve">. </w:t>
      </w:r>
      <w:r w:rsidR="00AC10E7" w:rsidRPr="00772A1D">
        <w:t xml:space="preserve">Es kann zu erheblichen Veränderungen </w:t>
      </w:r>
      <w:r w:rsidR="00600289" w:rsidRPr="00772A1D">
        <w:t>in der</w:t>
      </w:r>
      <w:r w:rsidR="008167E4" w:rsidRPr="00772A1D">
        <w:t xml:space="preserve"> Organisation von Arbeitsprozessen</w:t>
      </w:r>
      <w:r w:rsidR="00AC10E7" w:rsidRPr="00772A1D">
        <w:t xml:space="preserve"> </w:t>
      </w:r>
      <w:r w:rsidR="008167E4" w:rsidRPr="00772A1D">
        <w:t>kommen</w:t>
      </w:r>
      <w:r w:rsidR="00ED59CD" w:rsidRPr="00772A1D">
        <w:t xml:space="preserve"> </w:t>
      </w:r>
      <w:sdt>
        <w:sdtPr>
          <w:alias w:val="To edit, see citavi.com/edit"/>
          <w:tag w:val="CitaviPlaceholder#227f3be0-ab1a-482d-94bf-496c78064b10"/>
          <w:id w:val="-1469427347"/>
          <w:placeholder>
            <w:docPart w:val="DAA42CC1910540E7842B7DB03252A51A"/>
          </w:placeholder>
        </w:sdtPr>
        <w:sdtContent>
          <w:r w:rsidR="00ED59CD"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DMwYjkyLTBkOTYtNGU4Yi1hMTQ3LWRkYjA4MGEzNDI2YiIsIlJhbmdlTGVuZ3RoIjoyNiwiUmVmZXJlbmNlSWQiOiI1Y2RmZGFkNy1iNzRkLTRmMTgtODI3Ny0wNTE0MTFkOWU0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MZW5vdm9cXEFwcERhdGFcXExvY2FsXFxUZW1wXFxpaDFndWxjei5qcGciLCJVcmlTdHJpbmciOiI1Y2RmZGFkNy1iNzRkLTRmMTgtODI3Ny0wNTE0MTFkOWU0NW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4MzQtNy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czEyNTk5LTAyMy0wMDgzNC03IiwiVXJpU3RyaW5nIjoiaHR0cHM6Ly9kb2kub3JnLzEwLjEwMDcvczEyNTk5LTAyMy0wMDgzNC03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}</w:instrText>
          </w:r>
          <w:r w:rsidR="00ED59CD" w:rsidRPr="00772A1D">
            <w:fldChar w:fldCharType="separate"/>
          </w:r>
          <w:r w:rsidR="00DC3234">
            <w:t>(Feuerriegel et al., 2024)</w:t>
          </w:r>
          <w:r w:rsidR="00ED59CD" w:rsidRPr="00772A1D">
            <w:fldChar w:fldCharType="end"/>
          </w:r>
        </w:sdtContent>
      </w:sdt>
      <w:r w:rsidR="00AC03B7" w:rsidRPr="00772A1D">
        <w:t>, welche</w:t>
      </w:r>
      <w:r w:rsidR="00BF1DCD" w:rsidRPr="00772A1D">
        <w:t xml:space="preserve"> die Arbeit von Einzelpersonen und Teams beeinflussen </w:t>
      </w:r>
      <w:sdt>
        <w:sdtPr>
          <w:alias w:val="To edit, see citavi.com/edit"/>
          <w:tag w:val="CitaviPlaceholder#88921b05-8e3e-4ded-bae9-9757a7c1cc52"/>
          <w:id w:val="-615676558"/>
          <w:placeholder>
            <w:docPart w:val="7B6B8F27B5C0489C945CFF95729A6CE8"/>
          </w:placeholder>
        </w:sdtPr>
        <w:sdtContent>
          <w:r w:rsidR="00BF1DCD"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ZDZmN2JiLTM4ZDYtNGE4My05M2EwLWRmMGYwMzUxYWYwMyIsIlJhbmdlU3RhcnQiOjI1LCJSYW5nZUxlbmd0aCI6MTksIlJlZmVyZW5jZUlkIjoiZTYxNjk1NDQtM2FhNC00NjFhLTk1MDgtNzNlMGMzMDNlMz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4MC8wODg3NDQxNy4yMDIzLjIyNjEwMTAiLCJVcmlTdHJpbmciOiJodHRwczovL2RvaS5vcmcvMTAuMTA4MC8wODg3NDQxNy4yMDIzLjIyNjEwMTA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}</w:instrText>
          </w:r>
          <w:r w:rsidR="00BF1DCD" w:rsidRPr="00772A1D">
            <w:fldChar w:fldCharType="separate"/>
          </w:r>
          <w:r w:rsidR="00DC3234">
            <w:t xml:space="preserve">(Feuerriegel et al., 2024; </w:t>
          </w:r>
          <w:proofErr w:type="spellStart"/>
          <w:r w:rsidR="00DC3234">
            <w:t>Ooi</w:t>
          </w:r>
          <w:proofErr w:type="spellEnd"/>
          <w:r w:rsidR="00DC3234">
            <w:t xml:space="preserve"> et al., 2023)</w:t>
          </w:r>
          <w:r w:rsidR="00BF1DCD" w:rsidRPr="00772A1D">
            <w:fldChar w:fldCharType="end"/>
          </w:r>
        </w:sdtContent>
      </w:sdt>
      <w:r w:rsidR="00BF1DCD" w:rsidRPr="00772A1D">
        <w:t xml:space="preserve">. </w:t>
      </w:r>
      <w:r w:rsidR="00F27F84" w:rsidRPr="00772A1D">
        <w:t xml:space="preserve">Eine der größten Herausforderungen besteht darin, </w:t>
      </w:r>
      <w:r w:rsidR="00E02164" w:rsidRPr="00772A1D">
        <w:t>GenKI</w:t>
      </w:r>
      <w:r w:rsidR="00F27F84" w:rsidRPr="00772A1D">
        <w:t xml:space="preserve"> möglichst gewinnbringend einzusetzen, so dass die Anwendung nicht nur von technikaffinen Beschäftigten optimal genutzt wird </w:t>
      </w:r>
      <w:sdt>
        <w:sdtPr>
          <w:alias w:val="To edit, see citavi.com/edit"/>
          <w:tag w:val="CitaviPlaceholder#6d451629-0099-4b91-bdbd-06816c217f49"/>
          <w:id w:val="-1325821307"/>
          <w:placeholder>
            <w:docPart w:val="E0E4B935CEF64E7086E7622329A7388F"/>
          </w:placeholder>
        </w:sdtPr>
        <w:sdtContent>
          <w:r w:rsidR="00F27F8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ZmMwMDZkLTQ2MzctNDFhNi1hMmYzLWZhYWM1YjRiMTMzMC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NmQ0NTE2MjktMDA5OS00YjkxLWJkYmQtMDY4MTZjMjE3ZjQ5IiwiVGV4dCI6IihPb2kgZXQgYWwuLCAyMDIzKSIsIldBSVZlcnNpb24iOiI2LjE5LjIuMSJ9}</w:instrText>
          </w:r>
          <w:r w:rsidR="00F27F84" w:rsidRPr="00772A1D">
            <w:fldChar w:fldCharType="separate"/>
          </w:r>
          <w:r w:rsidR="00DC3234">
            <w:t>(</w:t>
          </w:r>
          <w:proofErr w:type="spellStart"/>
          <w:r w:rsidR="00DC3234">
            <w:t>Ooi</w:t>
          </w:r>
          <w:proofErr w:type="spellEnd"/>
          <w:r w:rsidR="00DC3234">
            <w:t xml:space="preserve"> et al., 2023)</w:t>
          </w:r>
          <w:r w:rsidR="00F27F84" w:rsidRPr="00772A1D">
            <w:fldChar w:fldCharType="end"/>
          </w:r>
        </w:sdtContent>
      </w:sdt>
      <w:r w:rsidR="00F27F84" w:rsidRPr="00772A1D">
        <w:t>.</w:t>
      </w:r>
      <w:r w:rsidR="003A7DB1" w:rsidRPr="00772A1D">
        <w:t xml:space="preserve"> Wenn Beschäftigte auf den Nutzen </w:t>
      </w:r>
      <w:r w:rsidR="00780640" w:rsidRPr="00772A1D">
        <w:t xml:space="preserve">von vorteilhaften Technologien </w:t>
      </w:r>
      <w:r w:rsidR="003A7DB1" w:rsidRPr="00772A1D">
        <w:t xml:space="preserve">verzichten, kann dies große Kosten verursachen </w:t>
      </w:r>
      <w:sdt>
        <w:sdtPr>
          <w:alias w:val="To edit, see citavi.com/edit"/>
          <w:tag w:val="CitaviPlaceholder#64a1614a-d506-47ab-b727-a72a344a71e7"/>
          <w:id w:val="598067953"/>
          <w:placeholder>
            <w:docPart w:val="A61BFEA78D22423BB56F912B604E36B6"/>
          </w:placeholder>
        </w:sdtPr>
        <w:sdtContent>
          <w:r w:rsidR="003A7DB1"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TdkYzRlLWFhNjQtNDNkNy1hM2E1LWQ2NjU4YzRlZTY4NSIsIlJhbmdlU3RhcnQiOjIxLCJSYW5nZUxlbmd0aCI6MTgsIlJlZmVyZW5jZUlkIjoiNTZhODhhNGMtMDYzNC00M2ZhLWJkYWEtNDkyOGRlMmQ3MTQ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M1NDQ1NDguMzU4MTA1OC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ZGwuYWNtLm9yZy9kb2kvcHJvY2VlZGluZ3MvMTAuMTE0NS8zNTQ0NTQ4IiwiVXJpU3RyaW5nIjoiaHR0cHM6Ly9kbC5hY20ub3JnL2RvaS9wcm9jZWVkaW5ncy8xMC4xMTQ1LzM1NDQ1ND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yN1QwNzozNjoyNCIsIk1vZGlmaWVkQnkiOiJfTmFqYXQgQnLDvG5lIiwiSWQiOiI3ZjNjMTlhNC1mYzU3LTQ1ZWEtOWU1Ni04Yjg0OWNlYWIzZGIiLCJNb2RpZmllZE9uIjoiMjAyNC0wNy0yN1QwNzozNjoyNCIsIlByb2plY3QiOnsiJHJlZiI6Ijg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TE0NS8zNTQ0NTQ4IiwiVXJpU3RyaW5nIjoiaHR0cHM6Ly9kb2kub3JnLzEwLjExNDUvMzU0NDU0OC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}</w:instrText>
          </w:r>
          <w:r w:rsidR="003A7DB1" w:rsidRPr="00772A1D">
            <w:fldChar w:fldCharType="separate"/>
          </w:r>
          <w:r w:rsidR="00DC3234">
            <w:t>(</w:t>
          </w:r>
          <w:proofErr w:type="spellStart"/>
          <w:r w:rsidR="00DC3234">
            <w:t>Buçinca</w:t>
          </w:r>
          <w:proofErr w:type="spellEnd"/>
          <w:r w:rsidR="00DC3234">
            <w:t xml:space="preserve"> et al., 2021; Ma et al., 2023)</w:t>
          </w:r>
          <w:r w:rsidR="003A7DB1" w:rsidRPr="00772A1D">
            <w:fldChar w:fldCharType="end"/>
          </w:r>
        </w:sdtContent>
      </w:sdt>
      <w:r w:rsidR="003A7DB1" w:rsidRPr="00772A1D">
        <w:t>.</w:t>
      </w:r>
      <w:r w:rsidR="00CC3194" w:rsidRPr="00772A1D">
        <w:t xml:space="preserve"> </w:t>
      </w:r>
    </w:p>
    <w:p w14:paraId="339285C8" w14:textId="5C7EC2ED" w:rsidR="00702EC7" w:rsidRDefault="00DF635D" w:rsidP="00365BAA">
      <w:r w:rsidRPr="00772A1D">
        <w:t xml:space="preserve">Aufgrund von fehlenden oder unzureichenden Daten im Trainingssatz können falsche oder unsinnige Antworten generiert werden </w:t>
      </w:r>
      <w:sdt>
        <w:sdtPr>
          <w:alias w:val="To edit, see citavi.com/edit"/>
          <w:tag w:val="CitaviPlaceholder#416b2a69-6daf-40d1-80ab-2e5f915ffa18"/>
          <w:id w:val="-1829201783"/>
          <w:placeholder>
            <w:docPart w:val="23D02EE737994475A6138CC31DC07F41"/>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ODI0ZTE1LTAxYjYtNGI4Ni1iYjMzLWU0NjNkOGVlNDg1NiIsIlJhbmdlU3RhcnQiOjIyLCJSYW5nZUxlbmd0aCI6MjEsIlJlZmVyZW5jZUlkIjoiOGE0YjY4YzAtMzg4OC00ODBmLWI1N2QtMmNiMjFiY2Y3ZTd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M3Mjc4MTMxIiwiVXJpU3RyaW5nIjoiaHR0cDovL3d3dy5uY2JpLm5sbS5uaWguZ292L3B1Ym1lZC8zNzI3ODEz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OS0wN1QwNjowODowMyIsIk1vZGlmaWVkQnkiOiJfTmFqYXQgQnLDvG5lIiwiSWQiOiJlZTQzMGRmMi1iMzQ1LTRmMmQtYWE5ZC01YmM3MzFlMjc4M2EiLCJNb2RpZmllZE9uIjoiMjAyNC0wOS0wN1QwNjowODowM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TEvYWxsLjE1Nzc4IiwiVXJpU3RyaW5nIjoiaHR0cHM6Ly9kb2kub3JnLzEwLjExMTEvYWxsLjE1Nzc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zM5MC9iZGNjNzAyMDA2MiIsIlVyaVN0cmluZyI6Imh0dHBzOi8vZG9pLm9yZy8xMC4zMzkwL2JkY2M3MDIwMDYy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}</w:instrText>
          </w:r>
          <w:r w:rsidRPr="00772A1D">
            <w:fldChar w:fldCharType="separate"/>
          </w:r>
          <w:r w:rsidR="00DC3234">
            <w:t xml:space="preserve">(Hassani &amp; Silva, 2023; </w:t>
          </w:r>
          <w:proofErr w:type="spellStart"/>
          <w:r w:rsidR="00DC3234">
            <w:t>Jutel</w:t>
          </w:r>
          <w:proofErr w:type="spellEnd"/>
          <w:r w:rsidR="00DC3234">
            <w:t xml:space="preserve"> et al., </w:t>
          </w:r>
          <w:r w:rsidR="00DC3234">
            <w:lastRenderedPageBreak/>
            <w:t>2023)</w:t>
          </w:r>
          <w:r w:rsidRPr="00772A1D">
            <w:fldChar w:fldCharType="end"/>
          </w:r>
        </w:sdtContent>
      </w:sdt>
      <w:r w:rsidRPr="00772A1D">
        <w:t>.</w:t>
      </w:r>
      <w:r w:rsidR="00AB0200" w:rsidRPr="00772A1D">
        <w:t xml:space="preserve"> </w:t>
      </w:r>
      <w:r w:rsidR="00834795" w:rsidRPr="00772A1D">
        <w:t xml:space="preserve">GenKI liefert durch sogenannte </w:t>
      </w:r>
      <w:r w:rsidR="00834795" w:rsidRPr="00772A1D">
        <w:rPr>
          <w:i/>
          <w:iCs/>
        </w:rPr>
        <w:t>Halluzinationen</w:t>
      </w:r>
      <w:r w:rsidR="00834795" w:rsidRPr="00772A1D">
        <w:t xml:space="preserve"> zwar plausible, aber fehlerhafte und schwer überprüfbare Ergebnisse </w:t>
      </w:r>
      <w:sdt>
        <w:sdtPr>
          <w:alias w:val="To edit, see citavi.com/edit"/>
          <w:tag w:val="CitaviPlaceholder#537ff3d5-94b3-4130-9952-985beb4c7a4a"/>
          <w:id w:val="1746225634"/>
          <w:placeholder>
            <w:docPart w:val="2B22E2A7E97A43B3B2E0B5338E223B21"/>
          </w:placeholder>
        </w:sdtPr>
        <w:sdtContent>
          <w:r w:rsidR="00834795"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TNiYzEyLTk3ZTEtNDM3MC1iM2ZlLTNhYjJlZTljODY3YSIsIlJhbmdlU3RhcnQiOjI1LCJSYW5nZUxlbmd0aCI6MTgsIlJlZmVyZW5jZUlkIjoiMGFhYTNkYTktNmU0MC00M2M4LTlhNDAtNWQ1MDM2ODY4YzJ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NDUvMzU3MTczMCIsIlVyaVN0cmluZyI6Imh0dHBzOi8vZG9pLm9yZy8xMC4xMTQ1LzM1NzE3Mz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yNTk5LTAyMy0wMDgzNC03IiwiRWRpdG9ycyI6W10sIkV2YWx1YXRpb25Db21wbGV4aXR5IjowLCJFdmFsdWF0aW9uU291cmNlVGV4dEZvcm1hdCI6MCwiR3JvdXBzIjpbXSwiSGFzTGFiZWwxIjpmYWxzZSwiSGFzTGFiZWwyIjpmYWxzZSwiS2V5d29yZHMiOltd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MTAuMTAwNy9zMTI1OTktMDIzLTAwODM0LTciLCJVcmlTdHJpbmciOiJodHRwczovL2RvaS5vcmcvMTAuMTAwNy9zMTI1OTktMDIzLTAwODM0LT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}</w:instrText>
          </w:r>
          <w:r w:rsidR="00834795" w:rsidRPr="00772A1D">
            <w:fldChar w:fldCharType="separate"/>
          </w:r>
          <w:r w:rsidR="00DC3234">
            <w:t>(Feuerriegel et al., 2024; Ji et al., 2023)</w:t>
          </w:r>
          <w:r w:rsidR="00834795" w:rsidRPr="00772A1D">
            <w:fldChar w:fldCharType="end"/>
          </w:r>
        </w:sdtContent>
      </w:sdt>
      <w:r w:rsidR="00834795" w:rsidRPr="00772A1D">
        <w:t xml:space="preserve">, was </w:t>
      </w:r>
      <w:r w:rsidR="00B22C65" w:rsidRPr="00772A1D">
        <w:t>vor allem</w:t>
      </w:r>
      <w:r w:rsidR="00834795" w:rsidRPr="00772A1D">
        <w:t xml:space="preserve"> in sensiblen Bereichen mit sehr großen Risiken verbunden </w:t>
      </w:r>
      <w:r w:rsidR="00931114" w:rsidRPr="00772A1D">
        <w:t>sein kann</w:t>
      </w:r>
      <w:r w:rsidR="00834795" w:rsidRPr="00772A1D">
        <w:t xml:space="preserve"> </w:t>
      </w:r>
      <w:sdt>
        <w:sdtPr>
          <w:alias w:val="To edit, see citavi.com/edit"/>
          <w:tag w:val="CitaviPlaceholder#abf2ce8b-aaf2-4d02-99d4-356831a4a8e2"/>
          <w:id w:val="-1464735209"/>
          <w:placeholder>
            <w:docPart w:val="A5A49D22499047A7B4199CD4DBAA9699"/>
          </w:placeholder>
        </w:sdtPr>
        <w:sdtContent>
          <w:r w:rsidR="00834795"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QzOWEzLWMyYTUtNGU5YS1iYWE3LTgzYmRjMmIzY2FjMCIsIlJhbmdlTGVuZ3RoIjoxNCwiUmVmZXJlbmNlSWQiOiIxMDUzNmE1OS0yYThjLTQxNDgtOGIzOC0yZjRiOWI1NTIxO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bGlrIiwiTGFzdE5hbWUiOiJTYWxsYW0iLCJQcm90ZWN0ZWQiOmZhbHNlLCJTZXgiOjIsIkNyZWF0ZWRCeSI6Il9OYWphdCBCcsO8bmUiLCJDcmVhdGVkT24iOiIyMDI0LTA5LTE1VDEwOjI1OjU4IiwiTW9kaWZpZWRCeSI6Il9OYWphdCBCcsO8bmUiLCJJZCI6IjQxZmM0ZTM4LTc1ZjItNGU4NS1iYmQzLWExNjgwOGUxMmM0NSIsIk1vZGlmaWVkT24iOiIyMDI0LTA5LTE1VDEwOjI1OjU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MZW5vdm9cXEFwcERhdGFcXExvY2FsXFxUZW1wXFxtZWllM2xxei5qcGciLCJVcmlTdHJpbmciOiIxMDUzNmE1OS0yYThjLTQxNDgtOGIzOC0yZjRiOWI1NTIxO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5LjAzLjIwMjMiLCJEb2kiOiIxMC4zMzkwL2hlYWx0aGNhcmUxMTA2MDg4N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S0xNVQxMDoyNTo1OCIsIk1vZGlmaWVkQnkiOiJfTmFqYXQgQnLDvG5lIiwiSWQiOiIyYmQ3ZWQ1Zi03YmJhLTQ3OGYtOTZiNi0yNDFlNjQ3ZjQxZmUiLCJNb2RpZmllZE9uIjoiMjAyNC0wOS0xNVQxMDoyNTo1O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EwMDQ4MTQ4IiwiVXJpU3RyaW5nIjoiaHR0cHM6Ly93d3cubmNiaS5ubG0ubmloLmdvdi9wbWMvYXJ0aWNsZXMvUE1DMTAwNDgxND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ktMTVUMTA6MjU6NTgiLCJNb2RpZmllZEJ5IjoiX05hamF0IEJyw7xuZSIsIklkIjoiZmZkMmExZjAtNWU2Yi00ODBlLWI4NTEtNWQ4NjRlMTk2YmJjIiwiTW9kaWZpZWRPbiI6IjIwMjQtMDktMTVUMTA6MjU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Njk4MTU0NCIsIlVyaVN0cmluZyI6Imh0dHA6Ly93d3cubmNiaS5ubG0ubmloLmdvdi9wdWJtZWQvMzY5ODE1ND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}</w:instrText>
          </w:r>
          <w:r w:rsidR="00834795" w:rsidRPr="00772A1D">
            <w:fldChar w:fldCharType="separate"/>
          </w:r>
          <w:r w:rsidR="00DC3234">
            <w:t>(</w:t>
          </w:r>
          <w:proofErr w:type="spellStart"/>
          <w:r w:rsidR="00DC3234">
            <w:t>Sallam</w:t>
          </w:r>
          <w:proofErr w:type="spellEnd"/>
          <w:r w:rsidR="00DC3234">
            <w:t>, 2023)</w:t>
          </w:r>
          <w:r w:rsidR="00834795" w:rsidRPr="00772A1D">
            <w:fldChar w:fldCharType="end"/>
          </w:r>
        </w:sdtContent>
      </w:sdt>
      <w:r w:rsidR="00834795" w:rsidRPr="00772A1D">
        <w:t xml:space="preserve">. </w:t>
      </w:r>
      <w:r w:rsidR="00DA1801" w:rsidRPr="00772A1D">
        <w:t>Algorithmische</w:t>
      </w:r>
      <w:r w:rsidR="00322345" w:rsidRPr="00772A1D">
        <w:t xml:space="preserve"> </w:t>
      </w:r>
      <w:r w:rsidR="00DA1801" w:rsidRPr="00772A1D">
        <w:t>Intransparenz</w:t>
      </w:r>
      <w:r w:rsidR="00702EC7" w:rsidRPr="00772A1D">
        <w:t xml:space="preserve"> und </w:t>
      </w:r>
      <w:r w:rsidR="00DA1801" w:rsidRPr="00772A1D">
        <w:t>mangelnde</w:t>
      </w:r>
      <w:r w:rsidR="00702EC7" w:rsidRPr="00772A1D">
        <w:t xml:space="preserve"> Vorhersagbarkeit </w:t>
      </w:r>
      <w:sdt>
        <w:sdtPr>
          <w:alias w:val="To edit, see citavi.com/edit"/>
          <w:tag w:val="CitaviPlaceholder#709536eb-d977-4668-97cf-af48a59e5063"/>
          <w:id w:val="-1864510204"/>
          <w:placeholder>
            <w:docPart w:val="D3FFC467FB134BA296515AAA826B227E"/>
          </w:placeholder>
        </w:sdtPr>
        <w:sdtContent>
          <w:r w:rsidR="00702EC7"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2MxYTEzLTIwYmYtNDllMi04NzkzLTZlMWQ3NmQxOTk1YSIsIlJhbmdlTGVuZ3RoIjoyMSwiUmVmZXJlbmNlSWQiOiJkNzBkOTAyYS0xM2Q4LTQ5YmItYjg1OS0xM2I2MjAyMWY3M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TAuMTAxNi9qLmxpbmRpZi4yMDIzLjEwMjI3NCIsIlVyaVN0cmluZyI6Imh0dHBzOi8vZG9pLm9yZy8xMC4xMDE2L2oubGluZGlmLjIwMjMuMTAyMjc0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0Mi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0My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0NC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Q1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NDY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Q3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0OC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Q5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1M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Ux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1Mi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Uz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NTQ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NTU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1Ni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NTc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U4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NTk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2M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Yx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Y1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Y2IiwiQ291bnQiOjEsIlRleHRVbml0cyI6W3siJGlkIjoiNjciLCJGb250U3R5bGUiOnsiJGlkIjoiNjgiLCJOZXV0cmFsIjp0cnVlfSwiUmVhZGluZ09yZGVyIjoxLCJUZXh0IjoiKEthc25lY2kgZXQgYWwuLCAyMDIzOyBPb2kgZXQgYWwuLCAyMDIzKSJ9XX0sIlRhZyI6IkNpdGF2aVBsYWNlaG9sZGVyIzcwOTUzNmViLWQ5NzctNDY2OC05N2NmLWFmNDhhNTllNTA2MyIsIlRleHQiOiIoS2FzbmVjaSBldCBhbC4sIDIwMjM7IE9vaSBldCBhbC4sIDIwMjMpIiwiV0FJVmVyc2lvbiI6IjYuMTkuMi4xIn0=}</w:instrText>
          </w:r>
          <w:r w:rsidR="00702EC7" w:rsidRPr="00772A1D">
            <w:fldChar w:fldCharType="separate"/>
          </w:r>
          <w:r w:rsidR="00DC3234">
            <w:t>(</w:t>
          </w:r>
          <w:proofErr w:type="spellStart"/>
          <w:r w:rsidR="00DC3234">
            <w:t>Kasneci</w:t>
          </w:r>
          <w:proofErr w:type="spellEnd"/>
          <w:r w:rsidR="00DC3234">
            <w:t xml:space="preserve"> et al., 2023; </w:t>
          </w:r>
          <w:proofErr w:type="spellStart"/>
          <w:r w:rsidR="00DC3234">
            <w:t>Ooi</w:t>
          </w:r>
          <w:proofErr w:type="spellEnd"/>
          <w:r w:rsidR="00DC3234">
            <w:t xml:space="preserve"> et al., 2023)</w:t>
          </w:r>
          <w:r w:rsidR="00702EC7" w:rsidRPr="00772A1D">
            <w:fldChar w:fldCharType="end"/>
          </w:r>
        </w:sdtContent>
      </w:sdt>
      <w:r w:rsidR="00DA1801" w:rsidRPr="00772A1D">
        <w:t xml:space="preserve"> verleiht</w:t>
      </w:r>
      <w:r w:rsidR="00322345" w:rsidRPr="00772A1D">
        <w:t xml:space="preserve"> </w:t>
      </w:r>
      <w:r w:rsidR="00B2781C" w:rsidRPr="00772A1D">
        <w:t xml:space="preserve">der GenKI einen </w:t>
      </w:r>
      <w:r w:rsidR="00B2781C" w:rsidRPr="00772A1D">
        <w:rPr>
          <w:rStyle w:val="Hervorhebung"/>
        </w:rPr>
        <w:t>Blackbox</w:t>
      </w:r>
      <w:r w:rsidR="00B2781C" w:rsidRPr="00772A1D">
        <w:t xml:space="preserve">-Charakter </w:t>
      </w:r>
      <w:sdt>
        <w:sdtPr>
          <w:alias w:val="To edit, see citavi.com/edit"/>
          <w:tag w:val="CitaviPlaceholder#10c044e5-82ba-4b91-8158-fce326bf2828"/>
          <w:id w:val="1888679013"/>
          <w:placeholder>
            <w:docPart w:val="FA6F14FA9CFF4708B77EA0469E49AFAD"/>
          </w:placeholder>
        </w:sdtPr>
        <w:sdtContent>
          <w:r w:rsidR="00B2781C"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ZTUzZDc2LTlkODQtNDNkYy04NWUxLTQ4MDRiYmNlNTNlNiIsIlJhbmdlU3RhcnQiOjYxLCJSYW5nZUxlbmd0aCI6MTEsIlJlZmVyZW5jZUlkIjoiODk5YWFmZDgtN2IxYi00ZmI3LTk3NmQtZWFiNGMyNmI1NTd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3MxMTc0Ny0wMTktMDA3MTAtNSIsIlVyaVN0cmluZyI6Imh0dHBzOi8vZG9pLm9yZy8xMC4xMDA3L3MxMTc0Ny0wMTktMDA3MTAt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}</w:instrText>
          </w:r>
          <w:r w:rsidR="00B2781C" w:rsidRPr="00772A1D">
            <w:fldChar w:fldCharType="separate"/>
          </w:r>
          <w:r w:rsidR="00DC3234">
            <w:t>(</w:t>
          </w:r>
          <w:proofErr w:type="spellStart"/>
          <w:r w:rsidR="00DC3234">
            <w:t>Dwivedi</w:t>
          </w:r>
          <w:proofErr w:type="spellEnd"/>
          <w:r w:rsidR="00DC3234">
            <w:t xml:space="preserve"> et al., 2023; Feuerriegel et al., 2024; Lipton, 2018; Rai, 2020; Venkatesh, 2022)</w:t>
          </w:r>
          <w:r w:rsidR="00B2781C" w:rsidRPr="00772A1D">
            <w:fldChar w:fldCharType="end"/>
          </w:r>
        </w:sdtContent>
      </w:sdt>
      <w:r w:rsidR="00B2781C" w:rsidRPr="00772A1D">
        <w:t>.</w:t>
      </w:r>
      <w:r w:rsidR="00365BAA" w:rsidRPr="00772A1D">
        <w:t xml:space="preserve"> </w:t>
      </w:r>
      <w:r w:rsidR="00702EC7" w:rsidRPr="00772A1D">
        <w:t xml:space="preserve">Für ausreichende Transparenz müsste ein Modell als Ganzes erfassbar sein, was aber bei fortgeschrittenen DL-Technologien </w:t>
      </w:r>
      <w:r w:rsidR="000E2D6D" w:rsidRPr="00772A1D">
        <w:t>aufgrund ihrer Komplexität</w:t>
      </w:r>
      <w:r w:rsidR="00702EC7" w:rsidRPr="00772A1D">
        <w:t xml:space="preserve"> nicht gegeben ist </w:t>
      </w:r>
      <w:sdt>
        <w:sdtPr>
          <w:alias w:val="To edit, see citavi.com/edit"/>
          <w:tag w:val="CitaviPlaceholder#8dc8de20-cf75-48a1-8fa2-636357a13257"/>
          <w:id w:val="962000994"/>
          <w:placeholder>
            <w:docPart w:val="D3FFC467FB134BA296515AAA826B227E"/>
          </w:placeholder>
        </w:sdtPr>
        <w:sdtContent>
          <w:r w:rsidR="00702EC7"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TlkNzRmLWI0ZjgtNGFjOS1hZDVlLTZiMTczNjhhZDRmMCIsIlJhbmdlTGVuZ3RoIjoxNCwiUmVmZXJlbmNlSWQiOiIyY2QzMTM5OS03MmJhLTRkMGQtOGZiMC02ZWYzZDM3OGIx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yMzMyMzEiLCJVcmlTdHJpbmciOiJodHRwczovL2RvaS5vcmcvMTAuMTE0NS8zMjMzMjM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}</w:instrText>
          </w:r>
          <w:r w:rsidR="00702EC7" w:rsidRPr="00772A1D">
            <w:fldChar w:fldCharType="separate"/>
          </w:r>
          <w:r w:rsidR="00DC3234">
            <w:t>(Lipton, 2018)</w:t>
          </w:r>
          <w:r w:rsidR="00702EC7" w:rsidRPr="00772A1D">
            <w:fldChar w:fldCharType="end"/>
          </w:r>
        </w:sdtContent>
      </w:sdt>
      <w:r w:rsidR="00702EC7" w:rsidRPr="00772A1D">
        <w:t xml:space="preserve">. </w:t>
      </w:r>
    </w:p>
    <w:p w14:paraId="08AEEA1F" w14:textId="30640D65" w:rsidR="00FD7C3D" w:rsidRPr="00772A1D" w:rsidRDefault="004736A8" w:rsidP="004736A8">
      <w:r w:rsidRPr="00772A1D">
        <w:t xml:space="preserve">KI-Systeme benötigen </w:t>
      </w:r>
      <w:r w:rsidRPr="00772A1D">
        <w:rPr>
          <w:rStyle w:val="Hervorhebung"/>
          <w:i w:val="0"/>
          <w:iCs w:val="0"/>
        </w:rPr>
        <w:t>Zeit zum Lernen</w:t>
      </w:r>
      <w:r w:rsidRPr="00772A1D">
        <w:rPr>
          <w:i/>
          <w:iCs/>
        </w:rPr>
        <w:t>,</w:t>
      </w:r>
      <w:r w:rsidRPr="00772A1D">
        <w:t xml:space="preserve"> um sich nach und nach verbessern zu können, was dazu führt, das Fehler insbesondere zu Beginn in den Bereich</w:t>
      </w:r>
      <w:r w:rsidR="003F78F4" w:rsidRPr="00772A1D">
        <w:t>en</w:t>
      </w:r>
      <w:r w:rsidRPr="00772A1D">
        <w:t xml:space="preserve"> gezeigt werden, wo die Fehleranfälligkeit am höchsten ist </w:t>
      </w:r>
      <w:sdt>
        <w:sdtPr>
          <w:alias w:val="To edit, see citavi.com/edit"/>
          <w:tag w:val="CitaviPlaceholder#93367c11-76c4-462a-acc5-af95fec6b164"/>
          <w:id w:val="1312291803"/>
          <w:placeholder>
            <w:docPart w:val="2D0BD52D96564B7F8F93EC17F2CAF68C"/>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zFjM2EzLTAwZjktNDVjYi05MGU1LTAyOTk3NTU2NTk0ZCIsIlJhbmdlTGVuZ3RoIjoxNywiUmVmZXJlbmNlSWQiOiI3NDhkNTBiMi1jZjg0LTQ5MzgtYjk0MS1hZmJlZTdjNWZjNm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0NzktMDIwLTAzOTE4LTkiLCJVcmlTdHJpbmciOiJodHRwczovL2RvaS5vcmcvMTAuMTAwNy9zMTA0NzktMDIwLTAzOTE4L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IoVmVua2F0ZXNoLCAyMDIyKSJ9XX0sIlRhZyI6IkNpdGF2aVBsYWNlaG9sZGVyIzkzMzY3YzExLTc2YzQtNDYyYS1hY2M1LWFmOTVmZWM2YjE2NCIsIlRleHQiOiIoVmVua2F0ZXNoLCAyMDIyKSIsIldBSVZlcnNpb24iOiI2LjE5LjIuMSJ9}</w:instrText>
          </w:r>
          <w:r w:rsidRPr="00772A1D">
            <w:fldChar w:fldCharType="separate"/>
          </w:r>
          <w:r w:rsidR="00DC3234">
            <w:t>(Venkatesh, 2022)</w:t>
          </w:r>
          <w:r w:rsidRPr="00772A1D">
            <w:fldChar w:fldCharType="end"/>
          </w:r>
        </w:sdtContent>
      </w:sdt>
      <w:r w:rsidRPr="00772A1D">
        <w:t xml:space="preserve">. Auch eine KI kann einem </w:t>
      </w:r>
      <w:r w:rsidRPr="00772A1D">
        <w:rPr>
          <w:rStyle w:val="Hervorhebung"/>
        </w:rPr>
        <w:t>Modelbias</w:t>
      </w:r>
      <w:r w:rsidRPr="00772A1D">
        <w:t xml:space="preserve"> unterworfen sein, der </w:t>
      </w:r>
      <w:r w:rsidR="00BB0F28" w:rsidRPr="00772A1D">
        <w:t>anfangs</w:t>
      </w:r>
      <w:r w:rsidRPr="00772A1D">
        <w:t xml:space="preserve"> unsichtbar sein kann und sich erst mit der Zeit zeigen kann </w:t>
      </w:r>
      <w:sdt>
        <w:sdtPr>
          <w:alias w:val="To edit, see citavi.com/edit"/>
          <w:tag w:val="CitaviPlaceholder#2626f0c4-ab99-4d85-a794-50fedd868142"/>
          <w:id w:val="2062290188"/>
          <w:placeholder>
            <w:docPart w:val="2D0BD52D96564B7F8F93EC17F2CAF68C"/>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DFiYmRlLTJlMjItNGNhMy05ZDU3LTEzZDg2Y2RhYmUwMSIsIlJhbmdlU3RhcnQiOjE3LCJSYW5nZUxlbmd0aCI6MTgsIlJlZmVyZW5jZUlkIjoiNzQ4ZDUwYjItY2Y4NC00OTM4LWI5NDEtYWZiZWU3YzVmYz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wNDc5LTAyMC0wMzkxOC05IiwiVXJpU3RyaW5nIjoiaHR0cHM6Ly9kb2kub3JnLzEwLjEwMDcvczEwNDc5LTAyMC0wMzkxOC05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}</w:instrText>
          </w:r>
          <w:r w:rsidRPr="00772A1D">
            <w:fldChar w:fldCharType="separate"/>
          </w:r>
          <w:r w:rsidR="00DC3234">
            <w:t>(</w:t>
          </w:r>
          <w:proofErr w:type="spellStart"/>
          <w:r w:rsidR="00DC3234">
            <w:t>Ooi</w:t>
          </w:r>
          <w:proofErr w:type="spellEnd"/>
          <w:r w:rsidR="00DC3234">
            <w:t xml:space="preserve"> et al., 2023; Venkatesh, 2022)</w:t>
          </w:r>
          <w:r w:rsidRPr="00772A1D">
            <w:fldChar w:fldCharType="end"/>
          </w:r>
        </w:sdtContent>
      </w:sdt>
      <w:r w:rsidRPr="00772A1D">
        <w:t xml:space="preserve">. Der Modelbias kann menschenähnliche Vorurteile und Diskriminierungen enthalten </w:t>
      </w:r>
      <w:sdt>
        <w:sdtPr>
          <w:alias w:val="To edit, see citavi.com/edit"/>
          <w:tag w:val="CitaviPlaceholder#5ac60d3e-7b78-4cac-abe6-b724a9092cd0"/>
          <w:id w:val="-864521993"/>
          <w:placeholder>
            <w:docPart w:val="53E64FFA35AC4D6D81C11CE4487D60DB"/>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MjExNmFmLWY1NTItNGViMy05MDdhLTFlZTQ5ZmQ2NWIwZCIsIlJhbmdlU3RhcnQiOjQ3LCJSYW5nZUxlbmd0aCI6MTksIlJlZmVyZW5jZUlkIjoiZTYxNjk1NDQtM2FhNC00NjFhLTk1MDgtNzNlMGMzMDNlMz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4MC8wODg3NDQxNy4yMDIzLjIyNjEwMTAiLCJVcmlTdHJpbmciOiJodHRwczovL2RvaS5vcmcvMTAuMTA4MC8wODg3NDQxNy4yMDIzLjIyNjEwMTA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}</w:instrText>
          </w:r>
          <w:r w:rsidRPr="00772A1D">
            <w:fldChar w:fldCharType="separate"/>
          </w:r>
          <w:r w:rsidR="00DC3234">
            <w:t>(</w:t>
          </w:r>
          <w:proofErr w:type="spellStart"/>
          <w:r w:rsidR="00DC3234">
            <w:t>Dwivedi</w:t>
          </w:r>
          <w:proofErr w:type="spellEnd"/>
          <w:r w:rsidR="00DC3234">
            <w:t xml:space="preserve"> et al., 2023; Feuerriegel et al., 2024; </w:t>
          </w:r>
          <w:proofErr w:type="spellStart"/>
          <w:r w:rsidR="00DC3234">
            <w:t>Ooi</w:t>
          </w:r>
          <w:proofErr w:type="spellEnd"/>
          <w:r w:rsidR="00DC3234">
            <w:t xml:space="preserve"> et al., 2023)</w:t>
          </w:r>
          <w:r w:rsidRPr="00772A1D">
            <w:fldChar w:fldCharType="end"/>
          </w:r>
        </w:sdtContent>
      </w:sdt>
      <w:r w:rsidRPr="00772A1D">
        <w:t xml:space="preserve">, was die </w:t>
      </w:r>
      <w:r w:rsidRPr="00772A1D">
        <w:rPr>
          <w:i/>
          <w:iCs/>
        </w:rPr>
        <w:t>Fairness</w:t>
      </w:r>
      <w:r w:rsidRPr="00772A1D">
        <w:t xml:space="preserve"> der GenKI beeinträchtigt </w:t>
      </w:r>
      <w:sdt>
        <w:sdtPr>
          <w:alias w:val="To edit, see citavi.com/edit"/>
          <w:tag w:val="CitaviPlaceholder#76b4ed4b-f966-42fe-98ca-71466bbf335b"/>
          <w:id w:val="210699742"/>
          <w:placeholder>
            <w:docPart w:val="53E64FFA35AC4D6D81C11CE4487D60DB"/>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TE1NDdhLWEzNDktNDE4Yy1iOTJmLTc0OWFhZDA4ZDFhZCIsIlJhbmdlTGVuZ3RoIjoyNiwiUmVmZXJlbmNlSWQiOiI1Y2RmZGFkNy1iNzRkLTRmMTgtODI3Ny0wNTE0MTFkOWU0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MZW5vdm9cXEFwcERhdGFcXExvY2FsXFxUZW1wXFxpaDFndWxjei5qcGciLCJVcmlTdHJpbmciOiI1Y2RmZGFkNy1iNzRkLTRmMTgtODI3Ny0wNTE0MTFkOWU0NW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4MzQtNy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czEyNTk5LTAyMy0wMDgzNC03IiwiVXJpU3RyaW5nIjoiaHR0cHM6Ly9kb2kub3JnLzEwLjEwMDcvczEyNTk5LTAyMy0wMDgzNC03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}</w:instrText>
          </w:r>
          <w:r w:rsidRPr="00772A1D">
            <w:fldChar w:fldCharType="separate"/>
          </w:r>
          <w:r w:rsidR="00DC3234">
            <w:t>(Feuerriegel et al., 2024)</w:t>
          </w:r>
          <w:r w:rsidRPr="00772A1D">
            <w:fldChar w:fldCharType="end"/>
          </w:r>
        </w:sdtContent>
      </w:sdt>
      <w:r w:rsidRPr="00772A1D">
        <w:t>.</w:t>
      </w:r>
      <w:r w:rsidR="0032346C" w:rsidRPr="00772A1D">
        <w:t xml:space="preserve"> </w:t>
      </w:r>
      <w:r w:rsidR="00FD7E62" w:rsidRPr="00772A1D">
        <w:t xml:space="preserve">Bereits bestehende </w:t>
      </w:r>
      <w:r w:rsidR="00A31984" w:rsidRPr="00772A1D">
        <w:t>Voreingenommenheit</w:t>
      </w:r>
      <w:r w:rsidR="00FD7E62" w:rsidRPr="00772A1D">
        <w:t xml:space="preserve"> der Gesellschaft </w:t>
      </w:r>
      <w:r w:rsidR="00DF75E3" w:rsidRPr="00772A1D">
        <w:t xml:space="preserve">gegenüber bestimmten Gruppen </w:t>
      </w:r>
      <w:r w:rsidR="00FD7E62" w:rsidRPr="00772A1D">
        <w:t>könnte verstärkt oder</w:t>
      </w:r>
      <w:r w:rsidR="009D0589" w:rsidRPr="00772A1D">
        <w:t xml:space="preserve"> </w:t>
      </w:r>
      <w:r w:rsidR="00DE5B3B" w:rsidRPr="00772A1D">
        <w:t xml:space="preserve">neue </w:t>
      </w:r>
      <w:r w:rsidR="008A4DB1" w:rsidRPr="00772A1D">
        <w:t xml:space="preserve">Arten hinzukommen </w:t>
      </w:r>
      <w:sdt>
        <w:sdtPr>
          <w:alias w:val="To edit, see citavi.com/edit"/>
          <w:tag w:val="CitaviPlaceholder#79a8f8c2-31f0-49df-bf29-688d124683f1"/>
          <w:id w:val="1667057981"/>
          <w:placeholder>
            <w:docPart w:val="CDA5090DFBF648079B0DC0EF6C9DD02F"/>
          </w:placeholder>
        </w:sdtPr>
        <w:sdtContent>
          <w:r w:rsidR="008A4DB1"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NDUyM2UwLTg0YTgtNDAxMS05ZGMxLTM5M2RjMjQyYzQ4YyIsIlJhbmdlTGVuZ3RoIjoyMiwiUmVmZXJlbmNlSWQiOiJhYTA0NmM2Ny1iMTg4LTQ4OTUtOTM1Mi0xNzQ3NDk4YTk5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TAuMTAwMi93aWRtLjEzNTYiLCJVcmlTdHJpbmciOiJodHRwczovL2RvaS5vcmcvMTAuMTAwMi93aWRtLjEzNT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}</w:instrText>
          </w:r>
          <w:r w:rsidR="008A4DB1" w:rsidRPr="00772A1D">
            <w:fldChar w:fldCharType="separate"/>
          </w:r>
          <w:r w:rsidR="00DC3234">
            <w:t>(</w:t>
          </w:r>
          <w:proofErr w:type="spellStart"/>
          <w:r w:rsidR="00DC3234">
            <w:t>Ntoutsi</w:t>
          </w:r>
          <w:proofErr w:type="spellEnd"/>
          <w:r w:rsidR="00DC3234">
            <w:t xml:space="preserve"> et al., 2020)</w:t>
          </w:r>
          <w:r w:rsidR="008A4DB1" w:rsidRPr="00772A1D">
            <w:fldChar w:fldCharType="end"/>
          </w:r>
        </w:sdtContent>
      </w:sdt>
      <w:r w:rsidR="00DD730F" w:rsidRPr="00772A1D">
        <w:t xml:space="preserve">. </w:t>
      </w:r>
      <w:r w:rsidR="008A4DB1" w:rsidRPr="00772A1D">
        <w:t xml:space="preserve">  </w:t>
      </w:r>
      <w:r w:rsidR="00DE5B3B" w:rsidRPr="00772A1D">
        <w:t xml:space="preserve"> </w:t>
      </w:r>
    </w:p>
    <w:p w14:paraId="16D7FE71" w14:textId="1C1E8418" w:rsidR="004D687D" w:rsidRDefault="009115D4" w:rsidP="005A286C">
      <w:r w:rsidRPr="00772A1D">
        <w:t>Vorausgegangene</w:t>
      </w:r>
      <w:r w:rsidR="00FD7C3D" w:rsidRPr="00772A1D">
        <w:t xml:space="preserve"> Forschung </w:t>
      </w:r>
      <w:r w:rsidRPr="00772A1D">
        <w:t xml:space="preserve">von </w:t>
      </w:r>
      <w:sdt>
        <w:sdtPr>
          <w:alias w:val="To edit, see citavi.com/edit"/>
          <w:tag w:val="CitaviPlaceholder#9379f195-8b98-4d13-a3ca-b52bf6b32430"/>
          <w:id w:val="-143046593"/>
          <w:placeholder>
            <w:docPart w:val="788688BAFE3E466A8090C430D7C54010"/>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RlYjJmMGE0LTEyZDAtNDZkMi04NWE3LTdjZDI5NDJjYWY5ZSIsIkVudHJpZXMiOlt7IiRpZCI6IjIiLCIkdHlwZSI6IlN3aXNzQWNhZGVtaWMuQ2l0YXZpLkNpdGF0aW9ucy5Xb3JkUGxhY2Vob2xkZXJFbnRyeSwgU3dpc3NBY2FkZW1pYy5DaXRhdmkiLCJJZCI6IjkxZjRiYzA3LTZmODMtNGJhOC1iYTgxLTgxOTk5NjM2NGVlNyIsIlJhbmdlTGVuZ3RoIjoxNywiUmVmZXJlbmNlSWQiOiI3Nzc4Y2M0NS0yMDJlLTRjZDAtODNiNC03MTczN2JkZWM3MW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MZW5vdm9cXEFwcERhdGFcXExvY2FsXFxUZW1wXFxtY2I0ZXBuMC5qcGciLCJVcmlTdHJpbmciOiI3Nzc4Y2M0NS0yMDJlLTRjZDAtODNiNC03MTczN2JkZWM3M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2LjA1LjIwMjEiLCJEb2kiOiIxMC4xMDA3L3MwMDE0Ni0wMjEtMDEyMzAte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zNDA1NDIyOCIsIlVyaVN0cmluZyI6Imh0dHA6Ly93d3cubmNiaS5ubG0ubmloLmdvdi9wdWJtZWQvMzQwNTQyMj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gtMDJUMTI6MTQ6NDUiLCJNb2RpZmllZEJ5IjoiX05hamF0IEJyw7xuZSIsIklkIjoiM2FjMGQ2YjYtZjZmZi00NjdmLWFiNzEtMmRmYjkyMDA3NDM2IiwiTW9kaWZpZWRPbiI6IjIwMjQtMDgtMDJUMTI6MTQ6NDU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A3L3MwMDE0Ni0wMjEtMDEyMzAteiIsIlVyaVN0cmluZyI6Imh0dHBzOi8vZG9pLm9yZy8xMC4xMDA3L3MwMDE0Ni0wMjEtMDEyMzAte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MlQxMjoxNDo0NSIsIk1vZGlmaWVkQnkiOiJfTmFqYXQgQnLDvG5lIiwiSWQiOiIzODYzNDQ4NS01ZjY1LTRiNjAtOWY2My01OWY3MzExMjBmZDUiLCJNb2RpZmllZE9uIjoiMjAyNC0wOC0wMlQxMjoxNDo0N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lBNQzgxNDk5MTgiLCJVcmlTdHJpbmciOiJodHRwczovL3d3dy5uY2JpLm5sbS5uaWguZ292L3BtYy9hcnRpY2xlcy9QTUM4MTQ5OTE4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}</w:instrText>
          </w:r>
          <w:r w:rsidRPr="00772A1D">
            <w:fldChar w:fldCharType="separate"/>
          </w:r>
          <w:proofErr w:type="spellStart"/>
          <w:r w:rsidR="00DC3234">
            <w:t>Montemayor</w:t>
          </w:r>
          <w:proofErr w:type="spellEnd"/>
          <w:r w:rsidR="00DC3234">
            <w:t xml:space="preserve"> et al.</w:t>
          </w:r>
          <w:r w:rsidRPr="00772A1D">
            <w:fldChar w:fldCharType="end"/>
          </w:r>
        </w:sdtContent>
      </w:sdt>
      <w:r w:rsidRPr="00772A1D">
        <w:t xml:space="preserve"> </w:t>
      </w:r>
      <w:sdt>
        <w:sdtPr>
          <w:alias w:val="To edit, see citavi.com/edit"/>
          <w:tag w:val="CitaviPlaceholder#4eb2f0a4-12d0-46d2-85a7-7cd2942caf9e"/>
          <w:id w:val="-602493942"/>
          <w:placeholder>
            <w:docPart w:val="788688BAFE3E466A8090C430D7C54010"/>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kzNzlmMTk1LThiOTgtNGQxMy1hM2NhLWI1MmJmNmIzMjQzMCIsIkVudHJpZXMiOlt7IiRpZCI6IjIiLCIkdHlwZSI6IlN3aXNzQWNhZGVtaWMuQ2l0YXZpLkNpdGF0aW9ucy5Xb3JkUGxhY2Vob2xkZXJFbnRyeSwgU3dpc3NBY2FkZW1pYy5DaXRhdmkiLCJJZCI6IjQ0YzhlOWQ5LTAxNDktNGRlNy04NDIyLTViNWE0MzY4YjdkMyIsIlJhbmdlTGVuZ3RoIjo2LCJSZWZlcmVuY2VJZCI6Ijc3NzhjYzQ1LTIwMmUtNGNkMC04M2I0LTcxNzM3YmRlYzc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TGVub3ZvXFxBcHBEYXRhXFxMb2NhbFxcVGVtcFxcbWNiNGVwbjAuanBnIiwiVXJpU3RyaW5nIjoiNzc3OGNjNDUtMjAyZS00Y2QwLTgzYjQtNzE3MzdiZGVjNzFh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yNi4wNS4yMDIxIiwiRG9pIjoiMTAuMTAwNy9zMDAxNDYtMDIxLTAxMjMwLXo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zQwNTQyMjgiLCJVcmlTdHJpbmciOiJodHRwOi8vd3d3Lm5jYmkubmxtLm5paC5nb3YvcHVibWVkLzM0MDU0MjI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4LTAyVDEyOjE0OjQ1IiwiTW9kaWZpZWRCeSI6Il9OYWphdCBCcsO8bmUiLCJJZCI6IjNhYzBkNmI2LWY2ZmYtNDY3Zi1hYjcxLTJkZmI5MjAwNzQzNiIsIk1vZGlmaWVkT24iOiIyMDI0LTA4LTAyVDEyOjE0OjQ1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Ny9zMDAxNDYtMDIxLTAxMjMwLXoiLCJVcmlTdHJpbmciOiJodHRwczovL2RvaS5vcmcvMTAuMTAwNy9zMDAxNDYtMDIxLTAxMjMwLXo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JUMTI6MTQ6NDUiLCJNb2RpZmllZEJ5IjoiX05hamF0IEJyw7xuZSIsIklkIjoiMzg2MzQ0ODUtNWY2NS00YjYwLTlmNjMtNTlmNzMxMTIwZmQ1IiwiTW9kaWZpZWRPbiI6IjIwMjQtMDgtMDJUMTI6MTQ6NDU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MTQ5OTE4IiwiVXJpU3RyaW5nIjoiaHR0cHM6Ly93d3cubmNiaS5ubG0ubmloLmdvdi9wbWMvYXJ0aWNsZXMvUE1DODE0OTkx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}</w:instrText>
          </w:r>
          <w:r w:rsidRPr="00772A1D">
            <w:fldChar w:fldCharType="separate"/>
          </w:r>
          <w:r w:rsidR="00DC3234">
            <w:t>(2022)</w:t>
          </w:r>
          <w:r w:rsidRPr="00772A1D">
            <w:fldChar w:fldCharType="end"/>
          </w:r>
        </w:sdtContent>
      </w:sdt>
      <w:r w:rsidRPr="00772A1D">
        <w:t xml:space="preserve"> </w:t>
      </w:r>
      <w:r w:rsidR="00E41C27" w:rsidRPr="00772A1D">
        <w:t xml:space="preserve">hat </w:t>
      </w:r>
      <w:r w:rsidRPr="00772A1D">
        <w:t>Hinweise darauf gegeben</w:t>
      </w:r>
      <w:r w:rsidR="00E41C27" w:rsidRPr="00772A1D">
        <w:t xml:space="preserve">, dass GenKI an ihre Grenzen stößt, </w:t>
      </w:r>
      <w:r w:rsidRPr="00772A1D">
        <w:t xml:space="preserve">wenn sie in </w:t>
      </w:r>
      <w:r w:rsidR="00075EF1" w:rsidRPr="00772A1D">
        <w:t xml:space="preserve">komplexen </w:t>
      </w:r>
      <w:r w:rsidR="00D41CA4" w:rsidRPr="00772A1D">
        <w:t>zwischen</w:t>
      </w:r>
      <w:r w:rsidR="00ED1E34">
        <w:softHyphen/>
      </w:r>
      <w:r w:rsidR="00D41CA4" w:rsidRPr="00772A1D">
        <w:t xml:space="preserve">menschlichen </w:t>
      </w:r>
      <w:r w:rsidR="00075EF1" w:rsidRPr="00772A1D">
        <w:t xml:space="preserve">Situationen </w:t>
      </w:r>
      <w:r w:rsidR="00D41CA4" w:rsidRPr="00772A1D">
        <w:t xml:space="preserve">dem Kontext </w:t>
      </w:r>
      <w:r w:rsidR="00075EF1" w:rsidRPr="00772A1D">
        <w:t xml:space="preserve">angemessen </w:t>
      </w:r>
      <w:r w:rsidR="00D41CA4" w:rsidRPr="00772A1D">
        <w:t xml:space="preserve">Empathie </w:t>
      </w:r>
      <w:r w:rsidRPr="00772A1D">
        <w:t xml:space="preserve">nachbilden soll, </w:t>
      </w:r>
      <w:r w:rsidR="00FD0DE3" w:rsidRPr="00772A1D">
        <w:t>was</w:t>
      </w:r>
      <w:r w:rsidR="00F54ABA" w:rsidRPr="00772A1D">
        <w:t xml:space="preserve"> z.</w:t>
      </w:r>
      <w:r w:rsidR="00370065" w:rsidRPr="00772A1D">
        <w:t xml:space="preserve"> B. in der Patientenversorgung </w:t>
      </w:r>
      <w:r w:rsidRPr="00772A1D">
        <w:t>erforderlich</w:t>
      </w:r>
      <w:r w:rsidR="00370065" w:rsidRPr="00772A1D">
        <w:t xml:space="preserve"> </w:t>
      </w:r>
      <w:r w:rsidR="003952B6" w:rsidRPr="00772A1D">
        <w:t>ist</w:t>
      </w:r>
      <w:r w:rsidR="00370065" w:rsidRPr="00772A1D">
        <w:t xml:space="preserve"> </w:t>
      </w:r>
      <w:sdt>
        <w:sdtPr>
          <w:alias w:val="To edit, see citavi.com/edit"/>
          <w:tag w:val="CitaviPlaceholder#2510f9e4-9375-4ea8-b0f0-db9f3f9bb3c8"/>
          <w:id w:val="-929968968"/>
          <w:placeholder>
            <w:docPart w:val="4DE37A173ABC4BFDBB1EFE6D99CC6796"/>
          </w:placeholder>
        </w:sdtPr>
        <w:sdtContent>
          <w:r w:rsidR="00370065"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AzODllLTc4MmQtNGMxMS1hMmYwLTI4M2VhMWYzOGQwNCIsIlJhbmdlTGVuZ3RoIjoyNSwiUmVmZXJlbmNlSWQiOiI3Nzc4Y2M0NS0yMDJlLTRjZDAtODNiNC03MTczN2JkZWM3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xlbm92b1xcQXBwRGF0YVxcTG9jYWxcXFRlbXBcXG1jYjRlcG4wLmpwZyIsIlVyaVN0cmluZyI6Ijc3NzhjYzQ1LTIwMmUtNGNkMC04M2I0LTcxNzM3YmRlYzcx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YuMDUuMjAyMSIsIkRvaSI6IjEwLjEwMDcvczAwMTQ2LTAyMS0wMTIzMC16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M0MDU0MjI4IiwiVXJpU3RyaW5nIjoiaHR0cDovL3d3dy5uY2JpLm5sbS5uaWguZ292L3B1Ym1lZC8zNDA1NDIy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OC0wMlQxMjoxNDo0NSIsIk1vZGlmaWVkQnkiOiJfTmFqYXQgQnLDvG5lIiwiSWQiOiIzYWMwZDZiNi1mNmZmLTQ2N2YtYWI3MS0yZGZiOTIwMDc0MzYiLCJNb2RpZmllZE9uIjoiMjAyNC0wOC0wMlQxMjoxNDo0N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DcvczAwMTQ2LTAyMS0wMTIzMC16IiwiVXJpU3RyaW5nIjoiaHR0cHM6Ly9kb2kub3JnLzEwLjEwMDcvczAwMTQ2LTAyMS0wMTIzMC16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yVDEyOjE0OjQ1IiwiTW9kaWZpZWRCeSI6Il9OYWphdCBCcsO8bmUiLCJJZCI6IjM4NjM0NDg1LTVmNjUtNGI2MC05ZjYzLTU5ZjczMTEyMGZkNSIsIk1vZGlmaWVkT24iOiIyMDI0LTA4LTAyVDEyOjE0OjQ1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ODE0OTkxOCIsIlVyaVN0cmluZyI6Imh0dHBzOi8vd3d3Lm5jYmkubmxtLm5paC5nb3YvcG1jL2FydGljbGVzL1BNQzgxNDk5MTg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}</w:instrText>
          </w:r>
          <w:r w:rsidR="00370065" w:rsidRPr="00772A1D">
            <w:fldChar w:fldCharType="separate"/>
          </w:r>
          <w:r w:rsidR="00DC3234">
            <w:t>(</w:t>
          </w:r>
          <w:proofErr w:type="spellStart"/>
          <w:r w:rsidR="00DC3234">
            <w:t>Montemayor</w:t>
          </w:r>
          <w:proofErr w:type="spellEnd"/>
          <w:r w:rsidR="00DC3234">
            <w:t xml:space="preserve"> et al., 2022)</w:t>
          </w:r>
          <w:r w:rsidR="00370065" w:rsidRPr="00772A1D">
            <w:fldChar w:fldCharType="end"/>
          </w:r>
        </w:sdtContent>
      </w:sdt>
      <w:r w:rsidR="00370065" w:rsidRPr="00772A1D">
        <w:t xml:space="preserve">. </w:t>
      </w:r>
      <w:r w:rsidR="00374671" w:rsidRPr="00772A1D">
        <w:t>Ein anderer sensible</w:t>
      </w:r>
      <w:r w:rsidR="00612B1E" w:rsidRPr="00772A1D">
        <w:t>r</w:t>
      </w:r>
      <w:r w:rsidR="00374671" w:rsidRPr="00772A1D">
        <w:t xml:space="preserve"> Bereich ist der </w:t>
      </w:r>
      <w:r w:rsidR="00726EFC" w:rsidRPr="00772A1D">
        <w:t>Datenschutz,</w:t>
      </w:r>
      <w:r w:rsidR="00734419" w:rsidRPr="00772A1D">
        <w:t xml:space="preserve"> der </w:t>
      </w:r>
      <w:r w:rsidR="00726EFC" w:rsidRPr="00772A1D">
        <w:t>gefährdet sein kann</w:t>
      </w:r>
      <w:r w:rsidR="00B33D90" w:rsidRPr="00772A1D">
        <w:t xml:space="preserve">, wenn private und sensible Daten verwendet und weitergegeben werden </w:t>
      </w:r>
      <w:sdt>
        <w:sdtPr>
          <w:alias w:val="To edit, see citavi.com/edit"/>
          <w:tag w:val="CitaviPlaceholder#e54515ce-9356-43ef-b40e-32d5fa5089af"/>
          <w:id w:val="240921274"/>
          <w:placeholder>
            <w:docPart w:val="B0D7FE59D79E419BB71976BBC35886C3"/>
          </w:placeholder>
        </w:sdtPr>
        <w:sdtContent>
          <w:r w:rsidR="00B33D90"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OTliYjhjLTM4NzItNDdhNi1hMmU3LTYwZWU4YmIyYTRmYi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ZTU0NTE1Y2UtOTM1Ni00M2VmLWI0MGUtMzJkNWZhNTA4OWFmIiwiVGV4dCI6IihPb2kgZXQgYWwuLCAyMDIzKSIsIldBSVZlcnNpb24iOiI2LjE5LjIuMSJ9}</w:instrText>
          </w:r>
          <w:r w:rsidR="00B33D90" w:rsidRPr="00772A1D">
            <w:fldChar w:fldCharType="separate"/>
          </w:r>
          <w:r w:rsidR="00DC3234">
            <w:t>(</w:t>
          </w:r>
          <w:proofErr w:type="spellStart"/>
          <w:r w:rsidR="00DC3234">
            <w:t>Ooi</w:t>
          </w:r>
          <w:proofErr w:type="spellEnd"/>
          <w:r w:rsidR="00DC3234">
            <w:t xml:space="preserve"> et al., 2023)</w:t>
          </w:r>
          <w:r w:rsidR="00B33D90" w:rsidRPr="00772A1D">
            <w:fldChar w:fldCharType="end"/>
          </w:r>
        </w:sdtContent>
      </w:sdt>
      <w:r w:rsidR="00B33D90" w:rsidRPr="00772A1D">
        <w:t>. Urheberrechte</w:t>
      </w:r>
      <w:r w:rsidR="00290835" w:rsidRPr="00772A1D">
        <w:t xml:space="preserve"> können</w:t>
      </w:r>
      <w:r w:rsidR="00B33D90" w:rsidRPr="00772A1D">
        <w:t xml:space="preserve"> verletzt werden, wenn GenKI Ergebnisse erzeugt, die ohne Erlaubnis Werke kopiert oder ähnliche Ergebnisse </w:t>
      </w:r>
      <w:r w:rsidR="00407594" w:rsidRPr="00772A1D">
        <w:t>liefert</w:t>
      </w:r>
      <w:r w:rsidR="00B33D90" w:rsidRPr="00772A1D">
        <w:t xml:space="preserve"> </w:t>
      </w:r>
      <w:sdt>
        <w:sdtPr>
          <w:alias w:val="To edit, see citavi.com/edit"/>
          <w:tag w:val="CitaviPlaceholder#3541536d-083f-4115-9bb4-dbb014ec2d5d"/>
          <w:id w:val="1644243110"/>
          <w:placeholder>
            <w:docPart w:val="B0D7FE59D79E419BB71976BBC35886C3"/>
          </w:placeholder>
        </w:sdtPr>
        <w:sdtContent>
          <w:r w:rsidR="00B33D90"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YjRiYzJmLWFmOTMtNGNkNy1hZDMwLWRhOGJjZjliMWQ4MCIsIlJhbmdlTGVuZ3RoIjoyNiwiUmVmZXJlbmNlSWQiOiI1Y2RmZGFkNy1iNzRkLTRmMTgtODI3Ny0wNTE0MTFkOWU0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MZW5vdm9cXEFwcERhdGFcXExvY2FsXFxUZW1wXFxpaDFndWxjei5qcGciLCJVcmlTdHJpbmciOiI1Y2RmZGFkNy1iNzRkLTRmMTgtODI3Ny0wNTE0MTFkOWU0NW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4MzQtNy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czEyNTk5LTAyMy0wMDgzNC03IiwiVXJpU3RyaW5nIjoiaHR0cHM6Ly9kb2kub3JnLzEwLjEwMDcvczEyNTk5LTAyMy0wMDgzNC03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}</w:instrText>
          </w:r>
          <w:r w:rsidR="00B33D90" w:rsidRPr="00772A1D">
            <w:fldChar w:fldCharType="separate"/>
          </w:r>
          <w:r w:rsidR="00DC3234">
            <w:t>(Feuerriegel et al., 2024)</w:t>
          </w:r>
          <w:r w:rsidR="00B33D90" w:rsidRPr="00772A1D">
            <w:fldChar w:fldCharType="end"/>
          </w:r>
        </w:sdtContent>
      </w:sdt>
      <w:r w:rsidR="00B33D90" w:rsidRPr="00772A1D">
        <w:t>.</w:t>
      </w:r>
      <w:r w:rsidR="007C5986" w:rsidRPr="00772A1D">
        <w:t xml:space="preserve"> Inhalte können</w:t>
      </w:r>
      <w:r w:rsidR="005B79C1" w:rsidRPr="00772A1D">
        <w:t xml:space="preserve"> unangemessen und schädlich sein, was sich in</w:t>
      </w:r>
      <w:r w:rsidR="007C5986" w:rsidRPr="00772A1D">
        <w:t xml:space="preserve"> gewalttätig</w:t>
      </w:r>
      <w:r w:rsidR="005B79C1" w:rsidRPr="00772A1D">
        <w:t>en</w:t>
      </w:r>
      <w:r w:rsidR="007C5986" w:rsidRPr="00772A1D">
        <w:t>, diskriminieren</w:t>
      </w:r>
      <w:r w:rsidR="005B79C1" w:rsidRPr="00772A1D">
        <w:t>den</w:t>
      </w:r>
      <w:r w:rsidR="007C5986" w:rsidRPr="00772A1D">
        <w:t xml:space="preserve"> und beleidigend</w:t>
      </w:r>
      <w:r w:rsidR="005B79C1" w:rsidRPr="00772A1D">
        <w:t>en Inhalten zeigen kann</w:t>
      </w:r>
      <w:r w:rsidR="00041581" w:rsidRPr="00772A1D">
        <w:t xml:space="preserve"> </w:t>
      </w:r>
      <w:sdt>
        <w:sdtPr>
          <w:alias w:val="To edit, see citavi.com/edit"/>
          <w:tag w:val="CitaviPlaceholder#d8fe4d8b-9fca-4f2e-8ae6-b2fa4e9860e2"/>
          <w:id w:val="-1501969700"/>
          <w:placeholder>
            <w:docPart w:val="DA4DBAA02C894CE6AB62834FB2DC8FD8"/>
          </w:placeholder>
        </w:sdtPr>
        <w:sdtContent>
          <w:r w:rsidR="00041581"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WNiN2RhLWNjMmItNGM1Mi04MGI2LWEzMGNmZDJmMmQyYyIsIlJhbmdlTGVuZ3RoIjoyNywiUmVmZXJlbmNlSWQiOiIzMmU0MWFmYi1jMzI3LTQxODMtODJmNS1mNjEzMjI0ZDViM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Exlbm92b1xcQXBwRGF0YVxcTG9jYWxcXFRlbXBcXHRoc3pscGwwLmpwZyIsIlVyaVN0cmluZyI6IjMyZTQxYWZiLWMzMjctNDE4My04MmY1LWY2MTMyMjRkNWI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TUyMjgwNTMuMjAyMy4yMjMzODE0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4MC8xNTIyODA1My4yMDIzLjIyMzM4MTQiLCJVcmlTdHJpbmciOiJodHRwczovL2RvaS5vcmcvMTAuMTA4MC8xNTIyODA1My4yMDIzLjIyMzM4MT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}</w:instrText>
          </w:r>
          <w:r w:rsidR="00041581" w:rsidRPr="00772A1D">
            <w:fldChar w:fldCharType="separate"/>
          </w:r>
          <w:r w:rsidR="00DC3234">
            <w:t>(</w:t>
          </w:r>
          <w:proofErr w:type="spellStart"/>
          <w:r w:rsidR="00DC3234">
            <w:t>Fui</w:t>
          </w:r>
          <w:proofErr w:type="spellEnd"/>
          <w:r w:rsidR="00DC3234">
            <w:t>-Hoon Nah et al., 2023)</w:t>
          </w:r>
          <w:r w:rsidR="00041581" w:rsidRPr="00772A1D">
            <w:fldChar w:fldCharType="end"/>
          </w:r>
        </w:sdtContent>
      </w:sdt>
      <w:r w:rsidR="005B79C1" w:rsidRPr="00772A1D">
        <w:t xml:space="preserve">. </w:t>
      </w:r>
      <w:r w:rsidR="00435AF3" w:rsidRPr="00772A1D">
        <w:t xml:space="preserve">Um das Vertrauen aufrechtzuerhalten und Folgeschäden zu vermeiden, ist es </w:t>
      </w:r>
      <w:r w:rsidR="00ED4A59" w:rsidRPr="00772A1D">
        <w:t>unerlässlich</w:t>
      </w:r>
      <w:r w:rsidR="00435AF3" w:rsidRPr="00772A1D">
        <w:t xml:space="preserve">, verantwortungsvoll mit GenKI umzugehen </w:t>
      </w:r>
      <w:sdt>
        <w:sdtPr>
          <w:alias w:val="To edit, see citavi.com/edit"/>
          <w:tag w:val="CitaviPlaceholder#aa6e2faa-09d7-4221-8e85-f973e4c05336"/>
          <w:id w:val="-350107640"/>
          <w:placeholder>
            <w:docPart w:val="D20087A8BD794B4F8BAC580F93919815"/>
          </w:placeholder>
        </w:sdtPr>
        <w:sdtContent>
          <w:r w:rsidR="00435AF3"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ZmQ3NzcyLTNjNTctNDg0Yy05ZWUzLTJkNzYyYzIyZTFkNyIsIlJhbmdlTGVuZ3RoIjoyMCwiUmVmZXJlbmNlSWQiOiI4YTRiNjhjMC0zODg4LTQ4MGYtYjU3ZC0yY2IyMWJjZjdl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zcyNzgxMzEiLCJVcmlTdHJpbmciOiJodHRwOi8vd3d3Lm5jYmkubmxtLm5paC5nb3YvcHVibWVkLzM3Mjc4MTM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5LTA3VDA2OjA4OjAzIiwiTW9kaWZpZWRCeSI6Il9OYWphdCBCcsO8bmUiLCJJZCI6ImVlNDMwZGYyLWIzNDUtNGYyZC1hYTlkLTViYzczMWUyNzgzYSIsIk1vZGlmaWVkT24iOiIyMDI0LTA5LTA3VDA2OjA4OjAz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xMS9hbGwuMTU3NzgiLCJVcmlTdHJpbmciOiJodHRwczovL2RvaS5vcmcvMTAuMTExMS9hbGwuMTU3Nzg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}</w:instrText>
          </w:r>
          <w:r w:rsidR="00435AF3" w:rsidRPr="00772A1D">
            <w:fldChar w:fldCharType="separate"/>
          </w:r>
          <w:r w:rsidR="00DC3234">
            <w:t>(</w:t>
          </w:r>
          <w:proofErr w:type="spellStart"/>
          <w:r w:rsidR="00DC3234">
            <w:t>Jutel</w:t>
          </w:r>
          <w:proofErr w:type="spellEnd"/>
          <w:r w:rsidR="00DC3234">
            <w:t xml:space="preserve"> et al., 2023)</w:t>
          </w:r>
          <w:r w:rsidR="00435AF3" w:rsidRPr="00772A1D">
            <w:fldChar w:fldCharType="end"/>
          </w:r>
        </w:sdtContent>
      </w:sdt>
      <w:r w:rsidR="00435AF3" w:rsidRPr="00772A1D">
        <w:t xml:space="preserve">. </w:t>
      </w:r>
      <w:r w:rsidR="005034B4" w:rsidRPr="00772A1D">
        <w:t xml:space="preserve">Das kann durch die Einführung von </w:t>
      </w:r>
      <w:r w:rsidR="001947D2" w:rsidRPr="00772A1D">
        <w:t>et</w:t>
      </w:r>
      <w:r w:rsidR="00824430" w:rsidRPr="00772A1D">
        <w:t>h</w:t>
      </w:r>
      <w:r w:rsidR="001947D2" w:rsidRPr="00772A1D">
        <w:t xml:space="preserve">ische </w:t>
      </w:r>
      <w:r w:rsidR="00A568F4" w:rsidRPr="00772A1D">
        <w:t>Richtlinien</w:t>
      </w:r>
      <w:r w:rsidR="001947D2" w:rsidRPr="00772A1D">
        <w:t xml:space="preserve"> und Standards</w:t>
      </w:r>
      <w:r w:rsidR="00824430" w:rsidRPr="00772A1D">
        <w:t xml:space="preserve"> </w:t>
      </w:r>
      <w:r w:rsidR="005034B4" w:rsidRPr="00772A1D">
        <w:t xml:space="preserve">geschehen und durch die </w:t>
      </w:r>
      <w:r w:rsidR="00296681" w:rsidRPr="00772A1D">
        <w:t>Weiterbildung von Beschäftigten</w:t>
      </w:r>
      <w:r w:rsidR="00A568F4" w:rsidRPr="00772A1D">
        <w:t xml:space="preserve"> </w:t>
      </w:r>
      <w:sdt>
        <w:sdtPr>
          <w:alias w:val="To edit, see citavi.com/edit"/>
          <w:tag w:val="CitaviPlaceholder#4f0795b5-2e51-4855-8d49-9a6f98b4367d"/>
          <w:id w:val="884138377"/>
          <w:placeholder>
            <w:docPart w:val="15D0224B76C842F39D9F02D3669338AB"/>
          </w:placeholder>
        </w:sdtPr>
        <w:sdtEndPr/>
        <w:sdtContent>
          <w:r w:rsidR="00AE1C5A" w:rsidRPr="00772A1D">
            <w:fldChar w:fldCharType="begin"/>
          </w:r>
          <w:r w:rsidR="004D6103" w:rsidRPr="00772A1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ThmMTdlLWQ0MzktNDA5My1hNDQ3LWY4YTA0YjdiOTk3NSIsIlJhbmdlTGVuZ3RoIjoxOSwiUmVmZXJlbmNlSWQiOiIzMzJjYjQzOC1mYjcyLTRhYzMtYjNlOC0zZTZmMGI4YTc2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NTY3OC9FQkVSLjIwMjMuMTEwMjAxIiwiVXJpU3RyaW5nIjoiaHR0cHM6Ly9kb2kub3JnLzEwLjE1Njc4L0VCRVIuMjAyMy4xMTAyMD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}</w:instrText>
          </w:r>
          <w:r w:rsidR="00AE1C5A" w:rsidRPr="00772A1D">
            <w:fldChar w:fldCharType="separate"/>
          </w:r>
          <w:r w:rsidR="004A0AD2">
            <w:t>(Wach et al., 2023)</w:t>
          </w:r>
          <w:r w:rsidR="00AE1C5A" w:rsidRPr="00772A1D">
            <w:fldChar w:fldCharType="end"/>
          </w:r>
        </w:sdtContent>
      </w:sdt>
      <w:r w:rsidR="00A568F4" w:rsidRPr="00772A1D">
        <w:t xml:space="preserve">. </w:t>
      </w:r>
      <w:r w:rsidR="00B33D90" w:rsidRPr="00772A1D">
        <w:t xml:space="preserve"> </w:t>
      </w:r>
    </w:p>
    <w:p w14:paraId="0AC1E258" w14:textId="77777777" w:rsidR="0009125A" w:rsidRDefault="0009125A" w:rsidP="0009125A">
      <w:pPr>
        <w:pStyle w:val="berschrift2"/>
      </w:pPr>
      <w:bookmarkStart w:id="22" w:name="_Toc191314487"/>
      <w:r>
        <w:lastRenderedPageBreak/>
        <w:t>Einstellung gegenüber KI</w:t>
      </w:r>
      <w:bookmarkEnd w:id="22"/>
      <w:r>
        <w:t xml:space="preserve"> </w:t>
      </w:r>
    </w:p>
    <w:p w14:paraId="4B14F38E" w14:textId="16DBC01A" w:rsidR="0009125A" w:rsidRPr="00497A8A" w:rsidRDefault="0009125A" w:rsidP="0009125A">
      <w:r w:rsidRPr="00772A1D">
        <w:t xml:space="preserve">Es ist wichtig, die individuelle Einstellung gegenüber KI zu messen, weil sie eine entscheidende Rolle dabei spielen, wie neue Technologien </w:t>
      </w:r>
      <w:sdt>
        <w:sdtPr>
          <w:alias w:val="To edit, see citavi.com/edit"/>
          <w:tag w:val="CitaviPlaceholder#35e3d772-d087-4d27-b9c4-5bb766b33004"/>
          <w:id w:val="510566200"/>
          <w:placeholder>
            <w:docPart w:val="9BA2BC83CCA640CCB110C8BE5BC98B18"/>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YTNlMzJmLWE0ZDAtNGY1OS1hNDRmLTM2ZDlmZjA1YTRmMyIsIlJhbmdlTGVuZ3RoIjoyMiwiUmVmZXJlbmNlSWQiOiI0YTkwMDJlOC00YWM4LTQ4NDAtYWU4My1lMzQzYTAzZDNiM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vaSI6IjEwLjEwMTYvai5jaGIuMjAxOC4xMS4wNDU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}</w:instrText>
          </w:r>
          <w:r w:rsidRPr="00772A1D">
            <w:fldChar w:fldCharType="separate"/>
          </w:r>
          <w:r w:rsidR="00DC3234">
            <w:t>(</w:t>
          </w:r>
          <w:proofErr w:type="spellStart"/>
          <w:r w:rsidR="00DC3234">
            <w:t>Gnambs</w:t>
          </w:r>
          <w:proofErr w:type="spellEnd"/>
          <w:r w:rsidR="00DC3234">
            <w:t xml:space="preserve"> &amp; Appel, 2019)</w:t>
          </w:r>
          <w:r w:rsidRPr="00772A1D">
            <w:fldChar w:fldCharType="end"/>
          </w:r>
        </w:sdtContent>
      </w:sdt>
      <w:r w:rsidRPr="00772A1D">
        <w:t xml:space="preserve"> und somit auch KI-Technologien akzeptiert werden </w:t>
      </w:r>
      <w:sdt>
        <w:sdtPr>
          <w:alias w:val="To edit, see citavi.com/edit"/>
          <w:tag w:val="CitaviPlaceholder#2d7bad88-95cc-4e73-bb66-79c6f80c76fd"/>
          <w:id w:val="-1852167412"/>
          <w:placeholder>
            <w:docPart w:val="42D339EC64C3450DBBCD6F44950C573D"/>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N2RiZDRhLTMzOWItNDRhNS1iNjY3LTgzZDNjMmFmMTdiMyIsIlJhbmdlTGVuZ3RoIjoyNCwiUmVmZXJlbmNlSWQiOiI5YzQ1NjE3MS0zNzZjLTQ3YjQtYjgxOS1iNjU4MGEzMThl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cmVmIjoiNyJ9LHsiJHJlZiI6IjkifV0sIkNpdGF0aW9uS2V5VXBkYXRlVHlwZSI6MCwiQ29sbGFib3JhdG9ycyI6W10sIkNvdmVyUGF0aCI6eyIkaWQiOiIxNiIsIiR0eXBlIjoiU3dpc3NBY2FkZW1pYy5DaXRhdmkuTGlua2VkUmVzb3VyY2UsIFN3aXNzQWNhZGVtaWMuQ2l0YXZpIiwiTGlua2VkUmVzb3VyY2VUeXBlIjoyLCJPcmlnaW5hbFN0cmluZyI6IkM6XFxVc2Vyc1xcTGVub3ZvXFxBcHBEYXRhXFxMb2NhbFxcVGVtcFxcanZ1aXMxcjIuanBnIiwiVXJpU3RyaW5nIjoiMWJkZTg1ZjUtOGMxYi00YWYxLWE3ZWMtYjBlOTNhYTY5N2E4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4MC8xMDQ0NzMxOC4yMDIyLjIwODU0MDA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gwLzEwNDQ3MzE4LjIwMjIuMjA4NTQwMCIsIlVyaVN0cmluZyI6Imh0dHBzOi8vZG9pLm9yZy8xMC4xMDgwLzEwNDQ3MzE4LjIwMjIuMjA4NTQwM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}</w:instrText>
          </w:r>
          <w:r w:rsidRPr="00772A1D">
            <w:fldChar w:fldCharType="separate"/>
          </w:r>
          <w:r w:rsidR="00DC3234">
            <w:t>(</w:t>
          </w:r>
          <w:proofErr w:type="spellStart"/>
          <w:r w:rsidR="00DC3234">
            <w:t>Schepman</w:t>
          </w:r>
          <w:proofErr w:type="spellEnd"/>
          <w:r w:rsidR="00DC3234">
            <w:t xml:space="preserve"> &amp; </w:t>
          </w:r>
          <w:proofErr w:type="spellStart"/>
          <w:r w:rsidR="00DC3234">
            <w:t>Rodway</w:t>
          </w:r>
          <w:proofErr w:type="spellEnd"/>
          <w:r w:rsidR="00DC3234">
            <w:t>, 2020, 2023)</w:t>
          </w:r>
          <w:r w:rsidRPr="00772A1D">
            <w:fldChar w:fldCharType="end"/>
          </w:r>
        </w:sdtContent>
      </w:sdt>
      <w:r w:rsidRPr="00772A1D">
        <w:t xml:space="preserve">. </w:t>
      </w:r>
    </w:p>
    <w:p w14:paraId="7DD06127" w14:textId="77777777" w:rsidR="0009125A" w:rsidRDefault="0009125A" w:rsidP="0009125A">
      <w:pPr>
        <w:pStyle w:val="berschrift3"/>
      </w:pPr>
      <w:bookmarkStart w:id="23" w:name="_Toc191314488"/>
      <w:r>
        <w:t>Definition</w:t>
      </w:r>
      <w:bookmarkEnd w:id="23"/>
    </w:p>
    <w:p w14:paraId="3E2C1BD1" w14:textId="360EDCE7" w:rsidR="0009125A" w:rsidRDefault="00271829" w:rsidP="0009125A">
      <w:sdt>
        <w:sdtPr>
          <w:alias w:val="To edit, see citavi.com/edit"/>
          <w:tag w:val="CitaviPlaceholder#8e37e5d4-dd77-4279-926b-95fe7d9702af"/>
          <w:id w:val="-1191531331"/>
          <w:placeholder>
            <w:docPart w:val="35714B63CF2640F28C3D53EE66AD4CE0"/>
          </w:placeholder>
        </w:sdtPr>
        <w:sdtEndPr/>
        <w:sdtContent>
          <w:r w:rsidR="0009125A">
            <w:fldChar w:fldCharType="begin"/>
          </w:r>
          <w:r w:rsidR="0009125A">
            <w:instrText>ADDIN CitaviPlaceholder{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UyMS9zb2NvLjIwMDcuMjUuNS41ODIiLCJVcmlTdHJpbmciOiJodHRwczovL2RvaS5vcmcvMTAuMTUyMS9zb2NvLjIwMDcuMjUuNS41OD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}</w:instrText>
          </w:r>
          <w:r w:rsidR="0009125A">
            <w:fldChar w:fldCharType="separate"/>
          </w:r>
          <w:r w:rsidR="004A0AD2">
            <w:t>Eagly und Chaiken</w:t>
          </w:r>
          <w:r w:rsidR="0009125A">
            <w:fldChar w:fldCharType="end"/>
          </w:r>
        </w:sdtContent>
      </w:sdt>
      <w:r w:rsidR="0009125A">
        <w:t xml:space="preserve"> </w:t>
      </w:r>
      <w:sdt>
        <w:sdtPr>
          <w:alias w:val="To edit, see citavi.com/edit"/>
          <w:tag w:val="CitaviPlaceholder#72f6ca45-47dc-4e9b-abdb-ab5d2d323ff0"/>
          <w:id w:val="986746732"/>
          <w:placeholder>
            <w:docPart w:val="35714B63CF2640F28C3D53EE66AD4CE0"/>
          </w:placeholder>
        </w:sdtPr>
        <w:sdtEndPr/>
        <w:sdtContent>
          <w:r w:rsidR="0009125A">
            <w:fldChar w:fldCharType="begin"/>
          </w:r>
          <w:r w:rsidR="0009125A">
            <w:instrText>ADDIN CitaviPlaceholder{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1MjEvc29jby4yMDA3LjI1LjUuNTgyIiwiVXJpU3RyaW5nIjoiaHR0cHM6Ly9kb2kub3JnLzEwLjE1MjEvc29jby4yMDA3LjI1LjUuNTg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</w:instrText>
          </w:r>
          <w:r w:rsidR="0009125A" w:rsidRPr="009C2F71">
            <w:rPr>
              <w:lang w:val="en-US"/>
            </w:rPr>
            <w:instrText>I1LTAxLT</w:instrText>
          </w:r>
          <w:r w:rsidR="0009125A" w:rsidRPr="00A11E70">
            <w:rPr>
              <w:lang w:val="en-US"/>
            </w:rPr>
            <w:instrText>E5VDA2OjQ3OjQxIiwiTW9kaWZpZWRCeSI6Il9OYWphdCBCcsO8bmUiLCJJZCI6IjkzZjZmMjM0LTBlNDYtNDk0OS1iMjU0LWZmMWQ0MWQ3NjZmMyIsIk1vZGlmaWVkT24iOiIyMDI1LTAxLTE5VDA</w:instrText>
          </w:r>
          <w:r w:rsidR="0009125A" w:rsidRPr="009C2F71">
            <w:rPr>
              <w:lang w:val="en-US"/>
            </w:rPr>
            <w:instrText>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}</w:instrText>
          </w:r>
          <w:r w:rsidR="0009125A">
            <w:fldChar w:fldCharType="separate"/>
          </w:r>
          <w:r w:rsidR="004A0AD2">
            <w:rPr>
              <w:lang w:val="en-US"/>
            </w:rPr>
            <w:t>(2007)</w:t>
          </w:r>
          <w:r w:rsidR="0009125A">
            <w:fldChar w:fldCharType="end"/>
          </w:r>
        </w:sdtContent>
      </w:sdt>
      <w:r w:rsidR="0009125A" w:rsidRPr="00ED0E5F">
        <w:rPr>
          <w:lang w:val="en-US"/>
        </w:rPr>
        <w:t xml:space="preserve"> </w:t>
      </w:r>
      <w:proofErr w:type="spellStart"/>
      <w:r w:rsidR="0009125A" w:rsidRPr="00ED0E5F">
        <w:rPr>
          <w:lang w:val="en-US"/>
        </w:rPr>
        <w:t>de</w:t>
      </w:r>
      <w:r w:rsidR="0009125A">
        <w:rPr>
          <w:lang w:val="en-US"/>
        </w:rPr>
        <w:t>finieren</w:t>
      </w:r>
      <w:proofErr w:type="spellEnd"/>
      <w:r w:rsidR="0009125A">
        <w:rPr>
          <w:lang w:val="en-US"/>
        </w:rPr>
        <w:t xml:space="preserve"> </w:t>
      </w:r>
      <w:proofErr w:type="spellStart"/>
      <w:r w:rsidR="0009125A">
        <w:rPr>
          <w:lang w:val="en-US"/>
        </w:rPr>
        <w:t>Einstellung</w:t>
      </w:r>
      <w:proofErr w:type="spellEnd"/>
      <w:r w:rsidR="0009125A">
        <w:rPr>
          <w:lang w:val="en-US"/>
        </w:rPr>
        <w:t xml:space="preserve"> </w:t>
      </w:r>
      <w:proofErr w:type="spellStart"/>
      <w:r w:rsidR="0009125A">
        <w:rPr>
          <w:lang w:val="en-US"/>
        </w:rPr>
        <w:t>als</w:t>
      </w:r>
      <w:proofErr w:type="spellEnd"/>
      <w:r w:rsidR="0009125A" w:rsidRPr="00ED0E5F">
        <w:rPr>
          <w:lang w:val="en-US"/>
        </w:rPr>
        <w:t xml:space="preserve"> “a psychological tendency that is expressed by evaluating a particular entity with some degree of favor or disfavor</w:t>
      </w:r>
      <w:r w:rsidR="0009125A" w:rsidRPr="005D4764">
        <w:rPr>
          <w:lang w:val="en-US"/>
        </w:rPr>
        <w:t>” (S. 582).</w:t>
      </w:r>
      <w:r w:rsidR="0009125A" w:rsidRPr="00ED0E5F">
        <w:rPr>
          <w:lang w:val="en-US"/>
        </w:rPr>
        <w:t xml:space="preserve"> </w:t>
      </w:r>
      <w:r w:rsidR="0009125A">
        <w:t xml:space="preserve">Einstellungen beschreiben die individuelle Bewertung von Individuen in Bezug auf Personen, Orte, Dinge, Handlungen oder Ereignisse </w:t>
      </w:r>
      <w:sdt>
        <w:sdtPr>
          <w:alias w:val="To edit, see citavi.com/edit"/>
          <w:tag w:val="CitaviPlaceholder#e56bd104-1aa6-4d0b-afbb-ac0fa9681cd0"/>
          <w:id w:val="-848174313"/>
          <w:placeholder>
            <w:docPart w:val="DE3E7D0E359240E68FA10E9F30325D4C"/>
          </w:placeholder>
        </w:sdtPr>
        <w:sdtEndPr/>
        <w:sdtContent>
          <w:r w:rsidR="0009125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GM1NWExLWNjM2UtNDQ4MC04YzZiLTIwMzk3MGRlZGY0NiIsIlJhbmdlTGVuZ3RoIjoxOSwiUmVmZXJlbmNlSWQiOiJlMzY3MzcxZS1lMDZkLTRjMjQtOWIxOS05ZTliMjBkYmJhN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wdWJyZXYuMjAyNC4xMDI1MDkiLCJVcmlTdHJpbmciOiJodHRwczovL2RvaS5vcmcvMTAuMTAxNi9qLnB1YnJldi4yMDI0LjEwMjUw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}</w:instrText>
          </w:r>
          <w:r w:rsidR="0009125A" w:rsidRPr="00772A1D">
            <w:fldChar w:fldCharType="separate"/>
          </w:r>
          <w:r w:rsidR="00DC3234">
            <w:t>(Dong et al., 2024)</w:t>
          </w:r>
          <w:r w:rsidR="0009125A" w:rsidRPr="00772A1D">
            <w:fldChar w:fldCharType="end"/>
          </w:r>
        </w:sdtContent>
      </w:sdt>
      <w:r w:rsidR="0009125A" w:rsidRPr="00772A1D">
        <w:t xml:space="preserve">. Diese Bewertungen können sowohl aus direkten als auch indirekte Erfahrungen mit dem Einstellungsobjekt resultieren </w:t>
      </w:r>
      <w:sdt>
        <w:sdtPr>
          <w:alias w:val="To edit, see citavi.com/edit"/>
          <w:tag w:val="CitaviPlaceholder#eec53fce-2fdc-4158-8146-b59f47d30482"/>
          <w:id w:val="1424145638"/>
          <w:placeholder>
            <w:docPart w:val="31B5DBE558224AD3A4D5E95F7DC84CC3"/>
          </w:placeholder>
        </w:sdtPr>
        <w:sdtContent>
          <w:r w:rsidR="0009125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zcyMjAwLWE3Y2ItNGE5Yy04OGM0LTVmZWIzNzVjNTZjYiIsIlJhbmdlTGVuZ3RoIjoyMS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HbmFtYnMgZXQgYWwuLCAyMDI1KSJ9XX0sIlRhZyI6IkNpdGF2aVBsYWNlaG9sZGVyI2VlYzUzZmNlLTJmZGMtNDE1OC04MTQ2LWI1OWY0N2QzMDQ4MiIsIlRleHQiOiIoR25hbWJzIGV0IGFsLiwgMjAyNSkiLCJXQUlWZXJzaW9uIjoiNi4xOS4yLjEifQ==}</w:instrText>
          </w:r>
          <w:r w:rsidR="0009125A" w:rsidRPr="00772A1D">
            <w:fldChar w:fldCharType="separate"/>
          </w:r>
          <w:r w:rsidR="00DC3234">
            <w:t>(</w:t>
          </w:r>
          <w:proofErr w:type="spellStart"/>
          <w:r w:rsidR="00DC3234">
            <w:t>Gnambs</w:t>
          </w:r>
          <w:proofErr w:type="spellEnd"/>
          <w:r w:rsidR="00DC3234">
            <w:t xml:space="preserve"> et al., 2025)</w:t>
          </w:r>
          <w:r w:rsidR="0009125A" w:rsidRPr="00772A1D">
            <w:fldChar w:fldCharType="end"/>
          </w:r>
        </w:sdtContent>
      </w:sdt>
      <w:r w:rsidR="0009125A" w:rsidRPr="00772A1D">
        <w:t xml:space="preserve">. </w:t>
      </w:r>
    </w:p>
    <w:p w14:paraId="3D33E423" w14:textId="3D79FBFE" w:rsidR="0009125A" w:rsidRDefault="0009125A" w:rsidP="0009125A">
      <w:r w:rsidRPr="00772A1D">
        <w:t xml:space="preserve">Einstellungen haben nach dem </w:t>
      </w:r>
      <w:proofErr w:type="spellStart"/>
      <w:r w:rsidRPr="00772A1D">
        <w:t>tripartiten</w:t>
      </w:r>
      <w:proofErr w:type="spellEnd"/>
      <w:r w:rsidRPr="00772A1D">
        <w:t xml:space="preserve"> Modell der Einstellungen </w:t>
      </w:r>
      <w:r w:rsidRPr="00772A1D">
        <w:rPr>
          <w:rStyle w:val="Hervorhebung"/>
        </w:rPr>
        <w:t>kognitive</w:t>
      </w:r>
      <w:r w:rsidRPr="00772A1D">
        <w:t xml:space="preserve">, </w:t>
      </w:r>
      <w:r w:rsidRPr="00772A1D">
        <w:rPr>
          <w:rStyle w:val="Hervorhebung"/>
        </w:rPr>
        <w:t>affektive</w:t>
      </w:r>
      <w:r w:rsidRPr="00772A1D">
        <w:t xml:space="preserve"> und </w:t>
      </w:r>
      <w:r w:rsidRPr="00772A1D">
        <w:rPr>
          <w:rStyle w:val="Hervorhebung"/>
        </w:rPr>
        <w:t>behaviorale</w:t>
      </w:r>
      <w:r w:rsidRPr="00772A1D">
        <w:t xml:space="preserve"> Komponenten </w:t>
      </w:r>
      <w:sdt>
        <w:sdtPr>
          <w:alias w:val="To edit, see citavi.com/edit"/>
          <w:tag w:val="CitaviPlaceholder#a898e3ba-32d6-491d-967e-49137f1f5936"/>
          <w:id w:val="464315969"/>
          <w:placeholder>
            <w:docPart w:val="AD0B6ED9A528478982A7C5DAF2957093"/>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YTZhMWVjLWMyMTEtNDkxZi1iNGJmLWM5ZTA2NzNlMjAyMSIsIlJhbmdlU3RhcnQiOjIyLCJSYW5nZUxlbmd0aCI6MjEsIlJlZmVyZW5jZUlkIjoiMGI5YWY2NDAtNGQ3Yy00NjhjLWI4NmQtNTVhZjhiMzlkNm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aWQiOiI4IiwiJHR5cGUiOiJTd2lzc0FjYWRlbWljLkNpdGF2aS5Qcm9qZWN0LCBTd2lzc0FjYWRlbWljLkNpdGF2aSJ9fSx7IiRpZCI6Ijk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cmVmIjoiOCJ9fSx7IiRpZCI6IjEw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Y2hiYWguMjAyNC4xMDAxMDYiLCJVcmlTdHJpbmciOiJodHRwczovL2RvaS5vcmcvMTAuMTAxNi9qLmNoYmFoLjIwMjQuMTAwMTA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XV0aG9ycyI6W3siJHJlZiI6IjkifSx7IiRpZCI6IjIy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HJlZiI6IjcifSx7IiRpZCI6IjIz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yZWYiOiIxMCJ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yNyIsIiR0eXBlIjoiU3dpc3NBY2FkZW1pYy5DaXRhdmkuTG9jYXRpb24sIFN3aXNzQWNhZGVtaWMuQ2l0YXZpIiwiQWRkcmVzcyI6eyIkaWQiOiIyOC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MzMiLCIkdHlwZSI6IlN3aXNzQWNhZGVtaWMuQ2l0YXZpLkxvY2F0aW9uLCBTd2lzc0FjYWRlbWljLkNpdGF2aSIsIkFkZHJlc3MiOnsiJGlkIjoiMzQ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MzY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zNy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MTAuMTUyMS9zb2NvLjIwMDcuMjUuNS41ODIiLCJVcmlTdHJpbmciOiJodHRwczovL2RvaS5vcmcvMTAuMTUyMS9zb2NvLjIwMDcuMjUuNS41ODI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}</w:instrText>
          </w:r>
          <w:r w:rsidRPr="00772A1D">
            <w:fldChar w:fldCharType="separate"/>
          </w:r>
          <w:r w:rsidR="00DC3234">
            <w:t>(</w:t>
          </w:r>
          <w:proofErr w:type="spellStart"/>
          <w:r w:rsidR="00DC3234">
            <w:t>Eagly</w:t>
          </w:r>
          <w:proofErr w:type="spellEnd"/>
          <w:r w:rsidR="00DC3234">
            <w:t xml:space="preserve"> &amp; </w:t>
          </w:r>
          <w:proofErr w:type="spellStart"/>
          <w:r w:rsidR="00DC3234">
            <w:t>Chaiken</w:t>
          </w:r>
          <w:proofErr w:type="spellEnd"/>
          <w:r w:rsidR="00DC3234">
            <w:t xml:space="preserve">, 2007; </w:t>
          </w:r>
          <w:proofErr w:type="spellStart"/>
          <w:r w:rsidR="00DC3234">
            <w:t>Gnambs</w:t>
          </w:r>
          <w:proofErr w:type="spellEnd"/>
          <w:r w:rsidR="00DC3234">
            <w:t xml:space="preserve"> et al., 2025; Ostrom, 1969; Stein et al., 2024)</w:t>
          </w:r>
          <w:r w:rsidRPr="00772A1D">
            <w:fldChar w:fldCharType="end"/>
          </w:r>
        </w:sdtContent>
      </w:sdt>
      <w:r w:rsidRPr="00772A1D">
        <w:t>.</w:t>
      </w:r>
      <w:r>
        <w:t xml:space="preserve"> Die kognitive Komponente umfasst das, was Menschen über ein Einstellungsobjekt glauben, denken oder wissen </w:t>
      </w:r>
      <w:sdt>
        <w:sdtPr>
          <w:alias w:val="To edit, see citavi.com/edit"/>
          <w:tag w:val="CitaviPlaceholder#62a26f87-aa10-45a7-b969-43159cf80fcb"/>
          <w:id w:val="-119535821"/>
          <w:placeholder>
            <w:docPart w:val="0F37387697FE498D9A90935B91132D16"/>
          </w:placeholder>
        </w:sdtPr>
        <w:sdtContent>
          <w:r>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ZTE2ZWNhLTk2MjQtNDVhYi1iMDU1LTJiZTliMjY0N2VmNyIsIlJhbmdlTGVuZ3RoIjoyMS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HbmFtYnMgZXQgYWwuLCAyMDI1KSJ9XX0sIlRhZyI6IkNpdGF2aVBsYWNlaG9sZGVyIzYyYTI2Zjg3LWFhMTAtNDVhNy1iOTY5LTQzMTU5Y2Y4MGZjYiIsIlRleHQiOiIoR25hbWJzIGV0IGFsLiwgMjAyNSkiLCJXQUlWZXJzaW9uIjoiNi4xOS4yLjEifQ==}</w:instrText>
          </w:r>
          <w:r>
            <w:fldChar w:fldCharType="separate"/>
          </w:r>
          <w:r w:rsidR="00DC3234">
            <w:t>(</w:t>
          </w:r>
          <w:proofErr w:type="spellStart"/>
          <w:r w:rsidR="00DC3234">
            <w:t>Gnambs</w:t>
          </w:r>
          <w:proofErr w:type="spellEnd"/>
          <w:r w:rsidR="00DC3234">
            <w:t xml:space="preserve"> et al., 2025)</w:t>
          </w:r>
          <w:r>
            <w:fldChar w:fldCharType="end"/>
          </w:r>
        </w:sdtContent>
      </w:sdt>
      <w:r>
        <w:t xml:space="preserve">. Die affektive Komponente bezieht sich auf die Gefühle, die Menschen in Bezug auf ein Einstellungsobjekt haben, wobei diese sowohl positiv als auch negativ sein können </w:t>
      </w:r>
      <w:sdt>
        <w:sdtPr>
          <w:alias w:val="To edit, see citavi.com/edit"/>
          <w:tag w:val="CitaviPlaceholder#f4693382-1a54-4ca9-8876-377c3ec27c8c"/>
          <w:id w:val="-539592530"/>
          <w:placeholder>
            <w:docPart w:val="0F37387697FE498D9A90935B91132D16"/>
          </w:placeholder>
        </w:sdtPr>
        <w:sdtContent>
          <w:r>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NDBlOTJiLWFiOTgtNDljNC1hNWNmLTI2MzgzYjIxZDA1YSIsIlJhbmdlTGVuZ3RoIjoyMS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HbmFtYnMgZXQgYWwuLCAyMDI1KSJ9XX0sIlRhZyI6IkNpdGF2aVBsYWNlaG9sZGVyI2Y0NjkzMzgyLTFhNTQtNGNhOS04ODc2LTM3N2MzZWMyN2M4YyIsIlRleHQiOiIoR25hbWJzIGV0IGFsLiwgMjAyNSkiLCJXQUlWZXJzaW9uIjoiNi4xOS4yLjEifQ==}</w:instrText>
          </w:r>
          <w:r>
            <w:fldChar w:fldCharType="separate"/>
          </w:r>
          <w:r w:rsidR="00DC3234">
            <w:t>(</w:t>
          </w:r>
          <w:proofErr w:type="spellStart"/>
          <w:r w:rsidR="00DC3234">
            <w:t>Gnambs</w:t>
          </w:r>
          <w:proofErr w:type="spellEnd"/>
          <w:r w:rsidR="00DC3234">
            <w:t xml:space="preserve"> et al., 2025)</w:t>
          </w:r>
          <w:r>
            <w:fldChar w:fldCharType="end"/>
          </w:r>
        </w:sdtContent>
      </w:sdt>
      <w:r>
        <w:t xml:space="preserve">. Die behaviorale Komponente umfasst, wie eine Person sich einem Einstellungsobjekt gegenüber verhält, tendenziell verhalten könnte oder beabsichtigt sich zu verhalten </w:t>
      </w:r>
      <w:sdt>
        <w:sdtPr>
          <w:alias w:val="To edit, see citavi.com/edit"/>
          <w:tag w:val="CitaviPlaceholder#ca4542dd-718e-4432-b501-7b0fcd3a7042"/>
          <w:id w:val="-788352292"/>
          <w:placeholder>
            <w:docPart w:val="0F37387697FE498D9A90935B91132D16"/>
          </w:placeholder>
        </w:sdtPr>
        <w:sdtContent>
          <w:r>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jU4NTA3LTc3ODEtNDgxZC1hMDY0LWFkYTE0MzY3ZWFhZSIsIlJhbmdlTGVuZ3RoIjoyMS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HbmFtYnMgZXQgYWwuLCAyMDI1KSJ9XX0sIlRhZyI6IkNpdGF2aVBsYWNlaG9sZGVyI2NhNDU0MmRkLTcxOGUtNDQzMi1iNTAxLTdiMGZjZDNhNzA0MiIsIlRleHQiOiIoR25hbWJzIGV0IGFsLiwgMjAyNSkiLCJXQUlWZXJzaW9uIjoiNi4xOS4yLjEifQ==}</w:instrText>
          </w:r>
          <w:r>
            <w:fldChar w:fldCharType="separate"/>
          </w:r>
          <w:r w:rsidR="00DC3234">
            <w:t>(</w:t>
          </w:r>
          <w:proofErr w:type="spellStart"/>
          <w:r w:rsidR="00DC3234">
            <w:t>Gnambs</w:t>
          </w:r>
          <w:proofErr w:type="spellEnd"/>
          <w:r w:rsidR="00DC3234">
            <w:t xml:space="preserve"> et al., 2025)</w:t>
          </w:r>
          <w:r>
            <w:fldChar w:fldCharType="end"/>
          </w:r>
        </w:sdtContent>
      </w:sdt>
      <w:r>
        <w:t xml:space="preserve">.  </w:t>
      </w:r>
    </w:p>
    <w:p w14:paraId="0AC3E9EF" w14:textId="77777777" w:rsidR="0009125A" w:rsidRDefault="0009125A" w:rsidP="0009125A">
      <w:pPr>
        <w:pStyle w:val="berschrift3"/>
      </w:pPr>
      <w:bookmarkStart w:id="24" w:name="_Toc191314489"/>
      <w:r>
        <w:t>Messinstrumente</w:t>
      </w:r>
      <w:bookmarkEnd w:id="24"/>
      <w:r>
        <w:t xml:space="preserve"> </w:t>
      </w:r>
    </w:p>
    <w:p w14:paraId="18F239C9" w14:textId="2F96D24A" w:rsidR="0009125A" w:rsidRDefault="0009125A" w:rsidP="0009125A">
      <w:r w:rsidRPr="00772A1D">
        <w:t xml:space="preserve">Forschende entwickeln zunehmend standardisierte Messinstrumente, die nicht nur allgemein die Einstellungen gegenüber Informationstechnologien messen, sondern speziell die Einstellung in Bezug auf KI-Systemen erfassen </w:t>
      </w:r>
      <w:sdt>
        <w:sdtPr>
          <w:alias w:val="To edit, see citavi.com/edit"/>
          <w:tag w:val="CitaviPlaceholder#538a803f-af6f-4415-b9c0-c6755552899a"/>
          <w:id w:val="-1276554794"/>
          <w:placeholder>
            <w:docPart w:val="25B8626BED534C3AAFEDAF55585619B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NTRmNDRkLWQzMDAtNGMyZi05NDUzLTFjNmJmZTQwZTJmZCIsIlJhbmdlTGVuZ3RoIjoyMS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HbmFtYnMgZXQgYWwuLCAyMDI1KSJ9XX0sIlRhZyI6IkNpdGF2aVBsYWNlaG9sZGVyIzUzOGE4MDNmLWFmNmYtNDQxNS1iOWMwLWM2NzU1NTUyODk5YSIsIlRleHQiOiIoR25hbWJzIGV0IGFsLiwgMjAyNSkiLCJXQUlWZXJzaW9uIjoiNi4xOS4yLjEifQ==}</w:instrText>
          </w:r>
          <w:r w:rsidRPr="00772A1D">
            <w:fldChar w:fldCharType="separate"/>
          </w:r>
          <w:r w:rsidR="00DC3234">
            <w:t>(</w:t>
          </w:r>
          <w:proofErr w:type="spellStart"/>
          <w:r w:rsidR="00DC3234">
            <w:t>Gnambs</w:t>
          </w:r>
          <w:proofErr w:type="spellEnd"/>
          <w:r w:rsidR="00DC3234">
            <w:t xml:space="preserve"> et al., 2025)</w:t>
          </w:r>
          <w:r w:rsidRPr="00772A1D">
            <w:fldChar w:fldCharType="end"/>
          </w:r>
        </w:sdtContent>
      </w:sdt>
      <w:r w:rsidRPr="00772A1D">
        <w:t xml:space="preserve">. Da sich KI-Technologien sehr schnell ändern und auch nicht abzusehen ist, welche sich etablieren werden, erscheint es praktikabler, die Einstellung unabhängig von spezifischen Technologien zu erfassen </w:t>
      </w:r>
      <w:sdt>
        <w:sdtPr>
          <w:alias w:val="To edit, see citavi.com/edit"/>
          <w:tag w:val="CitaviPlaceholder#1d379cae-1620-41b5-90d9-bebd62a7b209"/>
          <w:id w:val="-590235102"/>
          <w:placeholder>
            <w:docPart w:val="25B8626BED534C3AAFEDAF55585619B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YTEwMTI2LTEzZmMtNDI3Mi04ZDQ0LTk4MGUxY2ZhNWM4NyIsIlJhbmdlTGVuZ3RoIjoyMS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HbmFtYnMgZXQgYWwuLCAyMDI1KSJ9XX0sIlRhZyI6IkNpdGF2aVBsYWNlaG9sZGVyIzFkMzc5Y2FlLTE2MjAtNDFiNS05MGQ5LWJlYmQ2MmE3YjIwOSIsIlRleHQiOiIoR25hbWJzIGV0IGFsLiwgMjAyNSkiLCJXQUlWZXJzaW9uIjoiNi4xOS4yLjEifQ==}</w:instrText>
          </w:r>
          <w:r w:rsidRPr="00772A1D">
            <w:fldChar w:fldCharType="separate"/>
          </w:r>
          <w:r w:rsidR="00DC3234">
            <w:t>(</w:t>
          </w:r>
          <w:proofErr w:type="spellStart"/>
          <w:r w:rsidR="00DC3234">
            <w:t>Gnambs</w:t>
          </w:r>
          <w:proofErr w:type="spellEnd"/>
          <w:r w:rsidR="00DC3234">
            <w:t xml:space="preserve"> et al., 2025)</w:t>
          </w:r>
          <w:r w:rsidRPr="00772A1D">
            <w:fldChar w:fldCharType="end"/>
          </w:r>
        </w:sdtContent>
      </w:sdt>
      <w:r w:rsidRPr="00772A1D">
        <w:t xml:space="preserve">.  </w:t>
      </w:r>
    </w:p>
    <w:p w14:paraId="1F9FA432" w14:textId="27231099" w:rsidR="0009125A" w:rsidRPr="002012DD" w:rsidRDefault="00271829" w:rsidP="0009125A">
      <w:sdt>
        <w:sdtPr>
          <w:alias w:val="To edit, see citavi.com/edit"/>
          <w:tag w:val="CitaviPlaceholder#2aaf402b-f296-4927-a175-e6cfdac3ae91"/>
          <w:id w:val="250468294"/>
          <w:placeholder>
            <w:docPart w:val="4C3A11D5FE8A4750B34F1FB00AF76D1E"/>
          </w:placeholder>
        </w:sdtPr>
        <w:sdtEndPr/>
        <w:sdtContent>
          <w:r w:rsidR="0009125A"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Y4ZjJmNzNjLTQ4MjItNDEwNS1hNTgxLWI3N2E3Yjc4MDY3MyIsIkVudHJpZXMiOlt7IiRpZCI6IjIiLCIkdHlwZSI6IlN3aXNzQWNhZGVtaWMuQ2l0YXZpLkNpdGF0aW9ucy5Xb3JkUGxhY2Vob2xkZXJFbnRyeSwgU3dpc3NBY2FkZW1pYy5DaXRhdmkiLCJJZCI6ImNmMjdiNjkxLTI1ODQtNGUyYy1iZGUxLTJmZmYxM2Y4Zjc0OCIsIlJhbmdlTGVuZ3RoIjoxMiwiUmVmZXJlbmNlSWQiOiI2ODQwNDE3NC1mMzc5LTQxYjUtYjkyMC05MTg5MDQ2NmY0M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yNyIsIkNvdW50IjoxLCJUZXh0VW5pdHMiOlt7IiRpZCI6IjI4IiwiRm9udFN0eWxlIjp7IiRpZCI6IjI5IiwiTmV1dHJhbCI6dHJ1ZX0sIlJlYWRpbmdPcmRlciI6MSwiVGV4dCI6IlN0ZWluIGV0IGFsLiJ9XX0sIlRhZyI6IkNpdGF2aVBsYWNlaG9sZGVyIzJhYWY0MDJiLWYyOTYtNDkyNy1hMTc1LWU2Y2ZkYWMzYWU5MSIsIlRleHQiOiJTdGVpbiBldCBhbC4iLCJXQUlWZXJzaW9uIjoiNi4xOS4yLjEifQ==}</w:instrText>
          </w:r>
          <w:r w:rsidR="0009125A" w:rsidRPr="00772A1D">
            <w:fldChar w:fldCharType="separate"/>
          </w:r>
          <w:r w:rsidR="00DC3234">
            <w:t>Stein et al.</w:t>
          </w:r>
          <w:r w:rsidR="0009125A" w:rsidRPr="00772A1D">
            <w:fldChar w:fldCharType="end"/>
          </w:r>
        </w:sdtContent>
      </w:sdt>
      <w:r w:rsidR="0009125A" w:rsidRPr="00772A1D">
        <w:t xml:space="preserve"> </w:t>
      </w:r>
      <w:sdt>
        <w:sdtPr>
          <w:alias w:val="To edit, see citavi.com/edit"/>
          <w:tag w:val="CitaviPlaceholder#f8f2f73c-4822-4105-a581-b77a7b780673"/>
          <w:id w:val="734440915"/>
          <w:placeholder>
            <w:docPart w:val="9FC68D99DA7F4D72A06E099DCEEF5FAE"/>
          </w:placeholder>
        </w:sdtPr>
        <w:sdtContent>
          <w:r w:rsidR="0009125A"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JhYWY0MDJiLWYyOTYtNDkyNy1hMTc1LWU2Y2ZkYWMzYWU5MSIsIkVudHJpZXMiOlt7IiRpZCI6IjIiLCIkdHlwZSI6IlN3aXNzQWNhZGVtaWMuQ2l0YXZpLkNpdGF0aW9ucy5Xb3JkUGxhY2Vob2xkZXJFbnRyeSwgU3dpc3NBY2FkZW1pYy5DaXRhdmkiLCJJZCI6IjZlZjIzYWNhLWFjYmUtNDBmNi1hYmQzLWE5MTMxMDliNzllZCIsIlJhbmdlTGVuZ3RoIjo2LCJSZWZlcmVuY2VJZCI6IjY4NDA0MTc0LWYzNzktNDFiNS1iOTIwLTkxODkwNDY2Zj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GlkIjoiOCIsIiR0eXBlIjoiU3dpc3NBY2FkZW1pYy5DaXRhdmkuUHJvamVjdCwgU3dpc3NBY2FkZW1pYy5DaXRhdmkifX0seyIkaWQiOiI5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GlkIjoiMTA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Ex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pZCI6IjEy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MjU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yNi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LCJZZWFyT25seSI6dHJ1ZX1dLCJGb3JtYXR0ZWRUZXh0Ijp7IiRpZCI6IjI3IiwiQ291bnQiOjEsIlRleHRVbml0cyI6W3siJGlkIjoiMjgiLCJGb250U3R5bGUiOnsiJGlkIjoiMjkiLCJOZXV0cmFsIjp0cnVlfSwiUmVhZGluZ09yZGVyIjoxLCJUZXh0IjoiKDIwMjQpIn1dfSwiVGFnIjoiQ2l0YXZpUGxhY2Vob2xkZXIjZjhmMmY3M2MtNDgyMi00MTA1LWE1ODEtYjc3YTdiNzgwNjczIiwiVGV4dCI6IigyMDI0KSIsIldBSVZlcnNpb24iOiI2LjE5LjIuMSJ9}</w:instrText>
          </w:r>
          <w:r w:rsidR="0009125A" w:rsidRPr="00772A1D">
            <w:fldChar w:fldCharType="separate"/>
          </w:r>
          <w:r w:rsidR="00DC3234">
            <w:t>(2024)</w:t>
          </w:r>
          <w:r w:rsidR="0009125A" w:rsidRPr="00772A1D">
            <w:fldChar w:fldCharType="end"/>
          </w:r>
        </w:sdtContent>
      </w:sdt>
      <w:r w:rsidR="0009125A" w:rsidRPr="00772A1D">
        <w:t xml:space="preserve"> nennen aus jüngster Zeit die </w:t>
      </w:r>
      <w:r w:rsidR="0009125A" w:rsidRPr="00772A1D">
        <w:rPr>
          <w:i/>
          <w:iCs/>
        </w:rPr>
        <w:t xml:space="preserve">General </w:t>
      </w:r>
      <w:proofErr w:type="spellStart"/>
      <w:r w:rsidR="0009125A" w:rsidRPr="00772A1D">
        <w:rPr>
          <w:i/>
          <w:iCs/>
        </w:rPr>
        <w:t>Attitudes</w:t>
      </w:r>
      <w:proofErr w:type="spellEnd"/>
      <w:r w:rsidR="0009125A" w:rsidRPr="00772A1D">
        <w:rPr>
          <w:i/>
          <w:iCs/>
        </w:rPr>
        <w:t xml:space="preserve"> </w:t>
      </w:r>
      <w:proofErr w:type="spellStart"/>
      <w:r w:rsidR="0009125A" w:rsidRPr="00772A1D">
        <w:rPr>
          <w:i/>
          <w:iCs/>
        </w:rPr>
        <w:t>Towards</w:t>
      </w:r>
      <w:proofErr w:type="spellEnd"/>
      <w:r w:rsidR="0009125A" w:rsidRPr="00772A1D">
        <w:rPr>
          <w:i/>
          <w:iCs/>
        </w:rPr>
        <w:t xml:space="preserve"> </w:t>
      </w:r>
      <w:proofErr w:type="spellStart"/>
      <w:r w:rsidR="0009125A" w:rsidRPr="00772A1D">
        <w:rPr>
          <w:i/>
          <w:iCs/>
        </w:rPr>
        <w:t>Artificial</w:t>
      </w:r>
      <w:proofErr w:type="spellEnd"/>
      <w:r w:rsidR="0009125A" w:rsidRPr="00772A1D">
        <w:rPr>
          <w:i/>
          <w:iCs/>
        </w:rPr>
        <w:t xml:space="preserve"> </w:t>
      </w:r>
      <w:proofErr w:type="spellStart"/>
      <w:r w:rsidR="0009125A" w:rsidRPr="00772A1D">
        <w:rPr>
          <w:i/>
          <w:iCs/>
        </w:rPr>
        <w:t>Intelligence</w:t>
      </w:r>
      <w:proofErr w:type="spellEnd"/>
      <w:r w:rsidR="0009125A" w:rsidRPr="00772A1D">
        <w:rPr>
          <w:i/>
          <w:iCs/>
        </w:rPr>
        <w:t xml:space="preserve"> Scale</w:t>
      </w:r>
      <w:r w:rsidR="0009125A" w:rsidRPr="00772A1D">
        <w:t xml:space="preserve"> (GAAIS) </w:t>
      </w:r>
      <w:sdt>
        <w:sdtPr>
          <w:alias w:val="To edit, see citavi.com/edit"/>
          <w:tag w:val="CitaviPlaceholder#373b42bc-5558-4d4f-8ce9-3bceb0d3730a"/>
          <w:id w:val="-767847229"/>
          <w:placeholder>
            <w:docPart w:val="9FC68D99DA7F4D72A06E099DCEEF5FAE"/>
          </w:placeholder>
        </w:sdtPr>
        <w:sdtContent>
          <w:r w:rsidR="0009125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NmRhYmFlLWQxYWEtNGU0Zi1iNDkxLWY2MDg5M2QwZDA0OSIsIlJhbmdlTGVuZ3RoIjoyNSwiUmVmZXJlbmNlSWQiOiI5YzQ1NjE3MS0zNzZjLTQ3YjQtYjgxOS1iNjU4MGEzMThl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}</w:instrText>
          </w:r>
          <w:r w:rsidR="0009125A" w:rsidRPr="00772A1D">
            <w:fldChar w:fldCharType="separate"/>
          </w:r>
          <w:r w:rsidR="00DC3234">
            <w:t>(</w:t>
          </w:r>
          <w:proofErr w:type="spellStart"/>
          <w:r w:rsidR="00DC3234">
            <w:t>Schepman</w:t>
          </w:r>
          <w:proofErr w:type="spellEnd"/>
          <w:r w:rsidR="00DC3234">
            <w:t xml:space="preserve"> &amp; </w:t>
          </w:r>
          <w:proofErr w:type="spellStart"/>
          <w:r w:rsidR="00DC3234">
            <w:t>Rodway</w:t>
          </w:r>
          <w:proofErr w:type="spellEnd"/>
          <w:r w:rsidR="00DC3234">
            <w:t>, 2020)</w:t>
          </w:r>
          <w:r w:rsidR="0009125A" w:rsidRPr="00772A1D">
            <w:fldChar w:fldCharType="end"/>
          </w:r>
        </w:sdtContent>
      </w:sdt>
      <w:r w:rsidR="0009125A" w:rsidRPr="00772A1D">
        <w:t xml:space="preserve">, die </w:t>
      </w:r>
      <w:proofErr w:type="spellStart"/>
      <w:r w:rsidR="0009125A" w:rsidRPr="00772A1D">
        <w:rPr>
          <w:i/>
          <w:iCs/>
        </w:rPr>
        <w:t>Attitudes</w:t>
      </w:r>
      <w:proofErr w:type="spellEnd"/>
      <w:r w:rsidR="0009125A" w:rsidRPr="00772A1D">
        <w:rPr>
          <w:i/>
          <w:iCs/>
        </w:rPr>
        <w:t xml:space="preserve"> </w:t>
      </w:r>
      <w:proofErr w:type="spellStart"/>
      <w:r w:rsidR="0009125A" w:rsidRPr="00772A1D">
        <w:rPr>
          <w:i/>
          <w:iCs/>
        </w:rPr>
        <w:t>Towards</w:t>
      </w:r>
      <w:proofErr w:type="spellEnd"/>
      <w:r w:rsidR="0009125A" w:rsidRPr="00772A1D">
        <w:rPr>
          <w:i/>
          <w:iCs/>
        </w:rPr>
        <w:t xml:space="preserve"> </w:t>
      </w:r>
      <w:proofErr w:type="spellStart"/>
      <w:r w:rsidR="0009125A" w:rsidRPr="00772A1D">
        <w:rPr>
          <w:i/>
          <w:iCs/>
        </w:rPr>
        <w:t>Artificial</w:t>
      </w:r>
      <w:proofErr w:type="spellEnd"/>
      <w:r w:rsidR="0009125A" w:rsidRPr="00772A1D">
        <w:rPr>
          <w:i/>
          <w:iCs/>
        </w:rPr>
        <w:t xml:space="preserve"> </w:t>
      </w:r>
      <w:proofErr w:type="spellStart"/>
      <w:r w:rsidR="0009125A" w:rsidRPr="00772A1D">
        <w:rPr>
          <w:i/>
          <w:iCs/>
        </w:rPr>
        <w:t>Intelligence</w:t>
      </w:r>
      <w:proofErr w:type="spellEnd"/>
      <w:r w:rsidR="0009125A" w:rsidRPr="00772A1D">
        <w:rPr>
          <w:i/>
          <w:iCs/>
        </w:rPr>
        <w:t xml:space="preserve"> Scale</w:t>
      </w:r>
      <w:r w:rsidR="0009125A" w:rsidRPr="00772A1D">
        <w:t xml:space="preserve"> (ATAI14) </w:t>
      </w:r>
      <w:sdt>
        <w:sdtPr>
          <w:alias w:val="To edit, see citavi.com/edit"/>
          <w:tag w:val="CitaviPlaceholder#cd417b1f-3cb6-401c-8275-f8250732c07c"/>
          <w:id w:val="1740673283"/>
          <w:placeholder>
            <w:docPart w:val="9FC68D99DA7F4D72A06E099DCEEF5FAE"/>
          </w:placeholder>
        </w:sdtPr>
        <w:sdtContent>
          <w:r w:rsidR="0009125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MTI5MThhLTY5ZTEtNDk5ZC05ZDNmLTk1OGY0MDE1YTA0ZSIsIlJhbmdlTGVuZ3RoIjoyNSwiUmVmZXJlbmNlSWQiOiJlYzdkYTIyZS0wMTQ0LTRkZjktYTViYi04MTE0M2M4ODJjOT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}</w:instrText>
          </w:r>
          <w:r w:rsidR="0009125A" w:rsidRPr="00772A1D">
            <w:fldChar w:fldCharType="separate"/>
          </w:r>
          <w:r w:rsidR="00DC3234">
            <w:t>(Sindermann et al., 2021)</w:t>
          </w:r>
          <w:r w:rsidR="0009125A" w:rsidRPr="00772A1D">
            <w:fldChar w:fldCharType="end"/>
          </w:r>
        </w:sdtContent>
      </w:sdt>
      <w:r w:rsidR="0009125A" w:rsidRPr="00772A1D">
        <w:t xml:space="preserve">, die </w:t>
      </w:r>
      <w:r w:rsidR="0009125A" w:rsidRPr="00772A1D">
        <w:rPr>
          <w:i/>
          <w:iCs/>
        </w:rPr>
        <w:t xml:space="preserve">AI </w:t>
      </w:r>
      <w:proofErr w:type="spellStart"/>
      <w:r w:rsidR="0009125A" w:rsidRPr="00772A1D">
        <w:rPr>
          <w:i/>
          <w:iCs/>
        </w:rPr>
        <w:t>Anxiety</w:t>
      </w:r>
      <w:proofErr w:type="spellEnd"/>
      <w:r w:rsidR="0009125A" w:rsidRPr="00772A1D">
        <w:rPr>
          <w:i/>
          <w:iCs/>
        </w:rPr>
        <w:t xml:space="preserve"> Scale</w:t>
      </w:r>
      <w:r w:rsidR="0009125A" w:rsidRPr="00772A1D">
        <w:t xml:space="preserve"> (AIAS) </w:t>
      </w:r>
      <w:sdt>
        <w:sdtPr>
          <w:alias w:val="To edit, see citavi.com/edit"/>
          <w:tag w:val="CitaviPlaceholder#7fce5a39-1438-444b-9703-980a1072a814"/>
          <w:id w:val="-1981298621"/>
          <w:placeholder>
            <w:docPart w:val="9BF46B7CC19E46CFBB464E6B04D28DE9"/>
          </w:placeholder>
        </w:sdtPr>
        <w:sdtContent>
          <w:r w:rsidR="0009125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NDZiMzgzLTcyNzUtNDk2YS05YjVlLWRiMjFiMGI2Mjc4MyIsIlJhbmdlTGVuZ3RoIjoxOSwiUmVmZXJlbmNlSWQiOiI1MGI2OGRhYS05ZTRmLTRmNjEtYmU2NC1jZjY2Y2ZlYTJjZ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TGVub3ZvXFxBcHBEYXRhXFxMb2NhbFxcVGVtcFxcZnRwdTIzancuanBnIiwiVXJpU3RyaW5nIjoiNTBiNjhkYWEtOWU0Zi00ZjYxLWJlNjQtY2Y2NmNmZWEyY2V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4MC8xMDQ5NDgyMC4yMDE5LjE2NzQ4O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gwLzEwNDk0ODIwLjIwMTkuMTY3NDg4NyIsIlVyaVN0cmluZyI6Imh0dHBzOi8vZG9pLm9yZy8xMC4xMDgwLzEwNDk0ODIwLjIwMTkuMTY3NDg4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}</w:instrText>
          </w:r>
          <w:r w:rsidR="0009125A" w:rsidRPr="00772A1D">
            <w:fldChar w:fldCharType="separate"/>
          </w:r>
          <w:r w:rsidR="00DC3234">
            <w:t>(Wang &amp; Wang, 2022)</w:t>
          </w:r>
          <w:r w:rsidR="0009125A" w:rsidRPr="00772A1D">
            <w:fldChar w:fldCharType="end"/>
          </w:r>
        </w:sdtContent>
      </w:sdt>
      <w:r w:rsidR="0009125A" w:rsidRPr="00772A1D">
        <w:t xml:space="preserve">, die </w:t>
      </w:r>
      <w:proofErr w:type="spellStart"/>
      <w:r w:rsidR="0009125A" w:rsidRPr="00772A1D">
        <w:rPr>
          <w:i/>
          <w:iCs/>
        </w:rPr>
        <w:t>Threats</w:t>
      </w:r>
      <w:proofErr w:type="spellEnd"/>
      <w:r w:rsidR="0009125A" w:rsidRPr="00772A1D">
        <w:rPr>
          <w:i/>
          <w:iCs/>
        </w:rPr>
        <w:t xml:space="preserve"> </w:t>
      </w:r>
      <w:proofErr w:type="spellStart"/>
      <w:r w:rsidR="0009125A" w:rsidRPr="00772A1D">
        <w:rPr>
          <w:i/>
          <w:iCs/>
        </w:rPr>
        <w:t>of</w:t>
      </w:r>
      <w:proofErr w:type="spellEnd"/>
      <w:r w:rsidR="0009125A" w:rsidRPr="00772A1D">
        <w:rPr>
          <w:i/>
          <w:iCs/>
        </w:rPr>
        <w:t xml:space="preserve"> </w:t>
      </w:r>
      <w:proofErr w:type="spellStart"/>
      <w:r w:rsidR="0009125A" w:rsidRPr="00772A1D">
        <w:rPr>
          <w:i/>
          <w:iCs/>
        </w:rPr>
        <w:t>Artificial</w:t>
      </w:r>
      <w:proofErr w:type="spellEnd"/>
      <w:r w:rsidR="0009125A" w:rsidRPr="00772A1D">
        <w:rPr>
          <w:i/>
          <w:iCs/>
        </w:rPr>
        <w:t xml:space="preserve"> </w:t>
      </w:r>
      <w:proofErr w:type="spellStart"/>
      <w:r w:rsidR="0009125A" w:rsidRPr="00772A1D">
        <w:rPr>
          <w:i/>
          <w:iCs/>
        </w:rPr>
        <w:t>Intelligence</w:t>
      </w:r>
      <w:proofErr w:type="spellEnd"/>
      <w:r w:rsidR="0009125A" w:rsidRPr="00772A1D">
        <w:rPr>
          <w:i/>
          <w:iCs/>
        </w:rPr>
        <w:t xml:space="preserve"> Scale</w:t>
      </w:r>
      <w:r w:rsidR="0009125A" w:rsidRPr="00772A1D">
        <w:t xml:space="preserve"> (TAI16) </w:t>
      </w:r>
      <w:sdt>
        <w:sdtPr>
          <w:alias w:val="To edit, see citavi.com/edit"/>
          <w:tag w:val="CitaviPlaceholder#5907a4e0-7c37-4c0e-951c-6afb3b53814e"/>
          <w:id w:val="650025301"/>
          <w:placeholder>
            <w:docPart w:val="44174F4F463A4D3781A46AE76CD84871"/>
          </w:placeholder>
        </w:sdtPr>
        <w:sdtContent>
          <w:r w:rsidR="0009125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TFjYzZkLThmMjItNDVhZC04ZjIxLTllZjhjMjYyOTg1YyIsIlJhbmdlTGVuZ3RoIjoyMywiUmVmZXJlbmNlSWQiOiI1ZjNiYzQzOS1kYjE5LTQ3ZGYtYmUzNC1mNDQ0Mzg0YTkwN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TGVub3ZvXFxBcHBEYXRhXFxMb2NhbFxcVGVtcFxcdjIzZHZseHcuanBnIiwiVXJpU3RyaW5nIjoiNWYzYmM0MzktZGIxOS00N2RmLWJlMzQtZjQ0NDM4NGE5MDU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IzNjktMDIwLTAwNzM0LX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xMjM2OS0wMjAtMDA3MzQtdyIsIlVyaVN0cmluZyI6Imh0dHBzOi8vZG9pLm9yZy8xMC4xMDA3L3MxMjM2OS0wMjAtMDA3MzQtd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}</w:instrText>
          </w:r>
          <w:r w:rsidR="0009125A" w:rsidRPr="00772A1D">
            <w:fldChar w:fldCharType="separate"/>
          </w:r>
          <w:r w:rsidR="00DC3234">
            <w:t>(Kieslich et al., 2021)</w:t>
          </w:r>
          <w:r w:rsidR="0009125A" w:rsidRPr="00772A1D">
            <w:fldChar w:fldCharType="end"/>
          </w:r>
        </w:sdtContent>
      </w:sdt>
      <w:r w:rsidR="0009125A" w:rsidRPr="00772A1D">
        <w:t xml:space="preserve"> und den </w:t>
      </w:r>
      <w:proofErr w:type="spellStart"/>
      <w:r w:rsidR="0009125A" w:rsidRPr="00772A1D">
        <w:rPr>
          <w:i/>
          <w:iCs/>
        </w:rPr>
        <w:t>Concerns</w:t>
      </w:r>
      <w:proofErr w:type="spellEnd"/>
      <w:r w:rsidR="0009125A" w:rsidRPr="00772A1D">
        <w:rPr>
          <w:i/>
          <w:iCs/>
        </w:rPr>
        <w:t xml:space="preserve"> About </w:t>
      </w:r>
      <w:proofErr w:type="spellStart"/>
      <w:r w:rsidR="0009125A" w:rsidRPr="00772A1D">
        <w:rPr>
          <w:i/>
          <w:iCs/>
        </w:rPr>
        <w:t>Autonomous</w:t>
      </w:r>
      <w:proofErr w:type="spellEnd"/>
      <w:r w:rsidR="0009125A" w:rsidRPr="00772A1D">
        <w:rPr>
          <w:i/>
          <w:iCs/>
        </w:rPr>
        <w:t xml:space="preserve"> Technology </w:t>
      </w:r>
      <w:proofErr w:type="spellStart"/>
      <w:r w:rsidR="0009125A" w:rsidRPr="00772A1D">
        <w:rPr>
          <w:i/>
          <w:iCs/>
        </w:rPr>
        <w:lastRenderedPageBreak/>
        <w:t>Questionnaire</w:t>
      </w:r>
      <w:proofErr w:type="spellEnd"/>
      <w:r w:rsidR="0009125A" w:rsidRPr="00772A1D">
        <w:t xml:space="preserve"> </w:t>
      </w:r>
      <w:sdt>
        <w:sdtPr>
          <w:alias w:val="To edit, see citavi.com/edit"/>
          <w:tag w:val="CitaviPlaceholder#d9a80d71-4ee6-4e31-94e7-56297a4a898f"/>
          <w:id w:val="-1494024577"/>
          <w:placeholder>
            <w:docPart w:val="44174F4F463A4D3781A46AE76CD84871"/>
          </w:placeholder>
        </w:sdtPr>
        <w:sdtContent>
          <w:r w:rsidR="0009125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OTVmNWYxLWIyYjktNDVkYy04MzVmLTMwOGUyYzc2NzViZCIsIlJhbmdlTGVuZ3RoIjoyMCwiUmVmZXJlbmNlSWQiOiJmZTlhYzI3Zi1mZjgxLTRmY2EtODg0NS01ZmM3NGY1Zjg4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}</w:instrText>
          </w:r>
          <w:r w:rsidR="0009125A" w:rsidRPr="00772A1D">
            <w:fldChar w:fldCharType="separate"/>
          </w:r>
          <w:r w:rsidR="00DC3234">
            <w:t>(Stein et al., 2019)</w:t>
          </w:r>
          <w:r w:rsidR="0009125A" w:rsidRPr="00772A1D">
            <w:fldChar w:fldCharType="end"/>
          </w:r>
        </w:sdtContent>
      </w:sdt>
      <w:r w:rsidR="0009125A" w:rsidRPr="00772A1D">
        <w:t xml:space="preserve">. An bisherigen Versuchen kritisieren </w:t>
      </w:r>
      <w:sdt>
        <w:sdtPr>
          <w:alias w:val="To edit, see citavi.com/edit"/>
          <w:tag w:val="CitaviPlaceholder#19389713-5cf1-471c-999f-27d7d870403a"/>
          <w:id w:val="-1394423949"/>
          <w:placeholder>
            <w:docPart w:val="C04BF26D8FA24A4A921719B5F8885BE1"/>
          </w:placeholder>
        </w:sdtPr>
        <w:sdtContent>
          <w:r w:rsidR="0009125A"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IyYjBiZmU4LTEwZmUtNDkyYy05NzJiLTg4MTc2M2JlMzJiMSIsIkVudHJpZXMiOlt7IiRpZCI6IjIiLCIkdHlwZSI6IlN3aXNzQWNhZGVtaWMuQ2l0YXZpLkNpdGF0aW9ucy5Xb3JkUGxhY2Vob2xkZXJFbnRyeSwgU3dpc3NBY2FkZW1pYy5DaXRhdmkiLCJJZCI6IjZkZGNjMDM0LWEwYmItNDIwZi05NzgzLTQwNDQ2NTkzNWFiNCIsIlJhbmdlTGVuZ3RoIjoxMiwiUmVmZXJlbmNlSWQiOiJmZTlhYzI3Zi1mZjgxLTRmY2EtODg0NS01ZmM3NGY1Zjg4Nj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}</w:instrText>
          </w:r>
          <w:r w:rsidR="0009125A" w:rsidRPr="00772A1D">
            <w:fldChar w:fldCharType="separate"/>
          </w:r>
          <w:r w:rsidR="00DC3234">
            <w:t>Stein et al.</w:t>
          </w:r>
          <w:r w:rsidR="0009125A" w:rsidRPr="00772A1D">
            <w:fldChar w:fldCharType="end"/>
          </w:r>
        </w:sdtContent>
      </w:sdt>
      <w:r w:rsidR="0009125A" w:rsidRPr="00772A1D">
        <w:t xml:space="preserve"> </w:t>
      </w:r>
      <w:sdt>
        <w:sdtPr>
          <w:alias w:val="To edit, see citavi.com/edit"/>
          <w:tag w:val="CitaviPlaceholder#22b0bfe8-10fe-492c-972b-881763be32b1"/>
          <w:id w:val="-155147882"/>
          <w:placeholder>
            <w:docPart w:val="C04BF26D8FA24A4A921719B5F8885BE1"/>
          </w:placeholder>
        </w:sdtPr>
        <w:sdtContent>
          <w:r w:rsidR="0009125A"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E5Mzg5NzEzLTVjZjEtNDcxYy05OTlmLTI3ZDdkODcwNDAzYSIsIkVudHJpZXMiOlt7IiRpZCI6IjIiLCIkdHlwZSI6IlN3aXNzQWNhZGVtaWMuQ2l0YXZpLkNpdGF0aW9ucy5Xb3JkUGxhY2Vob2xkZXJFbnRyeSwgU3dpc3NBY2FkZW1pYy5DaXRhdmkiLCJJZCI6IjMzYmRiMjBiLTAyOWItNGFhYi1hYWQwLTc3N2E2NGQ4MDE0MyIsIlJhbmdlTGVuZ3RoIjo2LCJSZWZlcmVuY2VJZCI6ImZlOWFjMjdmLWZmODEtNGZjYS04ODQ1LTVmYzc0ZjVmODg2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}</w:instrText>
          </w:r>
          <w:r w:rsidR="0009125A" w:rsidRPr="00772A1D">
            <w:fldChar w:fldCharType="separate"/>
          </w:r>
          <w:r w:rsidR="00DC3234">
            <w:t>(2019)</w:t>
          </w:r>
          <w:r w:rsidR="0009125A" w:rsidRPr="00772A1D">
            <w:fldChar w:fldCharType="end"/>
          </w:r>
        </w:sdtContent>
      </w:sdt>
      <w:r w:rsidR="0009125A" w:rsidRPr="00772A1D">
        <w:t xml:space="preserve"> u. a. die mangelnde Erfassung von positiven Einstellungen, die Komplexität der Skalen durch den Einsatz von Subskalen und eine Vernachlässigung von </w:t>
      </w:r>
      <w:r w:rsidR="0009125A" w:rsidRPr="00924109">
        <w:rPr>
          <w:rStyle w:val="Hervorhebung"/>
          <w:i w:val="0"/>
          <w:iCs w:val="0"/>
        </w:rPr>
        <w:t>kognitiven, affektiven</w:t>
      </w:r>
      <w:r w:rsidR="0009125A" w:rsidRPr="00924109">
        <w:rPr>
          <w:i/>
          <w:iCs/>
        </w:rPr>
        <w:t xml:space="preserve"> und </w:t>
      </w:r>
      <w:r w:rsidR="0009125A" w:rsidRPr="00924109">
        <w:rPr>
          <w:rStyle w:val="Hervorhebung"/>
          <w:i w:val="0"/>
          <w:iCs w:val="0"/>
        </w:rPr>
        <w:t>behavioralen</w:t>
      </w:r>
      <w:r w:rsidR="0009125A" w:rsidRPr="00772A1D">
        <w:t xml:space="preserve"> Facetten. GAAIS erfasst zwar sowohl positive als auch negative Aspekte, misst aber über alle Items hinweg die Einstellung zu KI nicht als einheitliches Konstrukt </w:t>
      </w:r>
      <w:sdt>
        <w:sdtPr>
          <w:alias w:val="To edit, see citavi.com/edit"/>
          <w:tag w:val="CitaviPlaceholder#2d8ef3db-9fe4-4431-bfd0-4d3b048d9b15"/>
          <w:id w:val="1812437761"/>
          <w:placeholder>
            <w:docPart w:val="C04BF26D8FA24A4A921719B5F8885BE1"/>
          </w:placeholder>
        </w:sdtPr>
        <w:sdtContent>
          <w:r w:rsidR="0009125A"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TQ5ZTdhLWMwYTAtNGU2MC1iOTg3LTY2YjQyMzc4MjkxNSIsIlJhbmdlTGVuZ3RoIjoyMS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HbmFtYnMgZXQgYWwuLCAyMDI1KSJ9XX0sIlRhZyI6IkNpdGF2aVBsYWNlaG9sZGVyIzJkOGVmM2RiLTlmZTQtNDQzMS1iZmQwLTRkM2IwNDhkOWIxNSIsIlRleHQiOiIoR25hbWJzIGV0IGFsLiwgMjAyNSkiLCJXQUlWZXJzaW9uIjoiNi4xOS4yLjEifQ==}</w:instrText>
          </w:r>
          <w:r w:rsidR="0009125A" w:rsidRPr="00772A1D">
            <w:fldChar w:fldCharType="separate"/>
          </w:r>
          <w:r w:rsidR="00DC3234">
            <w:t>(</w:t>
          </w:r>
          <w:proofErr w:type="spellStart"/>
          <w:r w:rsidR="00DC3234">
            <w:t>Gnambs</w:t>
          </w:r>
          <w:proofErr w:type="spellEnd"/>
          <w:r w:rsidR="00DC3234">
            <w:t xml:space="preserve"> et al., 2025)</w:t>
          </w:r>
          <w:r w:rsidR="0009125A" w:rsidRPr="00772A1D">
            <w:fldChar w:fldCharType="end"/>
          </w:r>
        </w:sdtContent>
      </w:sdt>
      <w:r w:rsidR="0009125A" w:rsidRPr="00772A1D">
        <w:t xml:space="preserve">.  </w:t>
      </w:r>
    </w:p>
    <w:p w14:paraId="4A6AD347" w14:textId="77777777" w:rsidR="0009125A" w:rsidRPr="0078560A" w:rsidRDefault="0009125A" w:rsidP="0009125A">
      <w:pPr>
        <w:pStyle w:val="berschrift3"/>
      </w:pPr>
      <w:bookmarkStart w:id="25" w:name="_Toc191314490"/>
      <w:r w:rsidRPr="0078560A">
        <w:t>ATTARI-12</w:t>
      </w:r>
      <w:bookmarkEnd w:id="25"/>
      <w:r w:rsidRPr="0078560A">
        <w:t xml:space="preserve"> </w:t>
      </w:r>
    </w:p>
    <w:p w14:paraId="7F381EB6" w14:textId="71599EE0" w:rsidR="0009125A" w:rsidRDefault="0009125A" w:rsidP="0009125A">
      <w:r w:rsidRPr="00772A1D">
        <w:t xml:space="preserve">In der vorliegenden Studie werden die Einstellungen gegenüber KI mit </w:t>
      </w:r>
      <w:r>
        <w:t>dem neu entwickelten Fragebogen</w:t>
      </w:r>
      <w:r w:rsidRPr="00772A1D">
        <w:t xml:space="preserve"> </w:t>
      </w:r>
      <w:proofErr w:type="spellStart"/>
      <w:r w:rsidRPr="00772A1D">
        <w:rPr>
          <w:i/>
          <w:iCs/>
        </w:rPr>
        <w:t>Attitudes</w:t>
      </w:r>
      <w:proofErr w:type="spellEnd"/>
      <w:r w:rsidRPr="00772A1D">
        <w:rPr>
          <w:i/>
          <w:iCs/>
        </w:rPr>
        <w:t xml:space="preserve"> </w:t>
      </w:r>
      <w:proofErr w:type="spellStart"/>
      <w:r w:rsidRPr="00772A1D">
        <w:rPr>
          <w:i/>
          <w:iCs/>
        </w:rPr>
        <w:t>towards</w:t>
      </w:r>
      <w:proofErr w:type="spellEnd"/>
      <w:r w:rsidRPr="00772A1D">
        <w:rPr>
          <w:i/>
          <w:iCs/>
        </w:rPr>
        <w:t xml:space="preserve"> </w:t>
      </w:r>
      <w:proofErr w:type="spellStart"/>
      <w:r w:rsidRPr="00772A1D">
        <w:rPr>
          <w:i/>
          <w:iCs/>
        </w:rPr>
        <w:t>Artificial</w:t>
      </w:r>
      <w:proofErr w:type="spellEnd"/>
      <w:r w:rsidRPr="00772A1D">
        <w:rPr>
          <w:i/>
          <w:iCs/>
        </w:rPr>
        <w:t xml:space="preserve"> </w:t>
      </w:r>
      <w:proofErr w:type="spellStart"/>
      <w:r w:rsidRPr="00772A1D">
        <w:rPr>
          <w:i/>
          <w:iCs/>
        </w:rPr>
        <w:t>Intelligence</w:t>
      </w:r>
      <w:proofErr w:type="spellEnd"/>
      <w:r w:rsidRPr="00772A1D">
        <w:rPr>
          <w:i/>
          <w:iCs/>
        </w:rPr>
        <w:t xml:space="preserve"> Scale</w:t>
      </w:r>
      <w:r w:rsidRPr="00772A1D">
        <w:t xml:space="preserve"> (ATTARI-12) von </w:t>
      </w:r>
      <w:sdt>
        <w:sdtPr>
          <w:alias w:val="To edit, see citavi.com/edit"/>
          <w:tag w:val="CitaviPlaceholder#a982cebf-faf1-4644-892c-ebb5e0477f2d"/>
          <w:id w:val="-860582200"/>
          <w:placeholder>
            <w:docPart w:val="5E4F8EA3B53446C49B65633354FADFDD"/>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NjYzBiMjU0LWU5NTYtNDkzOC1hZGEwLWVkNDUxODM0ZWRjMCIsIkVudHJpZXMiOlt7IiRpZCI6IjIiLCIkdHlwZSI6IlN3aXNzQWNhZGVtaWMuQ2l0YXZpLkNpdGF0aW9ucy5Xb3JkUGxhY2Vob2xkZXJFbnRyeSwgU3dpc3NBY2FkZW1pYy5DaXRhdmkiLCJJZCI6IjBiNjBiMDIxLTQ0MzItNGM5OC1iNDllLWYxMWE0NmQ3Njk5YyIsIlJhbmdlTGVuZ3RoIjoxMiwiUmVmZXJlbmNlSWQiOiI2ODQwNDE3NC1mMzc5LTQxYjUtYjkyMC05MTg5MDQ2NmY0M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yNyIsIkNvdW50IjoxLCJUZXh0VW5pdHMiOlt7IiRpZCI6IjI4IiwiRm9udFN0eWxlIjp7IiRpZCI6IjI5IiwiTmV1dHJhbCI6dHJ1ZX0sIlJlYWRpbmdPcmRlciI6MSwiVGV4dCI6IlN0ZWluIGV0IGFsLiJ9XX0sIlRhZyI6IkNpdGF2aVBsYWNlaG9sZGVyI2E5ODJjZWJmLWZhZjEtNDY0NC04OTJjLWViYjVlMDQ3N2YyZCIsIlRleHQiOiJTdGVpbiBldCBhbC4iLCJXQUlWZXJzaW9uIjoiNi4xOS4yLjEifQ==}</w:instrText>
          </w:r>
          <w:r w:rsidRPr="00772A1D">
            <w:fldChar w:fldCharType="separate"/>
          </w:r>
          <w:r w:rsidR="00DC3234">
            <w:t>Stein et al.</w:t>
          </w:r>
          <w:r w:rsidRPr="00772A1D">
            <w:fldChar w:fldCharType="end"/>
          </w:r>
        </w:sdtContent>
      </w:sdt>
      <w:r w:rsidRPr="00772A1D">
        <w:t xml:space="preserve"> </w:t>
      </w:r>
      <w:sdt>
        <w:sdtPr>
          <w:alias w:val="To edit, see citavi.com/edit"/>
          <w:tag w:val="CitaviPlaceholder#3d0c56ca-c81a-44f1-8e83-e3227500e67e"/>
          <w:id w:val="-540751658"/>
          <w:placeholder>
            <w:docPart w:val="5E4F8EA3B53446C49B65633354FADFDD"/>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E1NzMxMmE1LWFmYmMtNDJlNC1hYmVmLTQ0ZGEzNDU2ZjBjOCIsIkVudHJpZXMiOlt7IiRpZCI6IjIiLCIkdHlwZSI6IlN3aXNzQWNhZGVtaWMuQ2l0YXZpLkNpdGF0aW9ucy5Xb3JkUGxhY2Vob2xkZXJFbnRyeSwgU3dpc3NBY2FkZW1pYy5DaXRhdmkiLCJJZCI6IjE0MWVjNWVhLWRjM2MtNDg4OC1hODEwLTNhYmQ0OTllY2M5NiIsIlJhbmdlTGVuZ3RoIjo2LCJSZWZlcmVuY2VJZCI6IjY4NDA0MTc0LWYzNzktNDFiNS1iOTIwLTkxODkwNDY2Zj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GlkIjoiOCIsIiR0eXBlIjoiU3dpc3NBY2FkZW1pYy5DaXRhdmkuUHJvamVjdCwgU3dpc3NBY2FkZW1pYy5DaXRhdmkifX0seyIkaWQiOiI5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GlkIjoiMTA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Ex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pZCI6IjEy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MjU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yNi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LCJZZWFyT25seSI6dHJ1ZX1dLCJGb3JtYXR0ZWRUZXh0Ijp7IiRpZCI6IjI3IiwiQ291bnQiOjEsIlRleHRVbml0cyI6W3siJGlkIjoiMjgiLCJGb250U3R5bGUiOnsiJGlkIjoiMjkiLCJOZXV0cmFsIjp0cnVlfSwiUmVhZGluZ09yZGVyIjoxLCJUZXh0IjoiKDIwMjQpIn1dfSwiVGFnIjoiQ2l0YXZpUGxhY2Vob2xkZXIjM2QwYzU2Y2EtYzgxYS00NGYxLThlODMtZTMyMjc1MDBlNjdlIiwiVGV4dCI6IigyMDI0KSIsIldBSVZlcnNpb24iOiI2LjE5LjIuMSJ9}</w:instrText>
          </w:r>
          <w:r w:rsidRPr="00772A1D">
            <w:fldChar w:fldCharType="separate"/>
          </w:r>
          <w:r w:rsidR="00DC3234">
            <w:t>(2024)</w:t>
          </w:r>
          <w:r w:rsidRPr="00772A1D">
            <w:fldChar w:fldCharType="end"/>
          </w:r>
        </w:sdtContent>
      </w:sdt>
      <w:r w:rsidRPr="00772A1D">
        <w:t xml:space="preserve"> gemessen, </w:t>
      </w:r>
      <w:r>
        <w:t>welcher die</w:t>
      </w:r>
      <w:r w:rsidRPr="00772A1D">
        <w:t xml:space="preserve"> methodische</w:t>
      </w:r>
      <w:r>
        <w:t>n</w:t>
      </w:r>
      <w:r w:rsidRPr="00772A1D">
        <w:t xml:space="preserve"> Schwächen früherer Skalen auszugleichen</w:t>
      </w:r>
      <w:r>
        <w:t xml:space="preserve"> versucht</w:t>
      </w:r>
      <w:r w:rsidRPr="00772A1D">
        <w:t xml:space="preserve"> </w:t>
      </w:r>
      <w:sdt>
        <w:sdtPr>
          <w:alias w:val="To edit, see citavi.com/edit"/>
          <w:tag w:val="CitaviPlaceholder#bfb140c2-88e1-458c-9eef-b0a36ecd7982"/>
          <w:id w:val="379365027"/>
          <w:placeholder>
            <w:docPart w:val="5E4F8EA3B53446C49B65633354FADFDD"/>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TY3ZTRlLTE5NzAtNDM4NS05ZWIzLWE2ZDI3NzJjNmZhOSIsIlJhbmdlTGVuZ3RoIjoyMC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LHsiJGlkIjoiMTciLCIkdHlwZSI6IlN3aXNzQWNhZGVtaWMuQ2l0YXZpLkNpdGF0aW9ucy5Xb3JkUGxhY2Vob2xkZXJFbnRyeSwgU3dpc3NBY2FkZW1pYy5DaXRhdmkiLCJJZCI6IjgwMGE4MTQzLWVlYWQtNDc2Zi05YzAyLWYwNGI3ODU1MmM2MCIsIlJhbmdlU3RhcnQiOjIwLCJSYW5nZUxlbmd0aCI6MjEsIlJlZmVyZW5jZUlkIjoiNjg0MDQxNzQtZjM3OS00MWI1LWI5MjAtOTE4OTA0NjZmNDFl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cmVmIjoiOSJ9LHsiJGlkIjoiMjI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cmVmIjoiNyJ9LHsiJGlkIjoiMjM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HJlZiI6IjEwIn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zMyIsIiR0eXBlIjoiU3dpc3NBY2FkZW1pYy5DaXRhdmkuTG9jYXRpb24sIFN3aXNzQWNhZGVtaWMuQ2l0YXZpIiwiQWRkcmVzcyI6eyIkaWQiOiIzNC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zNi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M3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zOCIsIkNvdW50IjoxLCJUZXh0VW5pdHMiOlt7IiRpZCI6IjM5IiwiRm9udFN0eWxlIjp7IiRpZCI6IjQwIiwiTmV1dHJhbCI6dHJ1ZX0sIlJlYWRpbmdPcmRlciI6MSwiVGV4dCI6IihHbmFtYnMgZXQgYWwuLCAyMDI1OyBTdGVpbiBldCBhbC4sIDIwMjQpIn1dfSwiVGFnIjoiQ2l0YXZpUGxhY2Vob2xkZXIjYmZiMTQwYzItODhlMS00NThjLTllZWYtYjBhMzZlY2Q3OTgyIiwiVGV4dCI6IihHbmFtYnMgZXQgYWwuLCAyMDI1OyBTdGVpbiBldCBhbC4sIDIwMjQpIiwiV0FJVmVyc2lvbiI6IjYuMTkuMi4xIn0=}</w:instrText>
          </w:r>
          <w:r w:rsidRPr="00772A1D">
            <w:fldChar w:fldCharType="separate"/>
          </w:r>
          <w:r w:rsidR="00DC3234">
            <w:t>(</w:t>
          </w:r>
          <w:proofErr w:type="spellStart"/>
          <w:r w:rsidR="00DC3234">
            <w:t>Gnambs</w:t>
          </w:r>
          <w:proofErr w:type="spellEnd"/>
          <w:r w:rsidR="00DC3234">
            <w:t xml:space="preserve"> et al., 2025; Stein et al., 2024)</w:t>
          </w:r>
          <w:r w:rsidRPr="00772A1D">
            <w:fldChar w:fldCharType="end"/>
          </w:r>
        </w:sdtContent>
      </w:sdt>
      <w:r w:rsidRPr="00772A1D">
        <w:t xml:space="preserve">. </w:t>
      </w:r>
    </w:p>
    <w:p w14:paraId="26FF16BE" w14:textId="0BBFCD7F" w:rsidR="0009125A" w:rsidRDefault="0009125A" w:rsidP="0009125A">
      <w:r w:rsidRPr="00772A1D">
        <w:t xml:space="preserve">ATTARI-12 erfasst mit 12 Items die Einstellung gegenüber KI als eindimensionales Konstrukt, unabhängig von einem spezifischen Kontext oder einer konkreten Anwendung </w:t>
      </w:r>
      <w:sdt>
        <w:sdtPr>
          <w:alias w:val="To edit, see citavi.com/edit"/>
          <w:tag w:val="CitaviPlaceholder#1a4886f6-9a54-4b65-b2eb-2198fb65d5cd"/>
          <w:id w:val="811983399"/>
          <w:placeholder>
            <w:docPart w:val="E96E47F981C744C1906B92671659EE87"/>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YjI2YjgyLTQxZWItNDhlMy1hMTg4LTE3NWZiYzY0MjMyOS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xYTQ4ODZmNi05YTU0LTRiNjUtYjJlYi0yMTk4ZmI2NWQ1Y2Q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Der psychologisch fundierte Fragebogen berücksichtigt mit je vier Items die drei klassischen Einstellungskomponenten kognitiv, affektiv und behavioral </w:t>
      </w:r>
      <w:sdt>
        <w:sdtPr>
          <w:alias w:val="To edit, see citavi.com/edit"/>
          <w:tag w:val="CitaviPlaceholder#42d1ed0f-d968-4a8f-953c-0a6063da25ea"/>
          <w:id w:val="1455831992"/>
          <w:placeholder>
            <w:docPart w:val="F50CEACCA1D441EA8159E43E5B05FDAC"/>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ZDk2Y2QwLTdlYmItNGFiOS05ZmM2LTI5MzA3MWEzYzQwNC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0MmQxZWQwZi1kOTY4LTRhOGYtOTUzYy0wYTYwNjNkYTI1ZWE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Jede der genannten Komponenten wird durch je zwei positiv und zwei negativ formulierte Items gemessen, um Einstellungen auf einem Spektrum zwischen Ablehnung und Zustimmung </w:t>
      </w:r>
      <w:r>
        <w:t xml:space="preserve">zu </w:t>
      </w:r>
      <w:r w:rsidRPr="00772A1D">
        <w:t xml:space="preserve">erfassen und Zustimmungstendenzen </w:t>
      </w:r>
      <w:r>
        <w:t>zu vermeiden</w:t>
      </w:r>
      <w:r w:rsidRPr="00772A1D">
        <w:t xml:space="preserve"> </w:t>
      </w:r>
      <w:sdt>
        <w:sdtPr>
          <w:alias w:val="To edit, see citavi.com/edit"/>
          <w:tag w:val="CitaviPlaceholder#10c4e9c6-5f89-4a69-a8a1-168a4f662908"/>
          <w:id w:val="1586261833"/>
          <w:placeholder>
            <w:docPart w:val="A860BC0FC91C4D319C2DCD14B1C0BC94"/>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zhjZjQwLTk0OWUtNGYyNi1hNmNlLWU0YmQ1YTVhNDQyYyIsIlJhbmdlU3RhcnQiOjIwLCJSYW5nZUxlbmd0aCI6MjEsIlJlZmVyZW5jZUlkIjoiNjg0MDQxNzQtZjM3OS00MWI1LWI5MjAtOTE4OTA0NjZmNDF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}</w:instrText>
          </w:r>
          <w:r w:rsidRPr="00772A1D">
            <w:fldChar w:fldCharType="separate"/>
          </w:r>
          <w:r w:rsidR="00DC3234">
            <w:t>(</w:t>
          </w:r>
          <w:proofErr w:type="spellStart"/>
          <w:r w:rsidR="00DC3234">
            <w:t>Gnambs</w:t>
          </w:r>
          <w:proofErr w:type="spellEnd"/>
          <w:r w:rsidR="00DC3234">
            <w:t xml:space="preserve"> et al., 2025; Stein et al., 2024)</w:t>
          </w:r>
          <w:r w:rsidRPr="00772A1D">
            <w:fldChar w:fldCharType="end"/>
          </w:r>
        </w:sdtContent>
      </w:sdt>
      <w:r w:rsidRPr="00772A1D">
        <w:t xml:space="preserve">. Der Fragebogen enthält zu Beginn eine Anweisung, die KI definiert </w:t>
      </w:r>
      <w:sdt>
        <w:sdtPr>
          <w:alias w:val="To edit, see citavi.com/edit"/>
          <w:tag w:val="CitaviPlaceholder#8a8a146d-c18c-4055-ae67-1b292e53b798"/>
          <w:id w:val="-1549447223"/>
          <w:placeholder>
            <w:docPart w:val="A860BC0FC91C4D319C2DCD14B1C0BC94"/>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OTI1MWY5LWI3OTYtNDMyOS05ZGY1LTgzOTkzMzIyNzZjOC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4YThhMTQ2ZC1jMThjLTQwNTUtYWU2Ny0xYjI5MmU1M2I3OTg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w:t>
      </w:r>
    </w:p>
    <w:p w14:paraId="23183CC9" w14:textId="00EB884B" w:rsidR="0009125A" w:rsidRDefault="0009125A" w:rsidP="0009125A">
      <w:r w:rsidRPr="00772A1D">
        <w:t xml:space="preserve">In zwei Studien zeigte das Messinstrument gute Reliabilität und Validität </w:t>
      </w:r>
      <w:sdt>
        <w:sdtPr>
          <w:alias w:val="To edit, see citavi.com/edit"/>
          <w:tag w:val="CitaviPlaceholder#f97f9fe5-15e5-4d81-ab60-bf08073c464a"/>
          <w:id w:val="705839205"/>
          <w:placeholder>
            <w:docPart w:val="0711D60A28DB4A18B23931F9E229045B"/>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YWFhYTc0LWY0ODYtNGNjZi1iMTdiLTU0MDExZmY2ZTEwMC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NmOTdmOWZlNS0xNWU1LTRkODEtYWI2MC1iZjA4MDczYzQ2NGE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Obwohl eine gewisse Multidimensionalität feststellbar war, wiesen laut </w:t>
      </w:r>
      <w:sdt>
        <w:sdtPr>
          <w:alias w:val="To edit, see citavi.com/edit"/>
          <w:tag w:val="CitaviPlaceholder#71a910dc-3e5c-45ab-8aac-2aebde775837"/>
          <w:id w:val="243380811"/>
          <w:placeholder>
            <w:docPart w:val="B2BEF78228484C4C875B0419D23C5C4A"/>
          </w:placeholder>
        </w:sdtPr>
        <w:sdtContent>
          <w:r>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OTgwYjExLTZiYjYtNDJmNy1iYjgxLTcyZGJiNGE5NDkxMCIsIlJhbmdlTGVuZ3RoIjoxMiwiUmVmZXJlbmNlSWQiOiI2ODQwNDE3NC1mMzc5LTQxYjUtYjkyMC05MTg5MDQ2NmY0M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yNyIsIkNvdW50IjoxLCJUZXh0VW5pdHMiOlt7IiRpZCI6IjI4IiwiRm9udFN0eWxlIjp7IiRpZCI6IjI5IiwiTmV1dHJhbCI6dHJ1ZX0sIlJlYWRpbmdPcmRlciI6MSwiVGV4dCI6IlN0ZWluIGV0IGFsLiJ9XX0sIlRhZyI6IkNpdGF2aVBsYWNlaG9sZGVyIzcxYTkxMGRjLTNlNWMtNDVhYi04YWFjLTJhZWJkZTc3NTgzNyIsIlRleHQiOiJTdGVpbiBldCBhbC4iLCJXQUlWZXJzaW9uIjoiNi4xOS4yLjEifQ==}</w:instrText>
          </w:r>
          <w:r>
            <w:fldChar w:fldCharType="separate"/>
          </w:r>
          <w:r w:rsidR="00DC3234">
            <w:t>Stein et al.</w:t>
          </w:r>
          <w:r>
            <w:fldChar w:fldCharType="end"/>
          </w:r>
        </w:sdtContent>
      </w:sdt>
      <w:r w:rsidRPr="00772A1D">
        <w:t xml:space="preserve"> alle Items hohe Faktorladungen im Bereich von 0.48 und 0.88 auf den allgemeinen Faktor auf. ATTARI-12 zeigt</w:t>
      </w:r>
      <w:r>
        <w:t>e</w:t>
      </w:r>
      <w:r w:rsidRPr="00772A1D">
        <w:t xml:space="preserve"> eine sehr hohe interne Konsistenz des </w:t>
      </w:r>
      <w:proofErr w:type="spellStart"/>
      <w:r w:rsidRPr="00772A1D">
        <w:t>Gesamtscores</w:t>
      </w:r>
      <w:proofErr w:type="spellEnd"/>
      <w:r w:rsidRPr="00772A1D">
        <w:t xml:space="preserve"> (</w:t>
      </w:r>
      <w:proofErr w:type="spellStart"/>
      <w:r w:rsidRPr="00772A1D">
        <w:t>Cronbach’s</w:t>
      </w:r>
      <w:proofErr w:type="spellEnd"/>
      <w:r w:rsidRPr="00772A1D">
        <w:t xml:space="preserve"> α = .93) und somit eine hohe interne Homogenität der Skala </w:t>
      </w:r>
      <w:sdt>
        <w:sdtPr>
          <w:alias w:val="To edit, see citavi.com/edit"/>
          <w:tag w:val="CitaviPlaceholder#fdc35199-f95e-44b1-b51d-675211ad35c2"/>
          <w:id w:val="-1170561685"/>
          <w:placeholder>
            <w:docPart w:val="E7DEF43B3F06406B8EBD3317D42E1FD6"/>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YWQ4YzYwLTIzMmEtNDE4ZS05MGFhLWI2ODcwNTE5YzFlZC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NmZGMzNTE5OS1mOTVlLTQ0YjEtYjUxZC02NzUyMTFhZDM1YzI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Die Eindimensionalität wurde mit einer Faktorenanalyse bestätigt und es </w:t>
      </w:r>
      <w:r>
        <w:t>lag</w:t>
      </w:r>
      <w:r w:rsidRPr="00772A1D">
        <w:t xml:space="preserve"> eine starke Test-</w:t>
      </w:r>
      <w:proofErr w:type="spellStart"/>
      <w:r w:rsidRPr="00772A1D">
        <w:t>Retest</w:t>
      </w:r>
      <w:proofErr w:type="spellEnd"/>
      <w:r w:rsidRPr="00772A1D">
        <w:t>-Reliabilität (</w:t>
      </w:r>
      <w:proofErr w:type="spellStart"/>
      <w:r w:rsidRPr="00772A1D">
        <w:t>rtt</w:t>
      </w:r>
      <w:proofErr w:type="spellEnd"/>
      <w:r w:rsidRPr="00772A1D">
        <w:t xml:space="preserve"> = .80) vor </w:t>
      </w:r>
      <w:sdt>
        <w:sdtPr>
          <w:alias w:val="To edit, see citavi.com/edit"/>
          <w:tag w:val="CitaviPlaceholder#9fb4f84e-614c-4603-95b7-8965700059c7"/>
          <w:id w:val="1571385855"/>
          <w:placeholder>
            <w:docPart w:val="B7761E2C03AD4D67BFDFCB87FAD07064"/>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YWQ4YzYwLTIzMmEtNDE4ZS05MGFhLWI2ODcwNTE5YzFlZC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5ZmI0Zjg0ZS02MTRjLTQ2MDMtOTViNy04OTY1NzAwMDU5Yzc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ATTARI-12 korrelierte bei persönlichen </w:t>
      </w:r>
      <w:proofErr w:type="spellStart"/>
      <w:r w:rsidRPr="00772A1D">
        <w:t>Sprachassistenen</w:t>
      </w:r>
      <w:proofErr w:type="spellEnd"/>
      <w:r w:rsidRPr="00772A1D">
        <w:t xml:space="preserve"> positiv in Bezug auf Einstellungen, was die konvergente Validität untermauerte </w:t>
      </w:r>
      <w:sdt>
        <w:sdtPr>
          <w:alias w:val="To edit, see citavi.com/edit"/>
          <w:tag w:val="CitaviPlaceholder#72b30db2-2a9e-4e39-8647-50c3407f11ca"/>
          <w:id w:val="-1726596813"/>
          <w:placeholder>
            <w:docPart w:val="B442F038A021497FB9FC02F26E8E1980"/>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YWQ4YzYwLTIzMmEtNDE4ZS05MGFhLWI2ODcwNTE5YzFlZC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3MmIzMGRiMi0yYTllLTRlMzktODY0Ny01MGMzNDA3ZjExY2E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Die Skala </w:t>
      </w:r>
      <w:r>
        <w:t xml:space="preserve">zeigte </w:t>
      </w:r>
      <w:sdt>
        <w:sdtPr>
          <w:alias w:val="To edit, see citavi.com/edit"/>
          <w:tag w:val="CitaviPlaceholder#f45ac9e6-5dcc-4e27-819c-9ffcdc83a393"/>
          <w:id w:val="-1732764615"/>
          <w:placeholder>
            <w:docPart w:val="389DFB87B0D84003AF70A74C72CC45EE"/>
          </w:placeholder>
        </w:sdtPr>
        <w:sdtContent>
          <w:r>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OTgwYjExLTZiYjYtNDJmNy1iYjgxLTcyZGJiNGE5NDkxMCIsIlJhbmdlTGVuZ3RoIjoxMiwiUmVmZXJlbmNlSWQiOiI2ODQwNDE3NC1mMzc5LTQxYjUtYjkyMC05MTg5MDQ2NmY0M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yNyIsIkNvdW50IjoxLCJUZXh0VW5pdHMiOlt7IiRpZCI6IjI4IiwiRm9udFN0eWxlIjp7IiRpZCI6IjI5IiwiTmV1dHJhbCI6dHJ1ZX0sIlJlYWRpbmdPcmRlciI6MSwiVGV4dCI6IlN0ZWluIGV0IGFsLiJ9XX0sIlRhZyI6IkNpdGF2aVBsYWNlaG9sZGVyI2Y0NWFjOWU2LTVkY2MtNGUyNy04MTljLTlmZmNkYzgzYTM5MyIsIlRleHQiOiJTdGVpbiBldCBhbC4iLCJXQUlWZXJzaW9uIjoiNi4xOS4yLjEifQ==}</w:instrText>
          </w:r>
          <w:r>
            <w:fldChar w:fldCharType="separate"/>
          </w:r>
          <w:r w:rsidR="00DC3234">
            <w:t>Stein et al.</w:t>
          </w:r>
          <w:r>
            <w:fldChar w:fldCharType="end"/>
          </w:r>
        </w:sdtContent>
      </w:sdt>
      <w:r w:rsidRPr="00772A1D">
        <w:t xml:space="preserve"> </w:t>
      </w:r>
      <w:r>
        <w:t xml:space="preserve">zufolge </w:t>
      </w:r>
      <w:r w:rsidRPr="00772A1D">
        <w:t xml:space="preserve">keine signifikanten Verzerrungen durch soziale </w:t>
      </w:r>
      <w:proofErr w:type="spellStart"/>
      <w:r w:rsidRPr="00772A1D">
        <w:t>Erwünschtheitstendenzen</w:t>
      </w:r>
      <w:proofErr w:type="spellEnd"/>
      <w:r w:rsidRPr="00772A1D">
        <w:t xml:space="preserve"> (</w:t>
      </w:r>
      <m:oMath>
        <m:r>
          <w:rPr>
            <w:rFonts w:ascii="Cambria Math" w:hAnsi="Cambria Math"/>
          </w:rPr>
          <m:t>r = 0.04, p = .411</m:t>
        </m:r>
      </m:oMath>
      <w:r w:rsidRPr="00772A1D">
        <w:t xml:space="preserve">). Die Werteverteilung entsprach weitgehend einer Normalverteilung, wobei anzumerken ist, dass viele Befragte eher </w:t>
      </w:r>
      <w:r w:rsidRPr="00772A1D">
        <w:lastRenderedPageBreak/>
        <w:t>eine positive Einstellung gegenüber KI angegeben haben, worauf die leichte Linksschiefe der Verteilung hindeutet</w:t>
      </w:r>
      <w:r>
        <w:t>e</w:t>
      </w:r>
      <w:r w:rsidRPr="00772A1D">
        <w:t xml:space="preserve"> </w:t>
      </w:r>
      <w:sdt>
        <w:sdtPr>
          <w:alias w:val="To edit, see citavi.com/edit"/>
          <w:tag w:val="CitaviPlaceholder#fed58a6f-6898-4ea6-a40b-ed5d59b578c4"/>
          <w:id w:val="-1673637192"/>
          <w:placeholder>
            <w:docPart w:val="9FDE47D2ADE243D9B828EDA12B0E6FE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YWQ4YzYwLTIzMmEtNDE4ZS05MGFhLWI2ODcwNTE5YzFlZC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NmZWQ1OGE2Zi02ODk4LTRlYTYtYTQwYi1lZDVkNTliNTc4YzQ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w:t>
      </w:r>
    </w:p>
    <w:p w14:paraId="73E0A29D" w14:textId="77777777" w:rsidR="0009125A" w:rsidRDefault="0009125A" w:rsidP="0009125A">
      <w:pPr>
        <w:pStyle w:val="berschrift3"/>
      </w:pPr>
      <w:bookmarkStart w:id="26" w:name="_Toc191314491"/>
      <w:r>
        <w:t>Demografische Faktoren</w:t>
      </w:r>
      <w:bookmarkEnd w:id="26"/>
      <w:r>
        <w:t xml:space="preserve"> </w:t>
      </w:r>
    </w:p>
    <w:p w14:paraId="0BCB58B3" w14:textId="574D69E5" w:rsidR="0009125A" w:rsidRDefault="0009125A" w:rsidP="0009125A">
      <w:r w:rsidRPr="00772A1D">
        <w:t xml:space="preserve">Es gibt Hinweise darauf, dass bei individuellen Einstellungen von Personen gegenüber KI demografische Merkmale eine wichtige Rolle spielen </w:t>
      </w:r>
      <w:r>
        <w:t>können</w:t>
      </w:r>
      <w:r w:rsidRPr="00772A1D">
        <w:t xml:space="preserve"> </w:t>
      </w:r>
      <w:sdt>
        <w:sdtPr>
          <w:alias w:val="To edit, see citavi.com/edit"/>
          <w:tag w:val="CitaviPlaceholder#0651832a-4e41-4535-ba6c-73df6e623c40"/>
          <w:id w:val="-1493095773"/>
          <w:placeholder>
            <w:docPart w:val="8C83B53C3C274E09AE5E6F21CA29F379"/>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jFiNWY3LTQ3OTgtNDI1Mi1iNDk3LWY4MzM0MGE0MTdkMy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wNjUxODMyYS00ZTQxLTQ1MzUtYmE2Yy03M2RmNmU2MjNjNDA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Verschiedene Untersuchungen zeigen, dass </w:t>
      </w:r>
      <w:r w:rsidRPr="00772A1D">
        <w:rPr>
          <w:i/>
          <w:iCs/>
        </w:rPr>
        <w:t xml:space="preserve">Alter, Geschlecht </w:t>
      </w:r>
      <w:sdt>
        <w:sdtPr>
          <w:rPr>
            <w:i/>
            <w:iCs/>
          </w:rPr>
          <w:alias w:val="To edit, see citavi.com/edit"/>
          <w:tag w:val="CitaviPlaceholder#93d23db9-468b-4f1a-a9e2-af8de26e733d"/>
          <w:id w:val="-185593599"/>
          <w:placeholder>
            <w:docPart w:val="D52507282CCC4D9AA2DDE6C460ACB3D9"/>
          </w:placeholder>
        </w:sdtPr>
        <w:sdtEndPr>
          <w:rPr>
            <w:i w:val="0"/>
            <w:iCs w:val="0"/>
          </w:rPr>
        </w:sdtEnd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YWYyMmQxLTBiZjMtNDc4YS04ZWM2LThhODI2MzdlOTdhNiIsIlJhbmdlU3RhcnQiOjQzLCJSYW5nZUxlbmd0aCI6MjEsIlJlZmVyZW5jZUlkIjoiZmU5YWMyN2YtZmY4MS00ZmNhLTg4NDUtNWZjNzRmNWY4ODY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}</w:instrText>
          </w:r>
          <w:r w:rsidRPr="00772A1D">
            <w:fldChar w:fldCharType="separate"/>
          </w:r>
          <w:r w:rsidR="00DC3234">
            <w:t>(Liang &amp; Lee, 2017; Sindermann et al., 2022; Stein et al., 2019)</w:t>
          </w:r>
          <w:r w:rsidRPr="00772A1D">
            <w:fldChar w:fldCharType="end"/>
          </w:r>
        </w:sdtContent>
      </w:sdt>
      <w:r w:rsidRPr="00772A1D">
        <w:t xml:space="preserve">, </w:t>
      </w:r>
      <w:r w:rsidRPr="00772A1D">
        <w:rPr>
          <w:i/>
          <w:iCs/>
        </w:rPr>
        <w:t>Bildungsniveau</w:t>
      </w:r>
      <w:r w:rsidRPr="00772A1D">
        <w:t xml:space="preserve"> </w:t>
      </w:r>
      <w:sdt>
        <w:sdtPr>
          <w:alias w:val="To edit, see citavi.com/edit"/>
          <w:tag w:val="CitaviPlaceholder#884fefa7-45d8-4b0b-a7e3-53402b763e93"/>
          <w:id w:val="-1760976818"/>
          <w:placeholder>
            <w:docPart w:val="D52507282CCC4D9AA2DDE6C460ACB3D9"/>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ZDBhOTVkLTdjMGEtNGM2ZS05ZGVmLWM3MmJhNDU5MTRmYiIsIlJhbmdlTGVuZ3RoIjoxOCwiUmVmZXJlbmNlSWQiOiIxNTMyYjRkNi03ZmI3LTRiMzEtYWM3Ni0wZmJlOGRmNGU0O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c5PC9uPlxyXG4gIDxpbj50cnVlPC9pbj5cclxuICA8b3M+Mzc5PC9vcz5cclxuICA8cHM+Mzc5PC9wcz5cclxuPC9zcD5cclxuPGVwPlxyXG4gIDxuPjM4NDwvbj5cclxuICA8aW4+dHJ1ZTwvaW4+XHJcbiAgPG9zPjM4NDwvb3M+XHJcbiAgPHBzPjM4NDwvcHM+XHJcbjwvZXA+XHJcbjxvcz4zNzktMzg0PC9vcz4iLCJQZXJpb2RpY2FsIjp7IiRpZCI6IjEw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HJlZiI6IjgifX0seyIkaWQiOiIxNy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4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O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yMC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jciLCIkdHlwZSI6IlN3aXNzQWNhZGVtaWMuQ2l0YXZpLkxvY2F0aW9uLCBTd2lzc0FjYWRlbWljLkNpdGF2aSIsIkFkZHJlc3MiOnsiJGlkIjoiMjg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Mz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zQ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TE3Ny8wODk0NDM5MzE3NjkiLCJVcmlTdHJpbmciOiJodHRwczovL2RvaS5vcmcvMTAuMTE3Ny8wODk0NDM5MzE3Njk4NjM3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}</w:instrText>
          </w:r>
          <w:r w:rsidRPr="00772A1D">
            <w:fldChar w:fldCharType="separate"/>
          </w:r>
          <w:r w:rsidR="00DC3234">
            <w:t>(Liang &amp; Lee, 2017; McClure, 2018; Stein et al., 2024)</w:t>
          </w:r>
          <w:r w:rsidRPr="00772A1D">
            <w:fldChar w:fldCharType="end"/>
          </w:r>
        </w:sdtContent>
      </w:sdt>
      <w:r w:rsidRPr="00772A1D">
        <w:t xml:space="preserve"> und </w:t>
      </w:r>
      <w:r w:rsidRPr="00772A1D">
        <w:rPr>
          <w:rStyle w:val="Hervorhebung"/>
        </w:rPr>
        <w:t>Erfahrung mit Computern</w:t>
      </w:r>
      <w:r w:rsidRPr="00772A1D">
        <w:t xml:space="preserve"> </w:t>
      </w:r>
      <w:sdt>
        <w:sdtPr>
          <w:alias w:val="To edit, see citavi.com/edit"/>
          <w:tag w:val="CitaviPlaceholder#5597d626-6140-459a-a0b7-d2bb9107d97a"/>
          <w:id w:val="874742553"/>
          <w:placeholder>
            <w:docPart w:val="2701D127F91846E1999D0C021372F25C"/>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mIwYjcxLWIwNzYtNDZjYS04MjU3LTI2NzU4YjVmNWIzNSIsIlJhbmdlTGVuZ3RoIjoxOSwiUmVmZXJlbmNlSWQiOiI1MTgxYWI4Ny1lN2Q4LTQxNDItYWI1Ni1hZThlMzE5Zjg4Y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gwLzEwNDQ3MzE4LjIwMjIuMjE1MTczMCIsIlVyaVN0cmluZyI6Imh0dHBzOi8vZG9pLm9yZy8xMC4xMDgwLzEwNDQ3MzE4LjIwMjIuMjE1MTcz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}</w:instrText>
          </w:r>
          <w:r w:rsidRPr="00772A1D">
            <w:fldChar w:fldCharType="separate"/>
          </w:r>
          <w:r w:rsidR="00DC3234">
            <w:t>(Kaya et al., 2024)</w:t>
          </w:r>
          <w:r w:rsidRPr="00772A1D">
            <w:fldChar w:fldCharType="end"/>
          </w:r>
        </w:sdtContent>
      </w:sdt>
      <w:r w:rsidRPr="00772A1D">
        <w:t xml:space="preserve"> einen Einfluss auf die Akzeptanz von KI haben können </w:t>
      </w:r>
      <w:sdt>
        <w:sdtPr>
          <w:alias w:val="To edit, see citavi.com/edit"/>
          <w:tag w:val="CitaviPlaceholder#7e400662-8670-4bb5-8a9b-fb459bc25c1a"/>
          <w:id w:val="-1361130187"/>
          <w:placeholder>
            <w:docPart w:val="D52507282CCC4D9AA2DDE6C460ACB3D9"/>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GRmMTY2LTUwMTYtNGYwOC1hZGJmLWVkYjc4MWQ0NmExNy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3ZTQwMDY2Mi04NjcwLTRiYjUtOGE5Yi1mYjQ1OWJjMjVjMWE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wobei die gemessenen Effekte auch gering ausfallen </w:t>
      </w:r>
      <w:sdt>
        <w:sdtPr>
          <w:alias w:val="To edit, see citavi.com/edit"/>
          <w:tag w:val="CitaviPlaceholder#f25d3e3d-fd2a-49f9-91a9-0ee22d3832b2"/>
          <w:id w:val="-746876720"/>
          <w:placeholder>
            <w:docPart w:val="F6F1A8C406D14E64B5CA298C83DD1086"/>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NmQzOWNlLTU3NTktNDJmOC05NzEwLTY4MjZhZDNhY2U0ZSIsIlJhbmdlTGVuZ3RoIjoxOSwiUmVmZXJlbmNlSWQiOiIxNTMyYjRkNi03ZmI3LTRiMzEtYWM3Ni0wZmJlOGRmNGU0O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c5PC9uPlxyXG4gIDxpbj50cnVlPC9pbj5cclxuICA8b3M+Mzc5PC9vcz5cclxuICA8cHM+Mzc5PC9wcz5cclxuPC9zcD5cclxuPGVwPlxyXG4gIDxuPjM4NDwvbj5cclxuICA8aW4+dHJ1ZTwvaW4+XHJcbiAgPG9zPjM4NDwvb3M+XHJcbiAgPHBzPjM4NDwvcHM+XHJcbjwvZXA+XHJcbjxvcz4zNzktMzg0PC9vcz4iLCJQZXJpb2RpY2FsIjp7IiRpZCI6IjEw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}</w:instrText>
          </w:r>
          <w:r w:rsidRPr="00772A1D">
            <w:fldChar w:fldCharType="separate"/>
          </w:r>
          <w:r w:rsidR="00DC3234">
            <w:t>(Liang &amp; Lee, 2017)</w:t>
          </w:r>
          <w:r w:rsidRPr="00772A1D">
            <w:fldChar w:fldCharType="end"/>
          </w:r>
        </w:sdtContent>
      </w:sdt>
      <w:r w:rsidRPr="00772A1D">
        <w:t xml:space="preserve"> und die Ergebnisse nicht immer konsistent ausfallen.  </w:t>
      </w:r>
    </w:p>
    <w:p w14:paraId="131681A7" w14:textId="7AC2AFC1" w:rsidR="0009125A" w:rsidRDefault="0009125A" w:rsidP="0009125A">
      <w:r w:rsidRPr="00772A1D">
        <w:t xml:space="preserve">Frauen, ältere Menschen und Personen mit niedrigerem Bildungsstand </w:t>
      </w:r>
      <w:sdt>
        <w:sdtPr>
          <w:alias w:val="To edit, see citavi.com/edit"/>
          <w:tag w:val="CitaviPlaceholder#2ab68280-c3d6-4429-8e77-ed5996f8ae58"/>
          <w:id w:val="-481929264"/>
          <w:placeholder>
            <w:docPart w:val="34CD3470EFB24EB7826D4ACA6B8A8B9E"/>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jMxMDhiLWI1NjktNDJiYi1iYTNmLWQzNWFjNjAxNDUzYSIsIlJhbmdlU3RhcnQiOjE4LCJSYW5nZUxlbmd0aCI6MjEsIlJlZmVyZW5jZUlkIjoiNjg0MDQxNzQtZjM3OS00MWI1LWI5MjAtOTE4OTA0NjZmNDF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c5PC9uPlxyXG4gIDxpbj50cnVlPC9pbj5cclxuICA8b3M+Mzc5PC9vcz5cclxuICA8cHM+Mzc5PC9wcz5cclxuPC9zcD5cclxuPGVwPlxyXG4gIDxuPjM4NDwvbj5cclxuICA8aW4+dHJ1ZTwvaW4+XHJcbiAgPG9zPjM4NDwvb3M+XHJcbiAgPHBzPjM4NDwvcHM+XHJcbjwvZXA+XHJcbjxvcz4zNzktMzg0PC9vcz4iLCJQZXJpb2RpY2FsIjp7IiRpZCI6IjM0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}</w:instrText>
          </w:r>
          <w:r w:rsidRPr="00772A1D">
            <w:fldChar w:fldCharType="separate"/>
          </w:r>
          <w:r w:rsidR="00DC3234">
            <w:t>(Liang &amp; Lee, 2017; Stein et al., 2024)</w:t>
          </w:r>
          <w:r w:rsidRPr="00772A1D">
            <w:fldChar w:fldCharType="end"/>
          </w:r>
        </w:sdtContent>
      </w:sdt>
      <w:r w:rsidRPr="00772A1D">
        <w:t xml:space="preserve"> zeigen häufig größere Bedenken und Ängste in Bezug auf KI </w:t>
      </w:r>
      <w:sdt>
        <w:sdtPr>
          <w:alias w:val="To edit, see citavi.com/edit"/>
          <w:tag w:val="CitaviPlaceholder#290d1313-c70f-4a93-8040-c5b454cc53b1"/>
          <w:id w:val="296724451"/>
          <w:placeholder>
            <w:docPart w:val="0E8D0FBC410643AF95272F3484A4DE9C"/>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DM0NGE2LTIzNzEtNDYyYS1hOTM2LTc5ZmZjOGNlZjJjMSIsIlJhbmdlTGVuZ3RoIjoxOSwiUmVmZXJlbmNlSWQiOiIxNTMyYjRkNi03ZmI3LTRiMzEtYWM3Ni0wZmJlOGRmNGU0O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c5PC9uPlxyXG4gIDxpbj50cnVlPC9pbj5cclxuICA8b3M+Mzc5PC9vcz5cclxuICA8cHM+Mzc5PC9wcz5cclxuPC9zcD5cclxuPGVwPlxyXG4gIDxuPjM4NDwvbj5cclxuICA8aW4+dHJ1ZTwvaW4+XHJcbiAgPG9zPjM4NDwvb3M+XHJcbiAgPHBzPjM4NDwvcHM+XHJcbjwvZXA+XHJcbjxvcz4zNzktMzg0PC9vcz4iLCJQZXJpb2RpY2FsIjp7IiRpZCI6IjEw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}</w:instrText>
          </w:r>
          <w:r w:rsidRPr="00772A1D">
            <w:fldChar w:fldCharType="separate"/>
          </w:r>
          <w:r w:rsidR="00DC3234">
            <w:t>(Liang &amp; Lee, 2017)</w:t>
          </w:r>
          <w:r w:rsidRPr="00772A1D">
            <w:fldChar w:fldCharType="end"/>
          </w:r>
        </w:sdtContent>
      </w:sdt>
      <w:r w:rsidRPr="00772A1D">
        <w:t xml:space="preserve">. Studien geben Hinweise darauf, dass Menschen mit einem höheren Bildungsniveau eine signifikant geringere Angst vor Automatisierungen wie KI </w:t>
      </w:r>
      <w:r>
        <w:t>haben</w:t>
      </w:r>
      <w:r w:rsidRPr="00772A1D">
        <w:t xml:space="preserve"> als Menschen mit einem niedrigeren Bildungsniveau </w:t>
      </w:r>
      <w:sdt>
        <w:sdtPr>
          <w:alias w:val="To edit, see citavi.com/edit"/>
          <w:tag w:val="CitaviPlaceholder#feba920d-9a70-44f5-afee-0ac006fb2856"/>
          <w:id w:val="290489017"/>
          <w:placeholder>
            <w:docPart w:val="3E7BF793D64B4C68914E6AAB9E6CC578"/>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jQ4YTJjLThkMDktNDgyMi05NmY0LTIxM2U5MDc2MjRkMiIsIlJhbmdlTGVuZ3RoIjoxOCwiUmVmZXJlbmNlSWQiOiIxNTMyYjRkNi03ZmI3LTRiMzEtYWM3Ni0wZmJlOGRmNGU0O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c5PC9uPlxyXG4gIDxpbj50cnVlPC9pbj5cclxuICA8b3M+Mzc5PC9vcz5cclxuICA8cHM+Mzc5PC9wcz5cclxuPC9zcD5cclxuPGVwPlxyXG4gIDxuPjM4NDwvbj5cclxuICA8aW4+dHJ1ZTwvaW4+XHJcbiAgPG9zPjM4NDwvb3M+XHJcbiAgPHBzPjM4NDwvcHM+XHJcbjwvZXA+XHJcbjxvcz4zNzktMzg0PC9vcz4iLCJQZXJpb2RpY2FsIjp7IiRpZCI6IjEw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UGF1bCIsIkxhc3ROYW1lIjoiTWNDbHVyZSIsIk1pZGRsZU5hbWUiOiJLLiIsIlByb3RlY3RlZCI6ZmFsc2UsIlNleCI6MiwiQ3JlYXRlZEJ5IjoiX05hamF0IEJyw7xuZSIsIkNyZWF0ZWRPbiI6IjIwMjUtMDItMTFUMDk6MDk6MTgiLCJNb2RpZmllZEJ5IjoiX05hamF0IEJyw7xuZSIsIklkIjoiYzhhYzA0MDItZDI0NC00MGM2LWEyMTQtNWJmYWRiODZmMDQ1IiwiTW9kaWZpZWRPbiI6IjIwMjUtMDItMTFUMDk6MDk6MTgiLCJQcm9qZWN0Ijp7IiRyZWYiOiI4In19XSwiQ2l0YXRpb25LZXlVcGRhdGVUeXBlIjowLCJDb2xsYWJvcmF0b3JzIjpbXSwiRG9pIjoiMTAuMTE3Ny8wODk0NDM5MzE3Njk4NjM3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3Ny8wODk0NDM5MzE3NjkiLCJVcmlTdHJpbmciOiJodHRwczovL2RvaS5vcmcvMTAuMTE3Ny8wODk0NDM5MzE3Njk4NjM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cmVmIjoiOCJ9fSx7IiRpZCI6IjI3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GlkIjoiMjg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I5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pZCI6IjMw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zNCIsIiR0eXBlIjoiU3dpc3NBY2FkZW1pYy5DaXRhdmkuTG9jYXRpb24sIFN3aXNzQWNhZGVtaWMuQ2l0YXZpIiwiQWRkcmVzcyI6eyIkaWQiOiIzNS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NDAiLCIkdHlwZSI6IlN3aXNzQWNhZGVtaWMuQ2l0YXZpLkxvY2F0aW9uLCBTd2lzc0FjYWRlbWljLkNpdGF2aSIsIkFkZHJlc3MiOnsiJGlkIjoiNDE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NDM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0NC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fV0sIkZvcm1hdHRlZFRleHQiOnsiJGlkIjoiNDUiLCJDb3VudCI6MSwiVGV4dFVuaXRzIjpbeyIkaWQiOiI0NiIsIkZvbnRTdHlsZSI6eyIkaWQiOiI0NyIsIk5ldXRyYWwiOnRydWV9LCJSZWFkaW5nT3JkZXIiOjEsIlRleHQiOiIoTGlhbmcgJiBMZWUsIDIwMTc7IE1jQ2x1cmUsIDIwMTg7IFN0ZWluIGV0IGFsLiwgMjAyNCkifV19LCJUYWciOiJDaXRhdmlQbGFjZWhvbGRlciNmZWJhOTIwZC05YTcwLTQ0ZjUtYWZlZS0wYWMwMDZmYjI4NTYiLCJUZXh0IjoiKExpYW5nICYgTGVlLCAyMDE3OyBNY0NsdXJlLCAyMDE4OyBTdGVpbiBldCBhbC4sIDIwMjQpIiwiV0FJVmVyc2lvbiI6IjYuMTkuMi4xIn0=}</w:instrText>
          </w:r>
          <w:r w:rsidRPr="00772A1D">
            <w:fldChar w:fldCharType="separate"/>
          </w:r>
          <w:r w:rsidR="00DC3234">
            <w:t>(Liang &amp; Lee, 2017; McClure, 2018; Stein et al., 2024)</w:t>
          </w:r>
          <w:r w:rsidRPr="00772A1D">
            <w:fldChar w:fldCharType="end"/>
          </w:r>
        </w:sdtContent>
      </w:sdt>
      <w:r w:rsidRPr="00772A1D">
        <w:t xml:space="preserve">. Das bessere Verständnis für höher entwickelte Technologien könnte ein Grund dafür sein, dass Menschen sich durch </w:t>
      </w:r>
      <w:r>
        <w:t>KI</w:t>
      </w:r>
      <w:r w:rsidRPr="00772A1D">
        <w:t xml:space="preserve"> weniger bedroht fühlen </w:t>
      </w:r>
      <w:sdt>
        <w:sdtPr>
          <w:alias w:val="To edit, see citavi.com/edit"/>
          <w:tag w:val="CitaviPlaceholder#c6b55434-bc23-48eb-868a-9a78d2810dcc"/>
          <w:id w:val="-1451850697"/>
          <w:placeholder>
            <w:docPart w:val="2BA788407C3742C685AE6C6A9EC0CC25"/>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OTI4ODY3LWRmODYtNDAxYS04ZDM2LTZhYmFkZWY1MmI0MiIsIlJhbmdlTGVuZ3RoIjoxOSwiUmVmZXJlbmNlSWQiOiIxNTMyYjRkNi03ZmI3LTRiMzEtYWM3Ni0wZmJlOGRmNGU0O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c5PC9uPlxyXG4gIDxpbj50cnVlPC9pbj5cclxuICA8b3M+Mzc5PC9vcz5cclxuICA8cHM+Mzc5PC9wcz5cclxuPC9zcD5cclxuPGVwPlxyXG4gIDxuPjM4NDwvbj5cclxuICA8aW4+dHJ1ZTwvaW4+XHJcbiAgPG9zPjM4NDwvb3M+XHJcbiAgPHBzPjM4NDwvcHM+XHJcbjwvZXA+XHJcbjxvcz4zNzktMzg0PC9vcz4iLCJQZXJpb2RpY2FsIjp7IiRpZCI6IjEw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}</w:instrText>
          </w:r>
          <w:r w:rsidRPr="00772A1D">
            <w:fldChar w:fldCharType="separate"/>
          </w:r>
          <w:r w:rsidR="00DC3234">
            <w:t>(Liang &amp; Lee, 2017)</w:t>
          </w:r>
          <w:r w:rsidRPr="00772A1D">
            <w:fldChar w:fldCharType="end"/>
          </w:r>
        </w:sdtContent>
      </w:sdt>
      <w:r w:rsidRPr="00772A1D">
        <w:t xml:space="preserve">. Menschen mit einem niedrigeren Bildungsniveau hingegen scheinen häufiger skeptisch und besorgt gegenüber KI-Technologien zu sein </w:t>
      </w:r>
      <w:sdt>
        <w:sdtPr>
          <w:alias w:val="To edit, see citavi.com/edit"/>
          <w:tag w:val="CitaviPlaceholder#3c033b99-5dd3-4b04-a9e8-503024d4da27"/>
          <w:id w:val="-1703080114"/>
          <w:placeholder>
            <w:docPart w:val="2BA788407C3742C685AE6C6A9EC0CC25"/>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g2NGFmLWU2NmUtNDVmOS1iYTFmLTk0YjQ4ODUyMWM2YS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zYzAzM2I5OS01ZGQzLTRiMDQtYTllOC01MDMwMjRkNGRhMjc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und eher Angst zu haben, ihren Arbeitsplatz durch Automatisierungen zu verlieren </w:t>
      </w:r>
      <w:sdt>
        <w:sdtPr>
          <w:alias w:val="To edit, see citavi.com/edit"/>
          <w:tag w:val="CitaviPlaceholder#89cfb4cc-b648-4f61-a7ea-066c724e235e"/>
          <w:id w:val="1990821201"/>
          <w:placeholder>
            <w:docPart w:val="2BA788407C3742C685AE6C6A9EC0CC25"/>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mQ4ZWFkLTc2NTgtNDgyOS1hMjViLTFhZjUwYjRlMWMxNSIsIlJhbmdlTGVuZ3RoIjoxNSwiUmVmZXJlbmNlSWQiOiJmNDNlYjE0YS0zODRhLTQzMWQtYmE4Ny00Y2VkYWFhOTk1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3Ny8wODk0NDM5MzE3NjkiLCJVcmlTdHJpbmciOiJodHRwczovL2RvaS5vcmcvMTAuMTE3Ny8wODk0NDM5MzE3Njk4NjM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IoTWNDbHVyZSwgMjAxOCkifV19LCJUYWciOiJDaXRhdmlQbGFjZWhvbGRlciM4OWNmYjRjYy1iNjQ4LTRmNjEtYTdlYS0wNjZjNzI0ZTIzNWUiLCJUZXh0IjoiKE1jQ2x1cmUsIDIwMTgpIiwiV0FJVmVyc2lvbiI6IjYuMTkuMi4xIn0=}</w:instrText>
          </w:r>
          <w:r w:rsidRPr="00772A1D">
            <w:fldChar w:fldCharType="separate"/>
          </w:r>
          <w:r w:rsidR="00DC3234">
            <w:t>(McClure, 2018)</w:t>
          </w:r>
          <w:r w:rsidRPr="00772A1D">
            <w:fldChar w:fldCharType="end"/>
          </w:r>
        </w:sdtContent>
      </w:sdt>
      <w:r w:rsidRPr="00772A1D">
        <w:t xml:space="preserve">. </w:t>
      </w:r>
    </w:p>
    <w:p w14:paraId="6178A71A" w14:textId="0296156E" w:rsidR="0009125A" w:rsidRDefault="0009125A" w:rsidP="0009125A">
      <w:r w:rsidRPr="00772A1D">
        <w:t xml:space="preserve"> </w:t>
      </w:r>
      <w:sdt>
        <w:sdtPr>
          <w:alias w:val="To edit, see citavi.com/edit"/>
          <w:tag w:val="CitaviPlaceholder#570f1753-589e-4c09-bca1-435353668157"/>
          <w:id w:val="1175303574"/>
          <w:placeholder>
            <w:docPart w:val="246CDC416F8A4C4BA372C55D1D3C8E7B"/>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YxZmMyZWUyLWFkODctNDM3MC1hYzdiLTM0ZDYzODJiOGNmMCIsIkVudHJpZXMiOlt7IiRpZCI6IjIiLCIkdHlwZSI6IlN3aXNzQWNhZGVtaWMuQ2l0YXZpLkNpdGF0aW9ucy5Xb3JkUGxhY2Vob2xkZXJFbnRyeSwgU3dpc3NBY2FkZW1pYy5DaXRhdmkiLCJJZCI6IjI2OGZiNmM5LWM1ZmEtNDM5NC1iYjlkLTA0YmRiNGIzNjQ2MCIsIlJhbmdlTGVuZ3RoIjoxNiwiUmVmZXJlbmNlSWQiOiI0YTkwMDJlOC00YWM4LTQ4NDAtYWU4My1lMzQzYTAzZDNiMzQ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aWQiOiI4IiwiJHR5cGUiOiJTd2lzc0FjYWRlbWljLkNpdGF2aS5Qcm9qZWN0LCBTd2lzc0FjYWRlbWljLkNpdGF2aSJ9fSx7IiRpZCI6Ijk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b2kiOiIxMC4xMDE2L2ouY2hiLjIwMTguMTEuMDQ1Ii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}</w:instrText>
          </w:r>
          <w:r w:rsidRPr="00772A1D">
            <w:fldChar w:fldCharType="separate"/>
          </w:r>
          <w:proofErr w:type="spellStart"/>
          <w:r w:rsidR="00DC3234">
            <w:t>Gnambs</w:t>
          </w:r>
          <w:proofErr w:type="spellEnd"/>
          <w:r w:rsidR="00DC3234">
            <w:t xml:space="preserve"> und Appel</w:t>
          </w:r>
          <w:r w:rsidRPr="00772A1D">
            <w:fldChar w:fldCharType="end"/>
          </w:r>
        </w:sdtContent>
      </w:sdt>
      <w:r w:rsidRPr="00772A1D">
        <w:t xml:space="preserve"> </w:t>
      </w:r>
      <w:sdt>
        <w:sdtPr>
          <w:alias w:val="To edit, see citavi.com/edit"/>
          <w:tag w:val="CitaviPlaceholder#f1fc2ee2-ad87-4370-ac7b-34d6382b8cf0"/>
          <w:id w:val="-1766076229"/>
          <w:placeholder>
            <w:docPart w:val="D58F9E90C8E8430CBD820132C30966F0"/>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U3MGYxNzUzLTU4OWUtNGMwOS1iY2ExLTQzNTM1MzY2ODE1NyIsIkVudHJpZXMiOlt7IiRpZCI6IjIiLCIkdHlwZSI6IlN3aXNzQWNhZGVtaWMuQ2l0YXZpLkNpdGF0aW9ucy5Xb3JkUGxhY2Vob2xkZXJFbnRyeSwgU3dpc3NBY2FkZW1pYy5DaXRhdmkiLCJJZCI6ImJmYThhYzc1LWExYWYtNGUzNy1hNGY1LWRmYjc3NGI5Yzg1MCIsIlJhbmdlTGVuZ3RoIjo2LCJSZWZlcmVuY2VJZCI6IjRhOTAwMmU4LTRhYzgtNDg0MC1hZTgzLWUzNDNhMDNkM2I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GlkIjoiOCIsIiR0eXBlIjoiU3dpc3NBY2FkZW1pYy5DaXRhdmkuUHJvamVjdCwgU3dpc3NBY2FkZW1pYy5DaXRhdmkifX0seyIkaWQiOiI5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9pIjoiMTAuMTAxNi9qLmNoYi4yMDE4LjExLjA0NS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}</w:instrText>
          </w:r>
          <w:r w:rsidRPr="00772A1D">
            <w:fldChar w:fldCharType="separate"/>
          </w:r>
          <w:r w:rsidR="00DC3234">
            <w:t>(2019)</w:t>
          </w:r>
          <w:r w:rsidRPr="00772A1D">
            <w:fldChar w:fldCharType="end"/>
          </w:r>
        </w:sdtContent>
      </w:sdt>
      <w:r w:rsidRPr="00772A1D">
        <w:t xml:space="preserve"> kommen in Bezug auf Geschlecht und Bildungsstand im Hinblick auf Robotern zu ähnlichen Ergebnissen, wobei ältere Menschen die Unterstützung von Robotern eher annehmen als jüngere Menschen. </w:t>
      </w:r>
      <w:r>
        <w:t xml:space="preserve">Laut </w:t>
      </w:r>
      <w:sdt>
        <w:sdtPr>
          <w:alias w:val="To edit, see citavi.com/edit"/>
          <w:tag w:val="CitaviPlaceholder#0f105082-f625-449b-afc0-0b61c0c2ed74"/>
          <w:id w:val="201128747"/>
          <w:placeholder>
            <w:docPart w:val="2A166C1DE37042C480DDCD6BF2392B66"/>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DBkNjVhLWNmYjktNGQ1MS1hNTY2LWIwMmY5MTljYjc0OSIsIlJhbmdlTGVuZ3RoIjoxMywiUmVmZXJlbmNlSWQiOiI5YjY2M2Q3ZS05YjBiLTQ0YzYtYTVhNC04ZmMxZTQxODllN2Q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MZW5vdm9cXEFwcERhdGFcXExvY2FsXFxUZW1wXFx6aXozcHBoMS5qcGciLCJVcmlTdHJpbmciOiI5YjY2M2Q3ZS05YjBiLTQ0YzYtYTVhNC04ZmMxZTQxODllN2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E0Ni0wMDUtMDAxMi03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DAxNDYtMDA1LTAwMTItNyIsIlVyaVN0cmluZyI6Imh0dHBzOi8vZG9pLm9yZy8xMC4xMDA3L3MwMDE0Ni0wMDUtMDAxMi03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}</w:instrText>
          </w:r>
          <w:r w:rsidRPr="00772A1D">
            <w:fldChar w:fldCharType="separate"/>
          </w:r>
          <w:r w:rsidR="00DC3234">
            <w:t>Nomura et al.</w:t>
          </w:r>
          <w:r w:rsidRPr="00772A1D">
            <w:fldChar w:fldCharType="end"/>
          </w:r>
        </w:sdtContent>
      </w:sdt>
      <w:r w:rsidRPr="00772A1D">
        <w:t xml:space="preserve"> </w:t>
      </w:r>
      <w:sdt>
        <w:sdtPr>
          <w:alias w:val="To edit, see citavi.com/edit"/>
          <w:tag w:val="CitaviPlaceholder#1d483c84-c1e9-435b-bca5-5945b04a8139"/>
          <w:id w:val="493537548"/>
          <w:placeholder>
            <w:docPart w:val="EEFE9709DB4F4535BFE6823A5BCFB855"/>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DMwYWI3LTc3NWQtNDUzYS05M2I1LTBkMWNhZTRiNjI2YSIsIlJhbmdlTGVuZ3RoIjo2LCJSZWZlcmVuY2VJZCI6IjliNjYzZDdlLTliMGItNDRjNi1hNWE0LThmYzFlNDE4OWU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TGVub3ZvXFxBcHBEYXRhXFxMb2NhbFxcVGVtcFxceml6M3BwaDEuanBnIiwiVXJpU3RyaW5nIjoiOWI2NjNkN2UtOWIwYi00NGM2LWE1YTQtOGZjMWU0MTg5ZTdk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DAxNDYtMDA1LTAwMTItN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czAwMTQ2LTAwNS0wMDEyLTciLCJVcmlTdHJpbmciOiJodHRwczovL2RvaS5vcmcvMTAuMTAwNy9zMDAxNDYtMDA1LTAwMTIt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A2KSJ9XX0sIlRhZyI6IkNpdGF2aVBsYWNlaG9sZGVyIzFkNDgzYzg0LWMxZTktNDM1Yi1iY2E1LTU5NDViMDRhODEzOSIsIlRleHQiOiIoMjAwNikiLCJXQUlWZXJzaW9uIjoiNi4xOS4yLjEifQ==}</w:instrText>
          </w:r>
          <w:r w:rsidRPr="00772A1D">
            <w:fldChar w:fldCharType="separate"/>
          </w:r>
          <w:r w:rsidR="00DC3234">
            <w:t>(2006)</w:t>
          </w:r>
          <w:r w:rsidRPr="00772A1D">
            <w:fldChar w:fldCharType="end"/>
          </w:r>
        </w:sdtContent>
      </w:sdt>
      <w:r w:rsidRPr="00772A1D">
        <w:t xml:space="preserve"> hingegen </w:t>
      </w:r>
      <w:r>
        <w:t>zeigen</w:t>
      </w:r>
      <w:r w:rsidRPr="00772A1D">
        <w:t xml:space="preserve"> Männer in der Tendenz eine stärkere negative Einstellung gegenüber Robotern als Frauen. </w:t>
      </w:r>
      <w:sdt>
        <w:sdtPr>
          <w:alias w:val="To edit, see citavi.com/edit"/>
          <w:tag w:val="CitaviPlaceholder#30af56a4-5758-452c-9e7e-fda027fa1c48"/>
          <w:id w:val="1164352331"/>
          <w:placeholder>
            <w:docPart w:val="1EF7F73F6A734E77A68C5516E90218F9"/>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lhZTlhMjNkLTExNGItNGUzMi04ZmJlLTgzN2UwZWYxMzQwOSIsIkVudHJpZXMiOlt7IiRpZCI6IjIiLCIkdHlwZSI6IlN3aXNzQWNhZGVtaWMuQ2l0YXZpLkNpdGF0aW9ucy5Xb3JkUGxhY2Vob2xkZXJFbnRyeSwgU3dpc3NBY2FkZW1pYy5DaXRhdmkiLCJJZCI6ImNhODQ3ZGQ0LWQzZGQtNGFjOC1iYjI4LThkOTEzNWJiN2M1NiIsIlJhbmdlTGVuZ3RoIjoxNywiUmVmZXJlbmNlSWQiOiJlYTczZWFkMS1jM2E4LTQwZTAtOTVhOC04Yjg4ZDhhMDIyNTQ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NDIwMi0wMjItMDAwMjAteS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Q0MjAyLTAyMi0wMDAyMC15IiwiVXJpU3RyaW5nIjoiaHR0cHM6Ly9kb2kub3JnLzEwLjEwMDcvczQ0MjAyLTAyMi0wMDAyMC15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}</w:instrText>
          </w:r>
          <w:r w:rsidRPr="00772A1D">
            <w:fldChar w:fldCharType="separate"/>
          </w:r>
          <w:r w:rsidR="00DC3234">
            <w:t>Sindermann et al.</w:t>
          </w:r>
          <w:r w:rsidRPr="00772A1D">
            <w:fldChar w:fldCharType="end"/>
          </w:r>
        </w:sdtContent>
      </w:sdt>
      <w:r w:rsidRPr="00772A1D">
        <w:t xml:space="preserve"> </w:t>
      </w:r>
      <w:sdt>
        <w:sdtPr>
          <w:alias w:val="To edit, see citavi.com/edit"/>
          <w:tag w:val="CitaviPlaceholder#9ae9a23d-114b-4e32-8fbe-837e0ef13409"/>
          <w:id w:val="-331063967"/>
          <w:placeholder>
            <w:docPart w:val="54B95842FFC84609B62A6EA658241E6F"/>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MwYWY1NmE0LTU3NTgtNDUyYy05ZTdlLWZkYTAyN2ZhMWM0OCIsIkVudHJpZXMiOlt7IiRpZCI6IjIiLCIkdHlwZSI6IlN3aXNzQWNhZGVtaWMuQ2l0YXZpLkNpdGF0aW9ucy5Xb3JkUGxhY2Vob2xkZXJFbnRyeSwgU3dpc3NBY2FkZW1pYy5DaXRhdmkiLCJJZCI6Ijg3NGNiYjRjLWUzYmEtNDU5Yy04OGEyLWQzZjE5MWQ4YTYxZSIsIlJhbmdlTGVuZ3RoIjo2LCJSZWZlcmVuY2VJZCI6ImVhNzNlYWQxLWMzYTgtNDBlMC05NWE4LThiODhkOGEwMjI1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QyMDItMDIyLTAwMDIwLXk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3M0NDIwMi0wMjItMDAwMjAteSIsIlVyaVN0cmluZyI6Imh0dHBzOi8vZG9pLm9yZy8xMC4xMDA3L3M0NDIwMi0wMjItMDAwMjAte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ikifV19LCJUYWciOiJDaXRhdmlQbGFjZWhvbGRlciM5YWU5YTIzZC0xMTRiLTRlMzItOGZiZS04MzdlMGVmMTM0MDkiLCJUZXh0IjoiKDIwMjIpIiwiV0FJVmVyc2lvbiI6IjYuMTkuMi4xIn0=}</w:instrText>
          </w:r>
          <w:r w:rsidRPr="00772A1D">
            <w:fldChar w:fldCharType="separate"/>
          </w:r>
          <w:r w:rsidR="00DC3234">
            <w:t>(2022)</w:t>
          </w:r>
          <w:r w:rsidRPr="00772A1D">
            <w:fldChar w:fldCharType="end"/>
          </w:r>
        </w:sdtContent>
      </w:sdt>
      <w:r w:rsidRPr="00772A1D">
        <w:t xml:space="preserve"> </w:t>
      </w:r>
      <w:r>
        <w:t>zeigen</w:t>
      </w:r>
      <w:r w:rsidRPr="00772A1D">
        <w:t xml:space="preserve"> mit deutschen und chinesischen Stichproben einen </w:t>
      </w:r>
      <w:r>
        <w:t xml:space="preserve">kulturübergreifend </w:t>
      </w:r>
      <w:r w:rsidRPr="00772A1D">
        <w:t>signifikanten Zusammenhang zwischen Geschlecht und der allgemeinen Akzeptanz von KI</w:t>
      </w:r>
      <w:r>
        <w:t xml:space="preserve">. </w:t>
      </w:r>
      <w:r w:rsidRPr="00772A1D">
        <w:t xml:space="preserve">Regressionsanalysen </w:t>
      </w:r>
      <w:r>
        <w:t xml:space="preserve">zeigen </w:t>
      </w:r>
      <w:r w:rsidRPr="00772A1D">
        <w:t xml:space="preserve">laut </w:t>
      </w:r>
      <w:sdt>
        <w:sdtPr>
          <w:alias w:val="To edit, see citavi.com/edit"/>
          <w:tag w:val="CitaviPlaceholder#44febc30-471b-41dc-a0c1-c34ac8ae2fac"/>
          <w:id w:val="-1245184407"/>
          <w:placeholder>
            <w:docPart w:val="57DE9787E45D45578EDCEDA503C98C82"/>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lhZTlhMjNkLTExNGItNGUzMi04ZmJlLTgzN2UwZWYxMzQwOSIsIkVudHJpZXMiOlt7IiRpZCI6IjIiLCIkdHlwZSI6IlN3aXNzQWNhZGVtaWMuQ2l0YXZpLkNpdGF0aW9ucy5Xb3JkUGxhY2Vob2xkZXJFbnRyeSwgU3dpc3NBY2FkZW1pYy5DaXRhdmkiLCJJZCI6ImNhODQ3ZGQ0LWQzZGQtNGFjOC1iYjI4LThkOTEzNWJiN2M1NiIsIlJhbmdlTGVuZ3RoIjoxNywiUmVmZXJlbmNlSWQiOiJlYTczZWFkMS1jM2E4LTQwZTAtOTVhOC04Yjg4ZDhhMDIyNTQ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NDIwMi0wMjItMDAwMjAteS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Q0MjAyLTAyMi0wMDAyMC15IiwiVXJpU3RyaW5nIjoiaHR0cHM6Ly9kb2kub3JnLzEwLjEwMDcvczQ0MjAyLTAyMi0wMDAyMC15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}</w:instrText>
          </w:r>
          <w:r w:rsidRPr="00772A1D">
            <w:fldChar w:fldCharType="separate"/>
          </w:r>
          <w:r w:rsidR="00DC3234">
            <w:t>Sindermann et al.</w:t>
          </w:r>
          <w:r w:rsidRPr="00772A1D">
            <w:fldChar w:fldCharType="end"/>
          </w:r>
        </w:sdtContent>
      </w:sdt>
      <w:r w:rsidRPr="00772A1D">
        <w:t xml:space="preserve"> </w:t>
      </w:r>
      <w:sdt>
        <w:sdtPr>
          <w:alias w:val="To edit, see citavi.com/edit"/>
          <w:tag w:val="CitaviPlaceholder#7544e85b-feeb-487c-9b5c-8c9d4842824d"/>
          <w:id w:val="1949434192"/>
          <w:placeholder>
            <w:docPart w:val="CB9C0A3F2C7F492C9D67E70CDEBF99EF"/>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MwYWY1NmE0LTU3NTgtNDUyYy05ZTdlLWZkYTAyN2ZhMWM0OCIsIkVudHJpZXMiOlt7IiRpZCI6IjIiLCIkdHlwZSI6IlN3aXNzQWNhZGVtaWMuQ2l0YXZpLkNpdGF0aW9ucy5Xb3JkUGxhY2Vob2xkZXJFbnRyeSwgU3dpc3NBY2FkZW1pYy5DaXRhdmkiLCJJZCI6Ijg3NGNiYjRjLWUzYmEtNDU5Yy04OGEyLWQzZjE5MWQ4YTYxZSIsIlJhbmdlTGVuZ3RoIjo2LCJSZWZlcmVuY2VJZCI6ImVhNzNlYWQxLWMzYTgtNDBlMC05NWE4LThiODhkOGEwMjI1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QyMDItMDIyLTAwMDIwLXk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3M0NDIwMi0wMjItMDAwMjAteSIsIlVyaVN0cmluZyI6Imh0dHBzOi8vZG9pLm9yZy8xMC4xMDA3L3M0NDIwMi0wMjItMDAwMjAte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ikifV19LCJUYWciOiJDaXRhdmlQbGFjZWhvbGRlciM3NTQ0ZTg1Yi1mZWViLTQ4N2MtOWI1Yy04YzlkNDg0MjgyNGQiLCJUZXh0IjoiKDIwMjIpIiwiV0FJVmVyc2lvbiI6IjYuMTkuMi4xIn0=}</w:instrText>
          </w:r>
          <w:r w:rsidRPr="00772A1D">
            <w:fldChar w:fldCharType="separate"/>
          </w:r>
          <w:r w:rsidR="00DC3234">
            <w:t>(2022)</w:t>
          </w:r>
          <w:r w:rsidRPr="00772A1D">
            <w:fldChar w:fldCharType="end"/>
          </w:r>
        </w:sdtContent>
      </w:sdt>
      <w:r w:rsidRPr="00772A1D">
        <w:t xml:space="preserve"> in der chinesischen Stichprobe positive Assoziationen der Akzeptanz von KI mit Alter. In der deutschen Stichprobe </w:t>
      </w:r>
      <w:r>
        <w:t>ist</w:t>
      </w:r>
      <w:r w:rsidRPr="00772A1D">
        <w:t xml:space="preserve"> die Akzeptanz der männlichen Teilnehmenden signifikant höher als die der weiblichen, ein Unterschied, der in der chinesischen Stichprobe nicht </w:t>
      </w:r>
      <w:r>
        <w:t>zu beobachten ist</w:t>
      </w:r>
      <w:r w:rsidRPr="00772A1D">
        <w:t xml:space="preserve"> </w:t>
      </w:r>
      <w:sdt>
        <w:sdtPr>
          <w:alias w:val="To edit, see citavi.com/edit"/>
          <w:tag w:val="CitaviPlaceholder#878ca9ed-d8de-4a22-8231-1af54a0f54fc"/>
          <w:id w:val="-1535639224"/>
          <w:placeholder>
            <w:docPart w:val="C5A4F992629A46F0927BDBB797BC8AE6"/>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Mjc4ZDJjLTNiYzItNGQxYy05MWM3LTQxYmY5MGQxZWI2MCIsIlJhbmdlTGVuZ3RoIjoyNSwiUmVmZXJlbmNlSWQiOiJlYTczZWFkMS1jM2E4LTQwZTAtOTVhOC04Yjg4ZDhhMDIy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Q0MjAyLTAyMi0wMDAyMC15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Ny9zNDQyMDItMDIyLTAwMDIwLXkiLCJVcmlTdHJpbmciOiJodHRwczovL2RvaS5vcmcvMTAuMTAwNy9zNDQyMDItMDIyLTAwMDIwLXk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}</w:instrText>
          </w:r>
          <w:r w:rsidRPr="00772A1D">
            <w:fldChar w:fldCharType="separate"/>
          </w:r>
          <w:r w:rsidR="00DC3234">
            <w:t xml:space="preserve">(Sindermann et </w:t>
          </w:r>
          <w:r w:rsidR="00DC3234">
            <w:lastRenderedPageBreak/>
            <w:t>al., 2022)</w:t>
          </w:r>
          <w:r w:rsidRPr="00772A1D">
            <w:fldChar w:fldCharType="end"/>
          </w:r>
        </w:sdtContent>
      </w:sdt>
      <w:r w:rsidRPr="00772A1D">
        <w:t xml:space="preserve">. </w:t>
      </w:r>
      <w:sdt>
        <w:sdtPr>
          <w:alias w:val="To edit, see citavi.com/edit"/>
          <w:tag w:val="CitaviPlaceholder#bb076eba-2a9e-4dc0-bc22-93a32c0e661c"/>
          <w:id w:val="1610471212"/>
          <w:placeholder>
            <w:docPart w:val="0CA1D5CBF02346718F20002F54A8ECFE"/>
          </w:placeholder>
        </w:sdtPr>
        <w:sdtEnd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QwYTQ3OTQyLTdjODQtNDRhOC1hZTE4LTBhMmYyNjY4NTE1MCIsIkVudHJpZXMiOlt7IiRpZCI6IjIiLCIkdHlwZSI6IlN3aXNzQWNhZGVtaWMuQ2l0YXZpLkNpdGF0aW9ucy5Xb3JkUGxhY2Vob2xkZXJFbnRyeSwgU3dpc3NBY2FkZW1pYy5DaXRhdmkiLCJJZCI6IjM0OGFmNWQzLWYzNjEtNDE0Zi1hZWQwLThmZjI5N2UzMjU1NiIsIlJhbmdlTGVuZ3RoIjoxNSwiUmVmZXJlbmNlSWQiOiJlOGZmZDQwMi0wYTZmLTRlOGItOGI1Zi0yZTBjZjVjMjg1Ym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TGVub3ZvXFxBcHBEYXRhXFxMb2NhbFxcVGVtcFxcdHppd2d0djMuanBnIiwiVXJpU3RyaW5nIjoiZThmZmQ0MDItMGE2Zi00ZThiLThiNWYtMmUwY2Y1YzI4NWJi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M2ODEtMDIzLTAwMjc5LT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0MzY4MS0wMjMtMDAyNzktNCIsIlVyaVN0cmluZyI6Imh0dHBzOi8vZG9pLm9yZy8xMC4xMDA3L3M0MzY4MS0wMjMtMDAyNz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}</w:instrText>
          </w:r>
          <w:r w:rsidRPr="00772A1D">
            <w:fldChar w:fldCharType="separate"/>
          </w:r>
          <w:proofErr w:type="spellStart"/>
          <w:r w:rsidR="00DC3234">
            <w:t>Bartneck</w:t>
          </w:r>
          <w:proofErr w:type="spellEnd"/>
          <w:r w:rsidR="00DC3234">
            <w:t xml:space="preserve"> et al.</w:t>
          </w:r>
          <w:r w:rsidRPr="00772A1D">
            <w:fldChar w:fldCharType="end"/>
          </w:r>
        </w:sdtContent>
      </w:sdt>
      <w:r w:rsidRPr="00772A1D">
        <w:t xml:space="preserve"> </w:t>
      </w:r>
      <w:sdt>
        <w:sdtPr>
          <w:alias w:val="To edit, see citavi.com/edit"/>
          <w:tag w:val="CitaviPlaceholder#40a47942-7c84-44a8-ae18-0a2f26685150"/>
          <w:id w:val="200131594"/>
          <w:placeholder>
            <w:docPart w:val="D385B348AB03445F8FA857B4E20289D6"/>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JiMDc2ZWJhLTJhOWUtNGRjMC1iYzIyLTkzYTMyYzBlNjYxYyIsIkVudHJpZXMiOlt7IiRpZCI6IjIiLCIkdHlwZSI6IlN3aXNzQWNhZGVtaWMuQ2l0YXZpLkNpdGF0aW9ucy5Xb3JkUGxhY2Vob2xkZXJFbnRyeSwgU3dpc3NBY2FkZW1pYy5DaXRhdmkiLCJJZCI6ImE5NjIwZGQ3LWE2ZWEtNDg0Yi1hNjQ2LWU4YmY1MzQwMTY2NCIsIlJhbmdlTGVuZ3RoIjo2LCJSZWZlcmVuY2VJZCI6ImU4ZmZkNDAyLTBhNmYtNGU4Yi04YjVmLTJlMGNmNWMyODVi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xlbm92b1xcQXBwRGF0YVxcTG9jYWxcXFRlbXBcXHR6aXdndHYzLmpwZyIsIlVyaVN0cmluZyI6ImU4ZmZkNDAyLTBhNmYtNGU4Yi04YjVmLTJlMGNmNWMyODViY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QzNjgxLTAyMy0wMDI3OS00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M2ODEtMDIzLTAwMjc5LTQiLCJVcmlTdHJpbmciOiJodHRwczovL2RvaS5vcmcvMTAuMTAwNy9zNDM2ODEtMDIzLTAwMjc5LT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yNCkifV19LCJUYWciOiJDaXRhdmlQbGFjZWhvbGRlciM0MGE0Nzk0Mi03Yzg0LTQ0YTgtYWUxOC0wYTJmMjY2ODUxNTAiLCJUZXh0IjoiKDIwMjQpIiwiV0FJVmVyc2lvbiI6IjYuMTkuMi4xIn0=}</w:instrText>
          </w:r>
          <w:r w:rsidRPr="00772A1D">
            <w:fldChar w:fldCharType="separate"/>
          </w:r>
          <w:r w:rsidR="00DC3234">
            <w:t>(2024)</w:t>
          </w:r>
          <w:r w:rsidRPr="00772A1D">
            <w:fldChar w:fldCharType="end"/>
          </w:r>
        </w:sdtContent>
      </w:sdt>
      <w:r w:rsidRPr="00772A1D">
        <w:t xml:space="preserve"> </w:t>
      </w:r>
      <w:r>
        <w:t>zeigt in einer neuseeländischen Studie</w:t>
      </w:r>
      <w:r w:rsidRPr="00772A1D">
        <w:t xml:space="preserve">, dass ältere Menschen und Frauen eine striktere Regulierung von KI </w:t>
      </w:r>
      <w:r>
        <w:t>befürworten</w:t>
      </w:r>
      <w:r w:rsidRPr="00772A1D">
        <w:t>. Das Bildungsniveau hingegen zeigt keinen signifikanten Zusammenhang</w:t>
      </w:r>
      <w:r>
        <w:t xml:space="preserve"> bei der </w:t>
      </w:r>
      <w:r w:rsidRPr="00772A1D">
        <w:t xml:space="preserve">Unterstützung </w:t>
      </w:r>
      <w:r>
        <w:t>einer</w:t>
      </w:r>
      <w:r w:rsidRPr="00772A1D">
        <w:t xml:space="preserve"> strenge</w:t>
      </w:r>
      <w:r>
        <w:t>ren</w:t>
      </w:r>
      <w:r w:rsidRPr="00772A1D">
        <w:t xml:space="preserve"> KI-Regulierung </w:t>
      </w:r>
      <w:sdt>
        <w:sdtPr>
          <w:alias w:val="To edit, see citavi.com/edit"/>
          <w:tag w:val="CitaviPlaceholder#00b33d7f-f446-4f17-a012-63493477bcd4"/>
          <w:id w:val="406198479"/>
          <w:placeholder>
            <w:docPart w:val="86E0D435EB7C4F5A8FE0A5ED433244D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ZjgyNTZlLTVhNWQtNDQ3Zi04OTZmLThiMWZhNWUyZDMyMSIsIlJhbmdlTGVuZ3RoIjoyMywiUmVmZXJlbmNlSWQiOiJlOGZmZDQwMi0wYTZmLTRlOGItOGI1Zi0yZTBjZjVjMjg1Y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MZW5vdm9cXEFwcERhdGFcXExvY2FsXFxUZW1wXFx0eml3Z3R2My5qcGciLCJVcmlTdHJpbmciOiJlOGZmZDQwMi0wYTZmLTRlOGItOGI1Zi0yZTBjZjVjMjg1Ym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zY4MS0wMjMtMDAyNzktNC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czQzNjgxLTAyMy0wMDI3OS00IiwiVXJpU3RyaW5nIjoiaHR0cHM6Ly9kb2kub3JnLzEwLjEwMDcvczQzNjgxLTAyMy0wMDI3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}</w:instrText>
          </w:r>
          <w:r w:rsidRPr="00772A1D">
            <w:fldChar w:fldCharType="separate"/>
          </w:r>
          <w:r w:rsidR="00DC3234">
            <w:t>(</w:t>
          </w:r>
          <w:proofErr w:type="spellStart"/>
          <w:r w:rsidR="00DC3234">
            <w:t>Bartneck</w:t>
          </w:r>
          <w:proofErr w:type="spellEnd"/>
          <w:r w:rsidR="00DC3234">
            <w:t xml:space="preserve"> et al., 2024)</w:t>
          </w:r>
          <w:r w:rsidRPr="00772A1D">
            <w:fldChar w:fldCharType="end"/>
          </w:r>
        </w:sdtContent>
      </w:sdt>
      <w:r w:rsidRPr="00772A1D">
        <w:t xml:space="preserve">. </w:t>
      </w:r>
    </w:p>
    <w:p w14:paraId="6CAF7C90" w14:textId="24B09EDF" w:rsidR="0009125A" w:rsidRDefault="0009125A" w:rsidP="0009125A">
      <w:r w:rsidRPr="00772A1D">
        <w:t xml:space="preserve">Das Geschlecht </w:t>
      </w:r>
      <w:r>
        <w:t xml:space="preserve">hingegen hat laut </w:t>
      </w:r>
      <w:sdt>
        <w:sdtPr>
          <w:alias w:val="To edit, see citavi.com/edit"/>
          <w:tag w:val="CitaviPlaceholder#24b64c2a-ae0a-4cd7-9d8d-d57ceda66acd"/>
          <w:id w:val="-775942532"/>
          <w:placeholder>
            <w:docPart w:val="8D0CB0F63F7D4C87A63C2BCD703D8CCD"/>
          </w:placeholder>
        </w:sdtPr>
        <w:sdtContent>
          <w:r>
            <w:fldChar w:fldCharType="begin"/>
          </w:r>
          <w:r w:rsidR="00AE7C16">
            <w:instrText>ADDIN CitaviPlaceholder{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DcvczEwNjM5LTAyNC0xMjgzNS00IiwiVXJpU3RyaW5nIjoiaHR0cHM6Ly9kb2kub3JnLzEwLjEwMDcvczEwNjM5LTAyNC0xMjgzNS00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}</w:instrText>
          </w:r>
          <w:r>
            <w:fldChar w:fldCharType="separate"/>
          </w:r>
          <w:r w:rsidR="00DC3234">
            <w:t xml:space="preserve">Du und </w:t>
          </w:r>
          <w:proofErr w:type="spellStart"/>
          <w:r w:rsidR="00DC3234">
            <w:t>Lv</w:t>
          </w:r>
          <w:proofErr w:type="spellEnd"/>
          <w:r>
            <w:fldChar w:fldCharType="end"/>
          </w:r>
        </w:sdtContent>
      </w:sdt>
      <w:r>
        <w:t xml:space="preserve"> </w:t>
      </w:r>
      <w:sdt>
        <w:sdtPr>
          <w:alias w:val="To edit, see citavi.com/edit"/>
          <w:tag w:val="CitaviPlaceholder#21bb0654-bedb-407d-a7b7-9a54894d7b89"/>
          <w:id w:val="-1160692740"/>
          <w:placeholder>
            <w:docPart w:val="8D0CB0F63F7D4C87A63C2BCD703D8CCD"/>
          </w:placeholder>
        </w:sdtPr>
        <w:sdtContent>
          <w:r>
            <w:fldChar w:fldCharType="begin"/>
          </w:r>
          <w:r w:rsidR="00AE7C16">
            <w:instrText>ADDIN CitaviPlaceholder{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TA2MzktMDI0LTEyODM1LTQiLCJVcmlTdHJpbmciOiJodHRwczovL2RvaS5vcmcvMTAuMTAwNy9zMTA2MzktMDI0LTEyODM1LT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CkifV19LCJUYWciOiJDaXRhdmlQbGFjZWhvbGRlciMyMWJiMDY1NC1iZWRiLTQwN2QtYTdiNy05YTU0ODk0ZDdiODkiLCJUZXh0IjoiKDIwMjQpIiwiV0FJVmVyc2lvbiI6IjYuMTkuMi4xIn0=}</w:instrText>
          </w:r>
          <w:r>
            <w:fldChar w:fldCharType="separate"/>
          </w:r>
          <w:r w:rsidR="00DC3234">
            <w:t>(2024)</w:t>
          </w:r>
          <w:r>
            <w:fldChar w:fldCharType="end"/>
          </w:r>
        </w:sdtContent>
      </w:sdt>
      <w:r>
        <w:t xml:space="preserve"> </w:t>
      </w:r>
      <w:r w:rsidRPr="00772A1D">
        <w:t>bei Lernenden an Grundschulen keinen moderierenden Effekt beim Nutzungsverhalten von GenKI und der Verhaltensabsicht, diese zu nutzen</w:t>
      </w:r>
      <w:r>
        <w:t xml:space="preserve">. </w:t>
      </w:r>
      <w:sdt>
        <w:sdtPr>
          <w:alias w:val="To edit, see citavi.com/edit"/>
          <w:tag w:val="CitaviPlaceholder#e3ec4e18-8f86-4d00-b74b-3b9c9ad6ebf7"/>
          <w:id w:val="253253219"/>
          <w:placeholder>
            <w:docPart w:val="63F0206906154AF7A19AD422A3AEDD19"/>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c0NDhhZTM0LTc0MDctNDRlNS05ODE4LTIwNTNiNzE2OWI1YiIsIkVudHJpZXMiOlt7IiRpZCI6IjIiLCIkdHlwZSI6IlN3aXNzQWNhZGVtaWMuQ2l0YXZpLkNpdGF0aW9ucy5Xb3JkUGxhY2Vob2xkZXJFbnRyeSwgU3dpc3NBY2FkZW1pYy5DaXRhdmkiLCJJZCI6ImRkZTY0ZmUyLTI1ZDEtNGNmOS1iZGE5LTRmMmE2MjMyYjM1NSIsIlJhbmdlTGVuZ3RoIjoxMSwiUmVmZXJlbmNlSWQiOiI1MTgxYWI4Ny1lN2Q4LTQxNDItYWI1Ni1hZThlMzE5Zjg4Y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4MC8xMDQ0NzMxOC4yMDIyLjIxNTE3MzAiLCJVcmlTdHJpbmciOiJodHRwczovL2RvaS5vcmcvMTAuMTA4MC8xMDQ0NzMxOC4yMDIyLjIxNTE3M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}</w:instrText>
          </w:r>
          <w:r w:rsidRPr="00772A1D">
            <w:fldChar w:fldCharType="separate"/>
          </w:r>
          <w:r w:rsidR="00DC3234">
            <w:t>Kaya et al.</w:t>
          </w:r>
          <w:r w:rsidRPr="00772A1D">
            <w:fldChar w:fldCharType="end"/>
          </w:r>
        </w:sdtContent>
      </w:sdt>
      <w:r w:rsidRPr="00772A1D">
        <w:t xml:space="preserve"> </w:t>
      </w:r>
      <w:sdt>
        <w:sdtPr>
          <w:alias w:val="To edit, see citavi.com/edit"/>
          <w:tag w:val="CitaviPlaceholder#7448ae34-7407-44e5-9818-2053b7169b5b"/>
          <w:id w:val="1624731204"/>
          <w:placeholder>
            <w:docPart w:val="F3D9650CFD6144808713B8CBBD2216B5"/>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UzZWM0ZTE4LThmODYtNGQwMC1iNzRiLTNiOWM5YWQ2ZWJmNyIsIkVudHJpZXMiOlt7IiRpZCI6IjIiLCIkdHlwZSI6IlN3aXNzQWNhZGVtaWMuQ2l0YXZpLkNpdGF0aW9ucy5Xb3JkUGxhY2Vob2xkZXJFbnRyeSwgU3dpc3NBY2FkZW1pYy5DaXRhdmkiLCJJZCI6ImZjODViOGM2LWU5YWItNDY2MS1iODBjLWViYTYwY2I4ODZhZiIsIlJhbmdlTGVuZ3RoIjo2LCJSZWZlcmVuY2VJZCI6IjUxODFhYjg3LWU3ZDgtNDE0Mi1hYjU2LWFlOGUzMTlmODh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ODAvMTA0NDczMTguMjAyMi4yMTUxNzMwIiwiVXJpU3RyaW5nIjoiaHR0cHM6Ly9kb2kub3JnLzEwLjEwODAvMTA0NDczMTguMjAyMi4yMTUxNz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}</w:instrText>
          </w:r>
          <w:r w:rsidRPr="00772A1D">
            <w:fldChar w:fldCharType="separate"/>
          </w:r>
          <w:r w:rsidR="00DC3234">
            <w:t>(2024)</w:t>
          </w:r>
          <w:r w:rsidRPr="00772A1D">
            <w:fldChar w:fldCharType="end"/>
          </w:r>
        </w:sdtContent>
      </w:sdt>
      <w:r w:rsidRPr="00772A1D">
        <w:t xml:space="preserve"> </w:t>
      </w:r>
      <w:r>
        <w:t>zeigen für den</w:t>
      </w:r>
      <w:r w:rsidRPr="00772A1D">
        <w:t xml:space="preserve"> türkischen Raum, dass das Alter und das Bildungsniveau keinen signifikanten Einfluss auf die Einstellung von KI hat. Auch wenn das männliche Geschlecht mit positiven Einstellungen gegenüber KI </w:t>
      </w:r>
      <w:r>
        <w:t>korreliert</w:t>
      </w:r>
      <w:r w:rsidRPr="00772A1D">
        <w:t xml:space="preserve">, </w:t>
      </w:r>
      <w:r>
        <w:t>stellt es dennoch</w:t>
      </w:r>
      <w:r w:rsidRPr="00772A1D">
        <w:t xml:space="preserve"> kein</w:t>
      </w:r>
      <w:r>
        <w:t>en</w:t>
      </w:r>
      <w:r w:rsidRPr="00772A1D">
        <w:t xml:space="preserve"> signifikanter Prädiktor für die Einstellung zu KI</w:t>
      </w:r>
      <w:r>
        <w:t xml:space="preserve"> dar </w:t>
      </w:r>
      <w:sdt>
        <w:sdtPr>
          <w:alias w:val="To edit, see citavi.com/edit"/>
          <w:tag w:val="CitaviPlaceholder#538870b7-5af3-4172-8317-9fe2ba22c105"/>
          <w:id w:val="1866394792"/>
          <w:placeholder>
            <w:docPart w:val="F3D9650CFD6144808713B8CBBD2216B5"/>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ZDZmNWUxLTZmNDUtNDI5My1iOTM0LTVkOTU5YWMxMzE5OCIsIlJhbmdlTGVuZ3RoIjoxOSwiUmVmZXJlbmNlSWQiOiI1MTgxYWI4Ny1lN2Q4LTQxNDItYWI1Ni1hZThlMzE5Zjg4Y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gwLzEwNDQ3MzE4LjIwMjIuMjE1MTczMCIsIlVyaVN0cmluZyI6Imh0dHBzOi8vZG9pLm9yZy8xMC4xMDgwLzEwNDQ3MzE4LjIwMjIuMjE1MTcz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}</w:instrText>
          </w:r>
          <w:r w:rsidRPr="00772A1D">
            <w:fldChar w:fldCharType="separate"/>
          </w:r>
          <w:r w:rsidR="00DC3234">
            <w:t>(Kaya et al., 2024)</w:t>
          </w:r>
          <w:r w:rsidRPr="00772A1D">
            <w:fldChar w:fldCharType="end"/>
          </w:r>
        </w:sdtContent>
      </w:sdt>
      <w:r w:rsidRPr="00772A1D">
        <w:t xml:space="preserve">.  </w:t>
      </w:r>
    </w:p>
    <w:p w14:paraId="234AA4A3" w14:textId="038A09B8" w:rsidR="0009125A" w:rsidRDefault="0009125A" w:rsidP="0009125A">
      <w:r w:rsidRPr="00772A1D">
        <w:t xml:space="preserve">Computernutzung, Erfahrung und das selbst eingeschätzte Wissen über KI sagen eine positive Einstellung zu KI vorher </w:t>
      </w:r>
      <w:sdt>
        <w:sdtPr>
          <w:alias w:val="To edit, see citavi.com/edit"/>
          <w:tag w:val="CitaviPlaceholder#02fb55e0-f628-4312-aa65-ab08ff0bf785"/>
          <w:id w:val="1263423004"/>
          <w:placeholder>
            <w:docPart w:val="A743B0766CF746B39A418E40155567C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mIwYjcxLWIwNzYtNDZjYS04MjU3LTI2NzU4YjVmNWIzNSIsIlJhbmdlTGVuZ3RoIjoxOSwiUmVmZXJlbmNlSWQiOiI1MTgxYWI4Ny1lN2Q4LTQxNDItYWI1Ni1hZThlMzE5Zjg4Y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gwLzEwNDQ3MzE4LjIwMjIuMjE1MTczMCIsIlVyaVN0cmluZyI6Imh0dHBzOi8vZG9pLm9yZy8xMC4xMDgwLzEwNDQ3MzE4LjIwMjIuMjE1MTcz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}</w:instrText>
          </w:r>
          <w:r w:rsidRPr="00772A1D">
            <w:fldChar w:fldCharType="separate"/>
          </w:r>
          <w:r w:rsidR="00DC3234">
            <w:t>(Kaya et al., 2024)</w:t>
          </w:r>
          <w:r w:rsidRPr="00772A1D">
            <w:fldChar w:fldCharType="end"/>
          </w:r>
        </w:sdtContent>
      </w:sdt>
      <w:r>
        <w:t xml:space="preserve">. Mehr </w:t>
      </w:r>
      <w:r w:rsidRPr="00724707">
        <w:t>Erfahrung mit GenKI</w:t>
      </w:r>
      <w:r>
        <w:t xml:space="preserve"> scheint eine bessere Einstellung in Bezug auf Nutzung am Arbeitsplatz zu bewirken </w:t>
      </w:r>
      <w:sdt>
        <w:sdtPr>
          <w:alias w:val="To edit, see citavi.com/edit"/>
          <w:tag w:val="CitaviPlaceholder#178d60fe-f703-4dd6-ade5-025b40f91571"/>
          <w:id w:val="-399987288"/>
          <w:placeholder>
            <w:docPart w:val="5651A484709D446EAE96806321BD31B9"/>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ZTA2MDc2LTI1NjYtNDgyYS04ODk5LTNmZWFiMDViMDI3ZCIsIlJhbmdlTGVuZ3RoIjoyMSwiUmVmZXJlbmNlSWQiOiIyYmM4M2YyNi02YWU1LTQ0NjItYTU3OC1lNGQwZTE2NTc5N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EyMzUvb3NmLmlvL2IzZXp5IiwiVXJpU3RyaW5nIjoiaHR0cHM6Ly9kb2kub3JnLzEwLjMxMjM1L29zZi5pby9iM2V6e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}</w:instrText>
          </w:r>
          <w:r>
            <w:fldChar w:fldCharType="separate"/>
          </w:r>
          <w:r w:rsidR="004A0AD2">
            <w:t>(</w:t>
          </w:r>
          <w:proofErr w:type="spellStart"/>
          <w:r w:rsidR="004A0AD2">
            <w:t>Cardon</w:t>
          </w:r>
          <w:proofErr w:type="spellEnd"/>
          <w:r w:rsidR="004A0AD2">
            <w:t xml:space="preserve"> et al., 2023)</w:t>
          </w:r>
          <w:r>
            <w:fldChar w:fldCharType="end"/>
          </w:r>
        </w:sdtContent>
      </w:sdt>
      <w:r>
        <w:t xml:space="preserve">. Auch </w:t>
      </w:r>
      <w:sdt>
        <w:sdtPr>
          <w:alias w:val="To edit, see citavi.com/edit"/>
          <w:tag w:val="CitaviPlaceholder#c646174a-e774-4482-b286-f6d0d4180e6c"/>
          <w:id w:val="1747908126"/>
          <w:placeholder>
            <w:docPart w:val="632C25C70D9E46F7AED05FEA2773F7E9"/>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NhZmNkMjVlLWY3MjYtNGVmMS1iMjA1LTJlOGFkOTEyZThiOCIsIkVudHJpZXMiOlt7IiRpZCI6IjIiLCIkdHlwZSI6IlN3aXNzQWNhZGVtaWMuQ2l0YXZpLkNpdGF0aW9ucy5Xb3JkUGxhY2Vob2xkZXJFbnRyeSwgU3dpc3NBY2FkZW1pYy5DaXRhdmkiLCJJZCI6IjljZTczMzc2LTQ3ODQtNDA2NC1iZmU5LTU5ZGZhOWVmNTQ2YSIsIlJhbmdlTGVuZ3RoIjoxMywiUmVmZXJlbmNlSWQiOiI5YjY2M2Q3ZS05YjBiLTQ0YzYtYTVhNC04ZmMxZTQxODllN2Q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MZW5vdm9cXEFwcERhdGFcXExvY2FsXFxUZW1wXFx6aXozcHBoMS5qcGciLCJVcmlTdHJpbmciOiI5YjY2M2Q3ZS05YjBiLTQ0YzYtYTVhNC04ZmMxZTQxODllN2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E0Ni0wMDUtMDAxMi03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DAxNDYtMDA1LTAwMTItNyIsIlVyaVN0cmluZyI6Imh0dHBzOi8vZG9pLm9yZy8xMC4xMDA3L3MwMDE0Ni0wMDUtMDAxMi03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}</w:instrText>
          </w:r>
          <w:r w:rsidRPr="00772A1D">
            <w:fldChar w:fldCharType="separate"/>
          </w:r>
          <w:r w:rsidR="00DC3234">
            <w:t>Nomura et al.</w:t>
          </w:r>
          <w:r w:rsidRPr="00772A1D">
            <w:fldChar w:fldCharType="end"/>
          </w:r>
        </w:sdtContent>
      </w:sdt>
      <w:r w:rsidRPr="00772A1D">
        <w:t xml:space="preserve"> </w:t>
      </w:r>
      <w:sdt>
        <w:sdtPr>
          <w:alias w:val="To edit, see citavi.com/edit"/>
          <w:tag w:val="CitaviPlaceholder#cafcd25e-f726-4ef1-b205-2e8ad912e8b8"/>
          <w:id w:val="1305966806"/>
          <w:placeholder>
            <w:docPart w:val="2F46E51B27D94E6CB4790A9577457D92"/>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M2NDYxNzRhLWU3NzQtNDQ4Mi1iMjg2LWY2ZDBkNDE4MGU2YyIsIkVudHJpZXMiOlt7IiRpZCI6IjIiLCIkdHlwZSI6IlN3aXNzQWNhZGVtaWMuQ2l0YXZpLkNpdGF0aW9ucy5Xb3JkUGxhY2Vob2xkZXJFbnRyeSwgU3dpc3NBY2FkZW1pYy5DaXRhdmkiLCJJZCI6IjYzY2FhOWZhLWI0MDgtNDk5My05MGFiLWVmODZjZGI0MWZlYiIsIlJhbmdlTGVuZ3RoIjo2LCJSZWZlcmVuY2VJZCI6IjliNjYzZDdlLTliMGItNDRjNi1hNWE0LThmYzFlNDE4OWU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TGVub3ZvXFxBcHBEYXRhXFxMb2NhbFxcVGVtcFxceml6M3BwaDEuanBnIiwiVXJpU3RyaW5nIjoiOWI2NjNkN2UtOWIwYi00NGM2LWE1YTQtOGZjMWU0MTg5ZTdk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DAxNDYtMDA1LTAwMTItN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czAwMTQ2LTAwNS0wMDEyLTciLCJVcmlTdHJpbmciOiJodHRwczovL2RvaS5vcmcvMTAuMTAwNy9zMDAxNDYtMDA1LTAwMTIt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A2KSJ9XX0sIlRhZyI6IkNpdGF2aVBsYWNlaG9sZGVyI2NhZmNkMjVlLWY3MjYtNGVmMS1iMjA1LTJlOGFkOTEyZThiOCIsIlRleHQiOiIoMjAwNikiLCJXQUlWZXJzaW9uIjoiNi4xOS4yLjEifQ==}</w:instrText>
          </w:r>
          <w:r w:rsidRPr="00772A1D">
            <w:fldChar w:fldCharType="separate"/>
          </w:r>
          <w:r w:rsidR="00DC3234">
            <w:t>(2006)</w:t>
          </w:r>
          <w:r w:rsidRPr="00772A1D">
            <w:fldChar w:fldCharType="end"/>
          </w:r>
        </w:sdtContent>
      </w:sdt>
      <w:r w:rsidRPr="00772A1D">
        <w:t xml:space="preserve"> </w:t>
      </w:r>
      <w:r>
        <w:t>stellen fest</w:t>
      </w:r>
      <w:r w:rsidRPr="00772A1D">
        <w:t xml:space="preserve">, dass Menschen mit mehr Erfahrung im Umgang mit Robotern in der Tendenz geringere Vorbehalte </w:t>
      </w:r>
      <w:r>
        <w:t>zeigen</w:t>
      </w:r>
      <w:r w:rsidRPr="00772A1D">
        <w:t xml:space="preserve"> als Menschen mit weniger Erfahrung. </w:t>
      </w:r>
      <w:r>
        <w:t xml:space="preserve">Der Effekt der </w:t>
      </w:r>
      <w:proofErr w:type="spellStart"/>
      <w:r w:rsidRPr="00494002">
        <w:rPr>
          <w:rStyle w:val="Hervorhebung"/>
        </w:rPr>
        <w:t>Algorithm</w:t>
      </w:r>
      <w:proofErr w:type="spellEnd"/>
      <w:r w:rsidRPr="00494002">
        <w:rPr>
          <w:rStyle w:val="Hervorhebung"/>
        </w:rPr>
        <w:t xml:space="preserve"> </w:t>
      </w:r>
      <w:proofErr w:type="spellStart"/>
      <w:r w:rsidRPr="00494002">
        <w:rPr>
          <w:rStyle w:val="Hervorhebung"/>
        </w:rPr>
        <w:t>Appreciation</w:t>
      </w:r>
      <w:proofErr w:type="spellEnd"/>
      <w:r>
        <w:t xml:space="preserve"> bzw. </w:t>
      </w:r>
      <w:r w:rsidRPr="00494002">
        <w:rPr>
          <w:rStyle w:val="Hervorhebung"/>
        </w:rPr>
        <w:t>Algorithmus-Wertschätzung</w:t>
      </w:r>
      <w:r>
        <w:t xml:space="preserve"> nimmt laut </w:t>
      </w:r>
      <w:sdt>
        <w:sdtPr>
          <w:alias w:val="To edit, see citavi.com/edit"/>
          <w:tag w:val="CitaviPlaceholder#8279bb3c-8b31-48ee-9a60-91310b4e9600"/>
          <w:id w:val="1887366985"/>
          <w:placeholder>
            <w:docPart w:val="71F92AF0A6334EBD965CB244244B73D4"/>
          </w:placeholder>
        </w:sdtPr>
        <w:sdtContent>
          <w:r>
            <w:fldChar w:fldCharType="begin"/>
          </w:r>
          <w:r w:rsidR="00AE7C16">
            <w:instrText>ADDIN CitaviPlaceholder{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m9iaGRwLjIwMTguMTIuMDA1IiwiVXJpU3RyaW5nIjoiaHR0cHM6Ly9kb2kub3JnLzEwLjEwMTYvai5vYmhkcC4yMDE4LjEyLjAw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}</w:instrText>
          </w:r>
          <w:r>
            <w:fldChar w:fldCharType="separate"/>
          </w:r>
          <w:r w:rsidR="00DC3234">
            <w:t>Logg et al.</w:t>
          </w:r>
          <w:r>
            <w:fldChar w:fldCharType="end"/>
          </w:r>
        </w:sdtContent>
      </w:sdt>
      <w:r>
        <w:t xml:space="preserve"> </w:t>
      </w:r>
      <w:sdt>
        <w:sdtPr>
          <w:alias w:val="To edit, see citavi.com/edit"/>
          <w:tag w:val="CitaviPlaceholder#66e7f1d5-d143-4a98-9b0a-9252ed37137e"/>
          <w:id w:val="1307517540"/>
          <w:placeholder>
            <w:docPart w:val="71F92AF0A6334EBD965CB244244B73D4"/>
          </w:placeholder>
        </w:sdtPr>
        <w:sdtContent>
          <w:r>
            <w:fldChar w:fldCharType="begin"/>
          </w:r>
          <w:r w:rsidR="00AE7C16">
            <w:instrText>ADDIN CitaviPlaceholder{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vYmhkcC4yMDE4LjEyLjAwNSIsIlVyaVN0cmluZyI6Imh0dHBzOi8vZG9pLm9yZy8xMC4xMDE2L2oub2JoZHAuMjAxOC4xMi4wMD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}</w:instrText>
          </w:r>
          <w:r>
            <w:fldChar w:fldCharType="separate"/>
          </w:r>
          <w:r w:rsidR="00DC3234">
            <w:t>(2019)</w:t>
          </w:r>
          <w:r>
            <w:fldChar w:fldCharType="end"/>
          </w:r>
        </w:sdtContent>
      </w:sdt>
      <w:r>
        <w:t xml:space="preserve"> ab, wenn Menschen zwischen ihrer eigenen Schätzung und der eines Algorithmus wählen können, insbesondere wenn die Teilnehmenden selbst fachkundige Personen sind </w:t>
      </w:r>
      <w:sdt>
        <w:sdtPr>
          <w:alias w:val="To edit, see citavi.com/edit"/>
          <w:tag w:val="CitaviPlaceholder#c4a600b7-d44a-41c3-a6e8-f93431eae868"/>
          <w:id w:val="-46764089"/>
          <w:placeholder>
            <w:docPart w:val="4F48A67C5DC7404DA51DA04943ED853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OTg2NGJjLWZmYTktNDM4Zi1hM2Y5LTk0YmY3ZWRkZDYxYiIsIlJhbmdlTGVuZ3RoIjoxOSwiUmVmZXJlbmNlSWQiOiIyZDYzYzRjMC1jYjZjLTRmNjctYTQxMC02NjRjOWQ4YzVl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b2JoZHAuMjAxOC4xMi4wMDUiLCJVcmlTdHJpbmciOiJodHRwczovL2RvaS5vcmcvMTAuMTAxNi9qLm9iaGRwLjIwMTguMTIuMDA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}</w:instrText>
          </w:r>
          <w:r w:rsidRPr="00772A1D">
            <w:fldChar w:fldCharType="separate"/>
          </w:r>
          <w:r w:rsidR="00DC3234">
            <w:t>(Logg et al., 2019)</w:t>
          </w:r>
          <w:r w:rsidRPr="00772A1D">
            <w:fldChar w:fldCharType="end"/>
          </w:r>
        </w:sdtContent>
      </w:sdt>
      <w:r w:rsidRPr="00772A1D">
        <w:t xml:space="preserve">. </w:t>
      </w:r>
    </w:p>
    <w:p w14:paraId="6058631B" w14:textId="77777777" w:rsidR="00A77EF8" w:rsidRDefault="00A77EF8" w:rsidP="00A77EF8">
      <w:pPr>
        <w:pStyle w:val="berschrift2"/>
      </w:pPr>
      <w:bookmarkStart w:id="27" w:name="_Toc191314492"/>
      <w:r w:rsidRPr="0078560A">
        <w:t>Vertrauen</w:t>
      </w:r>
      <w:bookmarkEnd w:id="27"/>
      <w:r w:rsidRPr="0078560A">
        <w:t xml:space="preserve"> </w:t>
      </w:r>
    </w:p>
    <w:p w14:paraId="39DEDE12" w14:textId="7C6BD1CC" w:rsidR="00D8358F" w:rsidRPr="00772A1D" w:rsidRDefault="00D8358F" w:rsidP="00D8358F">
      <w:r w:rsidRPr="00772A1D">
        <w:t xml:space="preserve">Die Forschung über menschliches Vertrauen in KI-Technologien war bisher wenig systematisch </w:t>
      </w:r>
      <w:sdt>
        <w:sdtPr>
          <w:alias w:val="To edit, see citavi.com/edit"/>
          <w:tag w:val="CitaviPlaceholder#c3cb294b-7e5b-4f47-9a17-b9d3269675c9"/>
          <w:id w:val="-780564143"/>
          <w:placeholder>
            <w:docPart w:val="68FC98135D924C7AAD70497CC8FCE5D1"/>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NTdiMGJlLTk5NmEtNGYxNC05NGNiLTM4NTc4ZTA3NTFkNyIsIlJhbmdlTGVuZ3RoIjoyMywiUmVmZXJlbmNlSWQiOiJjMTYwZjg5Yi01ZTM4LTQ1ZGYtOTYwYi0wZDk1Yzg4NjIz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amJ1c3Jlcy4yMDIzLjExMzcwNyIsIlVyaVN0cmluZyI6Imh0dHBzOi8vZG9pLm9yZy8xMC4xMDE2L2ouamJ1c3Jlcy4yMDIzLjExMzcw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yNS0wMjItMDA1OTQtNC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yNTI1LTAyMi0wMDU5NC00IiwiVXJpU3RyaW5nIjoiaHR0cHM6Ly9kb2kub3JnLzEwLjEwMDcvczEyNTI1LTAyMi0wMDU5NC00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}</w:instrText>
          </w:r>
          <w:r w:rsidRPr="00772A1D">
            <w:fldChar w:fldCharType="separate"/>
          </w:r>
          <w:r w:rsidR="00DC3234">
            <w:t>(</w:t>
          </w:r>
          <w:proofErr w:type="spellStart"/>
          <w:r w:rsidR="00DC3234">
            <w:t>Gkinko</w:t>
          </w:r>
          <w:proofErr w:type="spellEnd"/>
          <w:r w:rsidR="00DC3234">
            <w:t xml:space="preserve"> &amp; </w:t>
          </w:r>
          <w:proofErr w:type="spellStart"/>
          <w:r w:rsidR="00DC3234">
            <w:t>Elbanna</w:t>
          </w:r>
          <w:proofErr w:type="spellEnd"/>
          <w:r w:rsidR="00DC3234">
            <w:t xml:space="preserve">, 2023; </w:t>
          </w:r>
          <w:proofErr w:type="spellStart"/>
          <w:r w:rsidR="00DC3234">
            <w:t>Mehrotra</w:t>
          </w:r>
          <w:proofErr w:type="spellEnd"/>
          <w:r w:rsidR="00DC3234">
            <w:t xml:space="preserve"> et al., 2023; Riedl, 2022)</w:t>
          </w:r>
          <w:r w:rsidRPr="00772A1D">
            <w:fldChar w:fldCharType="end"/>
          </w:r>
        </w:sdtContent>
      </w:sdt>
      <w:r w:rsidRPr="00772A1D">
        <w:t xml:space="preserve"> und das Verständnis, wie Menschen Vertrauen in eine KI entwickeln, ist noch gering </w:t>
      </w:r>
      <w:sdt>
        <w:sdtPr>
          <w:alias w:val="To edit, see citavi.com/edit"/>
          <w:tag w:val="CitaviPlaceholder#ce787925-865b-40e3-b6c5-41ef4490f21f"/>
          <w:id w:val="1411657852"/>
          <w:placeholder>
            <w:docPart w:val="C357E7533C9046A59BCB73010FB2B2C9"/>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WIzZjRlLWE3OTQtNDQxNC1iNjg0LTcxNGJkMTVkMDk3ZiIsIlJhbmdlTGVuZ3RoIjoyNCwiUmVmZXJlbmNlSWQiOiJjMTYwZjg5Yi01ZTM4LTQ1ZGYtOTYwYi0wZDk1Yzg4NjIz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amJ1c3Jlcy4yMDIzLjExMzcwNyIsIlVyaVN0cmluZyI6Imh0dHBzOi8vZG9pLm9yZy8xMC4xMDE2L2ouamJ1c3Jlcy4yMDIzLjExMzcw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}</w:instrText>
          </w:r>
          <w:r w:rsidRPr="00772A1D">
            <w:fldChar w:fldCharType="separate"/>
          </w:r>
          <w:r w:rsidR="00DC3234">
            <w:t>(</w:t>
          </w:r>
          <w:proofErr w:type="spellStart"/>
          <w:r w:rsidR="00DC3234">
            <w:t>Gkinko</w:t>
          </w:r>
          <w:proofErr w:type="spellEnd"/>
          <w:r w:rsidR="00DC3234">
            <w:t xml:space="preserve"> &amp; </w:t>
          </w:r>
          <w:proofErr w:type="spellStart"/>
          <w:r w:rsidR="00DC3234">
            <w:t>Elbanna</w:t>
          </w:r>
          <w:proofErr w:type="spellEnd"/>
          <w:r w:rsidR="00DC3234">
            <w:t>, 2023)</w:t>
          </w:r>
          <w:r w:rsidRPr="00772A1D">
            <w:fldChar w:fldCharType="end"/>
          </w:r>
        </w:sdtContent>
      </w:sdt>
      <w:r w:rsidRPr="00772A1D">
        <w:t xml:space="preserve">. Insbesondere die Erforschung des Vertrauens in GenKI steht noch am Anfang </w:t>
      </w:r>
      <w:sdt>
        <w:sdtPr>
          <w:alias w:val="To edit, see citavi.com/edit"/>
          <w:tag w:val="CitaviPlaceholder#4bb4a4f5-223f-43d2-aa41-3ff08f194f9f"/>
          <w:id w:val="1739751449"/>
          <w:placeholder>
            <w:docPart w:val="D8D493F4B240465A8B8EF136F806A375"/>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YTFkOTQzLWRiNGMtNDM1OC05MTJkLTI3YTk1M2E1Zjc3MCIsIlJhbmdlTGVuZ3RoIjoyNCwiUmVmZXJlbmNlSWQiOiJjMTYwZjg5Yi01ZTM4LTQ1ZGYtOTYwYi0wZDk1Yzg4NjIz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amJ1c3Jlcy4yMDIzLjExMzcwNyIsIlVyaVN0cmluZyI6Imh0dHBzOi8vZG9pLm9yZy8xMC4xMDE2L2ouamJ1c3Jlcy4yMDIzLjExMzcw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}</w:instrText>
          </w:r>
          <w:r w:rsidRPr="00772A1D">
            <w:fldChar w:fldCharType="separate"/>
          </w:r>
          <w:r w:rsidR="00DC3234">
            <w:t>(</w:t>
          </w:r>
          <w:proofErr w:type="spellStart"/>
          <w:r w:rsidR="00DC3234">
            <w:t>Gkinko</w:t>
          </w:r>
          <w:proofErr w:type="spellEnd"/>
          <w:r w:rsidR="00DC3234">
            <w:t xml:space="preserve"> &amp; </w:t>
          </w:r>
          <w:proofErr w:type="spellStart"/>
          <w:r w:rsidR="00DC3234">
            <w:t>Elbanna</w:t>
          </w:r>
          <w:proofErr w:type="spellEnd"/>
          <w:r w:rsidR="00DC3234">
            <w:t>, 2023)</w:t>
          </w:r>
          <w:r w:rsidRPr="00772A1D">
            <w:fldChar w:fldCharType="end"/>
          </w:r>
        </w:sdtContent>
      </w:sdt>
      <w:r w:rsidRPr="00772A1D">
        <w:t xml:space="preserve">, auch wenn das Interesse zunimmt </w:t>
      </w:r>
      <w:sdt>
        <w:sdtPr>
          <w:alias w:val="To edit, see citavi.com/edit"/>
          <w:tag w:val="CitaviPlaceholder#c10a4e8b-cb2a-449a-8706-85dfd464b3a5"/>
          <w:id w:val="-1549905506"/>
          <w:placeholder>
            <w:docPart w:val="D8D493F4B240465A8B8EF136F806A375"/>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NTg1NDYyLTQxZTgtNDA2ZC05OTljLTcyNjM5NDY3M2FhZSIsIlJhbmdlTGVuZ3RoIjoyOCwiUmVmZXJlbmNlSWQiOiIxNmIxZGE3Mi03YTMxLTQ1OTMtYTU1MS0zMWIyZGQxNGIy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TGVub3ZvXFxBcHBEYXRhXFxMb2NhbFxcVGVtcFxceDV6MHoycmwuanBnIiwiVXJpU3RyaW5nIjoiMTZiMWRhNzItN2EzMS00NTkzLWE1NTEtMzFiMmRkMTRiMjk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EyMzMtMDIwLTAwMDMzLTI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3M0MTIzMy0wMjAtMDAwMzMtMiIsIlVyaVN0cmluZyI6Imh0dHBzOi8vZG9pLm9yZy8xMC4xMDA3L3M0MTIzMy0wMjAtMDAwMzMt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}</w:instrText>
          </w:r>
          <w:r w:rsidRPr="00772A1D">
            <w:fldChar w:fldCharType="separate"/>
          </w:r>
          <w:r w:rsidR="00DC3234">
            <w:t>(</w:t>
          </w:r>
          <w:proofErr w:type="spellStart"/>
          <w:r w:rsidR="00DC3234">
            <w:t>Følstad</w:t>
          </w:r>
          <w:proofErr w:type="spellEnd"/>
          <w:r w:rsidR="00DC3234">
            <w:t xml:space="preserve"> &amp; </w:t>
          </w:r>
          <w:proofErr w:type="spellStart"/>
          <w:r w:rsidR="00DC3234">
            <w:t>Brandtzaeg</w:t>
          </w:r>
          <w:proofErr w:type="spellEnd"/>
          <w:r w:rsidR="00DC3234">
            <w:t>, 2020)</w:t>
          </w:r>
          <w:r w:rsidRPr="00772A1D">
            <w:fldChar w:fldCharType="end"/>
          </w:r>
        </w:sdtContent>
      </w:sdt>
      <w:r w:rsidRPr="00772A1D">
        <w:t>.</w:t>
      </w:r>
    </w:p>
    <w:p w14:paraId="35FA3B85" w14:textId="77777777" w:rsidR="00C555CA" w:rsidRPr="0078560A" w:rsidRDefault="00C555CA" w:rsidP="00C555CA">
      <w:pPr>
        <w:pStyle w:val="berschrift3"/>
      </w:pPr>
      <w:bookmarkStart w:id="28" w:name="_Toc191314493"/>
      <w:r>
        <w:t>Definition</w:t>
      </w:r>
      <w:bookmarkEnd w:id="28"/>
    </w:p>
    <w:p w14:paraId="5BCA3522" w14:textId="53684239" w:rsidR="00D8358F" w:rsidRPr="009967F0" w:rsidRDefault="00D8358F" w:rsidP="00D8358F">
      <w:pPr>
        <w:rPr>
          <w:lang w:val="en-US"/>
        </w:rPr>
      </w:pPr>
      <w:r>
        <w:t>Bisher gibt es keine</w:t>
      </w:r>
      <w:r w:rsidRPr="00772A1D">
        <w:t xml:space="preserve"> einheitliche Definition von Vertrauen in Bezug auf Automatisierungen und KI-Systeme gibt </w:t>
      </w:r>
      <w:sdt>
        <w:sdtPr>
          <w:alias w:val="To edit, see citavi.com/edit"/>
          <w:tag w:val="CitaviPlaceholder#452b6d1c-9401-4398-b554-3ac516c098e3"/>
          <w:id w:val="-1209030764"/>
          <w:placeholder>
            <w:docPart w:val="29F5308C648F42E6AAED2D7C0A2AD50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WYwZmU4LWFiMmEtNDhjNC04YjM2LTJlMzhmOWExYWVlYyIsIlJhbmdlU3RhcnQiOjIwLCJSYW5nZUxlbmd0aCI6MjQsIlJlZmVyZW5jZUlkIjoiOGViZDZiMzQtMGM1Zi00NDhhLTlkZTctODgyYjRkOTQxYzV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Exlbm92b1xcQXBwRGF0YVxcTG9jYWxcXFRlbXBcXGh4Y3hmcDB1LmpwZyIsIlVyaVN0cmluZyI6IjhlYmQ2YjM0LTBjNWYtNDQ4YS05ZGU3LTg4MmI0ZDk0MWM1Y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C4xMS4yMDIz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MxMS4wNjMwNSIsIlVyaVN0cmluZyI6Imh0dHBzOi8vYXJ4aXYub3JnL3BkZi8yMzExLjA2MzA1djE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YWphdCBCcsO8bmUiLCJDcmVhdGVkT24iOiIyMDI0LTA3LTI2VDE0OjE2OjE2IiwiTW9kaWZpZWRCeSI6Il9OYWphdCBCcsO8bmUiLCJJZCI6IjQyMDdlMThlLWYwOGEtNDcyNy1iMGNjLTZhOWRmOGZlY2E5OCIsIk1vZGlmaWVkT24iOiIyMDI0LTA3LTI2VDE0OjE2OjE5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MxMS4wNjMwNSIsIlVyaVN0cmluZyI6Imh0dHA6Ly9hcnhpdi5vcmcvcGRmLzIzMTEuMDYzMDU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NzcvMDAxODcyMDgxNDU0NzUiLCJVcmlTdHJpbmciOiJodHRwczovL2RvaS5vcmcvMTAuMTE3Ny8wMDE4NzIwODE0NTQ3NTcw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}</w:instrText>
          </w:r>
          <w:r w:rsidRPr="00772A1D">
            <w:fldChar w:fldCharType="separate"/>
          </w:r>
          <w:r w:rsidR="00DC3234">
            <w:t xml:space="preserve">(Hoff &amp; Bashir, 2015; </w:t>
          </w:r>
          <w:proofErr w:type="spellStart"/>
          <w:r w:rsidR="00DC3234">
            <w:t>Mehrotra</w:t>
          </w:r>
          <w:proofErr w:type="spellEnd"/>
          <w:r w:rsidR="00DC3234">
            <w:t xml:space="preserve"> et al., 2023)</w:t>
          </w:r>
          <w:r w:rsidRPr="00772A1D">
            <w:fldChar w:fldCharType="end"/>
          </w:r>
        </w:sdtContent>
      </w:sdt>
      <w:r>
        <w:t>. Wie bei zwischenmenschlichen Vertrauen scheint aber auch in Bezug auf KI</w:t>
      </w:r>
      <w:r w:rsidRPr="00772A1D">
        <w:t xml:space="preserve"> </w:t>
      </w:r>
      <w:r>
        <w:t xml:space="preserve">die </w:t>
      </w:r>
      <w:r w:rsidRPr="00772A1D">
        <w:rPr>
          <w:rStyle w:val="Hervorhebung"/>
          <w:i w:val="0"/>
          <w:iCs w:val="0"/>
        </w:rPr>
        <w:t>Vulnerabilität</w:t>
      </w:r>
      <w:r w:rsidRPr="00772A1D">
        <w:t xml:space="preserve"> </w:t>
      </w:r>
      <w:r>
        <w:t xml:space="preserve">bzw. Verwundbarkeit </w:t>
      </w:r>
      <w:r w:rsidRPr="00772A1D">
        <w:t xml:space="preserve">eine wesentliche Rolle zu spielen </w:t>
      </w:r>
      <w:sdt>
        <w:sdtPr>
          <w:alias w:val="To edit, see citavi.com/edit"/>
          <w:tag w:val="CitaviPlaceholder#e0b0742d-e44d-44ab-a420-b7a68b4a20dd"/>
          <w:id w:val="1249078737"/>
          <w:placeholder>
            <w:docPart w:val="13E07069D40241ECB39E0634F5280BAA"/>
          </w:placeholder>
        </w:sdtPr>
        <w:sdtEnd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ZWE4NzMxLTljMTctNGVhZS05ZTVjLWY5M2Y4ZGEyNDRjNyIsIlJhbmdlU3RhcnQiOjI0LCJSYW5nZUxlbmd0aCI6MjIsIlJlZmVyZW5jZUlkIjoiNTFjYjFiMWQtMzg1NS00MmU2LThhY2EtMzc0ZGQxODRlMjk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G9uIiwiTGFzdE5hbWUiOiJKYWNvdmkiLCJQcm90ZWN0ZWQiOmZhbHNlLCJTZXgiOjIsIkNyZWF0ZWRCeSI6Il9OYWphdCBCcsO8bmUiLCJDcmVhdGVkT24iOiIyMDI0LTAzLTExVDA3OjQyOjM2IiwiTW9kaWZpZWRCeSI6Il9OYWphdCBCcsO8bmUiLCJJZCI6IjE0NDg0MWQ4LTQ5NDYtNGIyYS05ZDY5LTZkNDY2MGJiNzZmYyIsIk1vZGlmaWVkT24iOiIyMDI0LTAzLTExVDA3OjQyOjM2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xODgiLCJVcmlTdHJpbmciOiJodHRwczovL2RsLmFjbS5vcmcvZG9pL3Byb2NlZWRpbmdzLzEwLjExNDUvMzQ0MjE4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0LTA3VDA4OjU2OjMzIiwiTW9kaWZpZWRCeSI6Il9OYWphdCBCcsO8bmUiLCJJZCI6ImJmYTRmNTQ0LTcxYzMtNGI3NS1iNjdhLTc3NTY0NGM5NzY4MSIsIk1vZGlmaWVkT24iOiIyMDI0LTA0LTA3VDA4OjU2OjMz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Tg4LjM0NDU5MjMiLCJVcmlTdHJpbmciOiJodHRwczovL2RvaS5vcmcvMTAuMTE0NS8zNDQyMTg4LjM0NDU5M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Eb2kiOiIxMC4xMTQ1LzM0NDIxODgiLCJFZGl0b3JzIjpbXSwiRXZhbHVhdGlvbkNvbXBsZXhpdHkiOjAsIkV2YWx1YXRpb25Tb3VyY2VUZXh0Rm9ybWF0IjowLCJHcm91cHMiOltdLCJIYXNMYWJlbDEiOmZhbHNlLCJIYXNMYWJlbDIiOmZhbHNlLCJJc2JuIjoiOTc4MTQ1MDM4MzA5N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zQ0MjE4OCIsIlVyaVN0cmluZyI6Imh0dHBzOi8vZG9pLm9yZy8xMC4xMTQ1LzM0NDIxODg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Dg6NTY6MzMiLCJNb2RpZmllZEJ5IjoiX05hamF0IEJyw7xuZSIsIklkIjoiYTg0ZTUxNmUtMGEyMS00YzQ3LThmYTgtZGVjODM4NTBiMzQwIiwiTW9kaWZpZWRPbiI6IjIwMjQtMDQtMDdUMDg6NTY6MzMiLCJQcm9qZWN0Ijp7IiRyZWYiOiI4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41NDY1L2FubmFscy4yMDE4LjAwNTciLCJVcmlTdHJpbmciOiJodHRwczovL2RvaS5vcmcvMTAuNTQ2NS9hbm5hbHMuMjAxOC4wMDU3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}</w:instrText>
          </w:r>
          <w:r w:rsidRPr="00772A1D">
            <w:fldChar w:fldCharType="separate"/>
          </w:r>
          <w:r w:rsidR="00DC3234">
            <w:t>(</w:t>
          </w:r>
          <w:proofErr w:type="spellStart"/>
          <w:r w:rsidR="00DC3234">
            <w:t>Glikson</w:t>
          </w:r>
          <w:proofErr w:type="spellEnd"/>
          <w:r w:rsidR="00DC3234">
            <w:t xml:space="preserve"> &amp; </w:t>
          </w:r>
          <w:r w:rsidR="00DC3234">
            <w:lastRenderedPageBreak/>
            <w:t xml:space="preserve">Woolley, 2020; </w:t>
          </w:r>
          <w:proofErr w:type="spellStart"/>
          <w:r w:rsidR="00DC3234">
            <w:t>Jacovi</w:t>
          </w:r>
          <w:proofErr w:type="spellEnd"/>
          <w:r w:rsidR="00DC3234">
            <w:t xml:space="preserve"> et al., 2021)</w:t>
          </w:r>
          <w:r w:rsidRPr="00772A1D">
            <w:fldChar w:fldCharType="end"/>
          </w:r>
        </w:sdtContent>
      </w:sdt>
      <w:r>
        <w:t xml:space="preserve">, da Menschen bereit sind, ein Risiko einzugehen </w:t>
      </w:r>
      <w:sdt>
        <w:sdtPr>
          <w:alias w:val="To edit, see citavi.com/edit"/>
          <w:tag w:val="CitaviPlaceholder#ba65c985-04c2-4d77-a095-0df43d956fc7"/>
          <w:id w:val="1006019887"/>
          <w:placeholder>
            <w:docPart w:val="5C2BA72DD2514E979B0C21FAF470449A"/>
          </w:placeholder>
        </w:sdtPr>
        <w:sdtEndPr/>
        <w:sdtContent>
          <w:r w:rsidRPr="00772A1D">
            <w:fldChar w:fldCharType="begin"/>
          </w:r>
          <w:r w:rsidRPr="00772A1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zU3YzZjLTk3ZGYtNDJlOC04ZjBkLTQ0N2Y1YmQ5MWRmZiIsIlJhbmdlTGVuZ3RoIjoyMCwiUmVmZXJlbmNlSWQiOiI5MTFhZWFmNC1jZjcxLTRiMjgtODhlOS0yNjIxNjVkMjAyO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jU4NzkyIiwiVXJpU3RyaW5nIjoiaHR0cHM6Ly9kb2kub3JnLzEwLjIzMDcvMjU4Nzk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}</w:instrText>
          </w:r>
          <w:r w:rsidRPr="00772A1D">
            <w:fldChar w:fldCharType="separate"/>
          </w:r>
          <w:r w:rsidR="004A0AD2">
            <w:t>(Mayer et al., 1995)</w:t>
          </w:r>
          <w:r w:rsidRPr="00772A1D">
            <w:fldChar w:fldCharType="end"/>
          </w:r>
        </w:sdtContent>
      </w:sdt>
      <w:r>
        <w:t>.</w:t>
      </w:r>
      <w:r w:rsidRPr="00772A1D">
        <w:t xml:space="preserve"> </w:t>
      </w:r>
      <w:r>
        <w:t xml:space="preserve">Eine häufig zitierte Definition, die Vertrauen als willentliche Bereitschaft, sich in eine verletzliche Situation zu begeben, beschreibt, stammt von </w:t>
      </w:r>
      <w:sdt>
        <w:sdtPr>
          <w:alias w:val="To edit, see citavi.com/edit"/>
          <w:tag w:val="CitaviPlaceholder#63be07f4-de61-4bb1-9a58-e1d34ef541ac"/>
          <w:id w:val="-892737940"/>
          <w:placeholder>
            <w:docPart w:val="C2FF466214B44E1C9A7A2F7A98469700"/>
          </w:placeholder>
        </w:sdtPr>
        <w:sdtEndPr/>
        <w:sdtContent>
          <w:r w:rsidRPr="0078560A">
            <w:fldChar w:fldCharType="begin"/>
          </w:r>
          <w:r>
            <w:instrText>ADDIN CitaviPlaceholder{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I1ODc5MiIsIlVyaVN0cmluZyI6Imh0dHBzOi8vZG9pLm9yZy8xMC4yMzA3LzI1ODc5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}</w:instrText>
          </w:r>
          <w:r w:rsidRPr="0078560A">
            <w:fldChar w:fldCharType="separate"/>
          </w:r>
          <w:r w:rsidR="004A0AD2">
            <w:t>Mayer et al.</w:t>
          </w:r>
          <w:r w:rsidRPr="0078560A">
            <w:fldChar w:fldCharType="end"/>
          </w:r>
        </w:sdtContent>
      </w:sdt>
      <w:r w:rsidRPr="0078560A">
        <w:t xml:space="preserve"> </w:t>
      </w:r>
      <w:sdt>
        <w:sdtPr>
          <w:alias w:val="To edit, see citavi.com/edit"/>
          <w:tag w:val="CitaviPlaceholder#cd4c08e4-29d7-4b59-ae77-5be39996d549"/>
          <w:id w:val="1800332813"/>
          <w:placeholder>
            <w:docPart w:val="C2FF466214B44E1C9A7A2F7A98469700"/>
          </w:placeholder>
        </w:sdtPr>
        <w:sdtEndPr/>
        <w:sdtContent>
          <w:r w:rsidRPr="0078560A">
            <w:fldChar w:fldCharType="begin"/>
          </w:r>
          <w:r>
            <w:instrText>ADDIN CitaviPlaceholder{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yNTg3OTIiLCJVcmlTdHJpbmciOiJodHRwczovL2RvaS5vcmcvMTAuMjMwNy8yNTg3OT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</w:instrText>
          </w:r>
          <w:r w:rsidRPr="00832915">
            <w:rPr>
              <w:lang w:val="en-US"/>
            </w:rPr>
            <w:instrText>MwVDEwOj</w:instrText>
          </w:r>
          <w:r w:rsidRPr="009967F0">
            <w:rPr>
              <w:lang w:val="en-US"/>
            </w:rPr>
            <w:instrText>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}</w:instrText>
          </w:r>
          <w:r w:rsidRPr="0078560A">
            <w:fldChar w:fldCharType="separate"/>
          </w:r>
          <w:r w:rsidR="004A0AD2">
            <w:rPr>
              <w:lang w:val="en-US"/>
            </w:rPr>
            <w:t>(1995)</w:t>
          </w:r>
          <w:r w:rsidRPr="0078560A">
            <w:fldChar w:fldCharType="end"/>
          </w:r>
        </w:sdtContent>
      </w:sdt>
      <w:r>
        <w:rPr>
          <w:lang w:val="en-US"/>
        </w:rPr>
        <w:t>:</w:t>
      </w:r>
      <w:r w:rsidRPr="009967F0">
        <w:rPr>
          <w:lang w:val="en-US"/>
        </w:rPr>
        <w:t xml:space="preserve"> </w:t>
      </w:r>
    </w:p>
    <w:p w14:paraId="3BC2B775" w14:textId="77777777" w:rsidR="00CE0D64" w:rsidRPr="008A3CD5" w:rsidRDefault="00D8358F" w:rsidP="00D8358F">
      <w:pPr>
        <w:ind w:left="1416" w:firstLine="1"/>
        <w:rPr>
          <w:lang w:val="en-US"/>
        </w:rPr>
      </w:pPr>
      <w:r w:rsidRPr="00AF6DD1">
        <w:rPr>
          <w:lang w:val="en-US"/>
        </w:rPr>
        <w:t xml:space="preserve">The definition of trust </w:t>
      </w:r>
      <w:r w:rsidR="00CE0D64">
        <w:rPr>
          <w:lang w:val="en-US"/>
        </w:rPr>
        <w:t>[</w:t>
      </w:r>
      <w:r w:rsidR="00CE0D64" w:rsidRPr="00AF6DD1">
        <w:rPr>
          <w:lang w:val="en-US"/>
        </w:rPr>
        <w:t>…] is the willingness of a party to be vulnerable to the actions of another party based on the expectation that the other will perform a particular action important to th</w:t>
      </w:r>
      <w:r w:rsidR="00CE0D64" w:rsidRPr="00F86CB8">
        <w:rPr>
          <w:lang w:val="en-US"/>
        </w:rPr>
        <w:t>e trustor, irrespective of the ability to monitor or control that other party</w:t>
      </w:r>
      <w:r w:rsidR="00CE0D64" w:rsidRPr="00F61EFD">
        <w:rPr>
          <w:lang w:val="en-US"/>
        </w:rPr>
        <w:t xml:space="preserve">. </w:t>
      </w:r>
      <w:r w:rsidR="00CE0D64" w:rsidRPr="008A3CD5">
        <w:rPr>
          <w:lang w:val="en-US"/>
        </w:rPr>
        <w:t>(S. 712)</w:t>
      </w:r>
    </w:p>
    <w:p w14:paraId="3804E4A6" w14:textId="7781BA45" w:rsidR="00CE0D64" w:rsidRPr="0078560A" w:rsidRDefault="00271829" w:rsidP="00D8358F">
      <w:sdt>
        <w:sdtPr>
          <w:alias w:val="To edit, see citavi.com/edit"/>
          <w:tag w:val="CitaviPlaceholder#ed27f22d-774c-4c81-8c66-cec38ea0e9d7"/>
          <w:id w:val="114573462"/>
          <w:placeholder>
            <w:docPart w:val="A67962371CD3440D95E1E32DF79B33F7"/>
          </w:placeholder>
        </w:sdtPr>
        <w:sdtEndPr/>
        <w:sdtContent>
          <w:r w:rsidR="00CE0D64" w:rsidRPr="00772A1D">
            <w:fldChar w:fldCharType="begin"/>
          </w:r>
          <w:r w:rsidR="00AE7C16">
            <w:rPr>
              <w:lang w:val="en-US"/>
            </w:rPr>
            <w:instrText>ADDIN CitaviPlaceholder{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1MTgvaGZlcy40Ni4xLjUwXzMwMzkyIiwiVXJpU3RyaW5nIjoiaHR0cHM6Ly9kb2kub3JnLzEwLjE1MTgvaGZlcy40Ni4xLjUwXzMwMzk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3VDEzOjQ0OjQxIiwiTW9kaWZpZWRCeSI6Il9OYWphdCBCcsO8bmUiLCJJZCI6ImQwNWU2MWQyLTliMzYtNDE1Mi04NDI2LTExY2U4Y2QzMjNiYSIsIk1vZGlmaWVkT24iOiIyMDI0LTA3LTI3VDEzOjQ0OjQxIiwiUHJvamVjdCI6eyIkcmVmIjoiOC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UxNTExNTUiLCJVcmlTdHJpbmciOiJodHRwOi8vd3d3Lm5jYmkubmxtLm5paC5nb3YvcHVibWVkLzE1MTUxMTU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}</w:instrText>
          </w:r>
          <w:r w:rsidR="00CE0D64" w:rsidRPr="00772A1D">
            <w:fldChar w:fldCharType="separate"/>
          </w:r>
          <w:r w:rsidR="00DC3234">
            <w:rPr>
              <w:lang w:val="en-US"/>
            </w:rPr>
            <w:t>J. D. Lee und See</w:t>
          </w:r>
          <w:r w:rsidR="00CE0D64" w:rsidRPr="00772A1D">
            <w:fldChar w:fldCharType="end"/>
          </w:r>
        </w:sdtContent>
      </w:sdt>
      <w:r w:rsidR="00CE0D64" w:rsidRPr="00772A1D">
        <w:t xml:space="preserve"> </w:t>
      </w:r>
      <w:sdt>
        <w:sdtPr>
          <w:alias w:val="To edit, see citavi.com/edit"/>
          <w:tag w:val="CitaviPlaceholder#9cd82dfd-dcd8-4ed5-9e12-0a612e4176f3"/>
          <w:id w:val="-61411612"/>
          <w:placeholder>
            <w:docPart w:val="9004C08BC1564BC8AF80E87DA8803546"/>
          </w:placeholder>
        </w:sdtPr>
        <w:sdtContent>
          <w:r w:rsidR="00CE0D64"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VkMjdmMjJkLTc3NGMtNGM4MS04YzY2LWNlYzM4ZWEwZTlkNyIsIkVudHJpZXMiOlt7IiRpZCI6IjIiLCIkdHlwZSI6IlN3aXNzQWNhZGVtaWMuQ2l0YXZpLkNpdGF0aW9ucy5Xb3JkUGxhY2Vob2xkZXJFbnRyeSwgU3dpc3NBY2FkZW1pYy5DaXRhdmkiLCJJZCI6IjY3ZWRiNTdkLWIyNjgtNGYxYS1iYmFkLWJlZTJjZTcyNzEwMyIsIlJhbmdlTGVuZ3RoIjo2LCJSZWZlcmVuY2VJZCI6IjAxMjNmMjQ1LTVkMjMtNDQyOC05OGZjLWQ1ZjM3NzQ5MTM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NTE4L2hmZXMuNDYuMS41MF8zMDM5MiIsIlVyaVN0cmluZyI6Imh0dHBzOi8vZG9pLm9yZy8xMC4xNTE4L2hmZXMuNDYuMS41MF8zMDM5M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yN1QxMzo0NDo0MSIsIk1vZGlmaWVkQnkiOiJfTmFqYXQgQnLDvG5lIiwiSWQiOiJkMDVlNjFkMi05YjM2LTQxNTItODQyNi0xMWNlOGNkMzIzYmEiLCJNb2RpZmllZE9uIjoiMjAyNC0wNy0yN1QxMzo0NDo0MS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1MTUxMTU1IiwiVXJpU3RyaW5nIjoiaHR0cDovL3d3dy5uY2JpLm5sbS5uaWguZ292L3B1Ym1lZC8xNTE1MTE1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A0KSJ9XX0sIlRhZyI6IkNpdGF2aVBsYWNlaG9sZGVyIzljZDgyZGZkLWRjZDgtNGVkNS05ZTEyLTBhNjEyZTQxNzZmMyIsIlRleHQiOiIoMjAwNCkiLCJXQUlWZXJzaW9uIjoiNi4xOS4yLjEifQ==}</w:instrText>
          </w:r>
          <w:r w:rsidR="00CE0D64" w:rsidRPr="00772A1D">
            <w:fldChar w:fldCharType="separate"/>
          </w:r>
          <w:r w:rsidR="00DC3234">
            <w:t>(2004)</w:t>
          </w:r>
          <w:r w:rsidR="00CE0D64" w:rsidRPr="00772A1D">
            <w:fldChar w:fldCharType="end"/>
          </w:r>
        </w:sdtContent>
      </w:sdt>
      <w:r w:rsidR="00CE0D64" w:rsidRPr="00772A1D">
        <w:t xml:space="preserve"> greifen ebenfalls den Begriff der </w:t>
      </w:r>
      <w:r w:rsidR="00CE0D64" w:rsidRPr="00F978D7">
        <w:rPr>
          <w:rStyle w:val="Hervorhebung"/>
          <w:i w:val="0"/>
          <w:iCs w:val="0"/>
        </w:rPr>
        <w:t>Vulnerabilität</w:t>
      </w:r>
      <w:r w:rsidR="00CE0D64" w:rsidRPr="00772A1D">
        <w:t xml:space="preserve"> auf und definieren Vertrauen als „</w:t>
      </w:r>
      <w:proofErr w:type="spellStart"/>
      <w:r w:rsidR="00CE0D64" w:rsidRPr="00772A1D">
        <w:t>the</w:t>
      </w:r>
      <w:proofErr w:type="spellEnd"/>
      <w:r w:rsidR="00CE0D64" w:rsidRPr="00772A1D">
        <w:t xml:space="preserve"> </w:t>
      </w:r>
      <w:proofErr w:type="spellStart"/>
      <w:r w:rsidR="00CE0D64" w:rsidRPr="00772A1D">
        <w:t>attitude</w:t>
      </w:r>
      <w:proofErr w:type="spellEnd"/>
      <w:r w:rsidR="00CE0D64" w:rsidRPr="00772A1D">
        <w:t xml:space="preserve"> </w:t>
      </w:r>
      <w:proofErr w:type="spellStart"/>
      <w:r w:rsidR="00CE0D64" w:rsidRPr="00772A1D">
        <w:t>that</w:t>
      </w:r>
      <w:proofErr w:type="spellEnd"/>
      <w:r w:rsidR="00CE0D64" w:rsidRPr="00772A1D">
        <w:t xml:space="preserve"> an </w:t>
      </w:r>
      <w:proofErr w:type="spellStart"/>
      <w:r w:rsidR="00CE0D64" w:rsidRPr="00772A1D">
        <w:t>agent</w:t>
      </w:r>
      <w:proofErr w:type="spellEnd"/>
      <w:r w:rsidR="00CE0D64" w:rsidRPr="00772A1D">
        <w:t xml:space="preserve"> will </w:t>
      </w:r>
      <w:proofErr w:type="spellStart"/>
      <w:r w:rsidR="00CE0D64" w:rsidRPr="00772A1D">
        <w:t>help</w:t>
      </w:r>
      <w:proofErr w:type="spellEnd"/>
      <w:r w:rsidR="00CE0D64" w:rsidRPr="00772A1D">
        <w:t xml:space="preserve"> </w:t>
      </w:r>
      <w:proofErr w:type="spellStart"/>
      <w:r w:rsidR="00CE0D64" w:rsidRPr="00772A1D">
        <w:t>achieve</w:t>
      </w:r>
      <w:proofErr w:type="spellEnd"/>
      <w:r w:rsidR="00CE0D64" w:rsidRPr="00772A1D">
        <w:t xml:space="preserve"> an </w:t>
      </w:r>
      <w:proofErr w:type="spellStart"/>
      <w:r w:rsidR="00CE0D64" w:rsidRPr="00772A1D">
        <w:t>individual’s</w:t>
      </w:r>
      <w:proofErr w:type="spellEnd"/>
      <w:r w:rsidR="00CE0D64" w:rsidRPr="00772A1D">
        <w:t xml:space="preserve"> </w:t>
      </w:r>
      <w:proofErr w:type="spellStart"/>
      <w:r w:rsidR="00CE0D64" w:rsidRPr="00772A1D">
        <w:t>goals</w:t>
      </w:r>
      <w:proofErr w:type="spellEnd"/>
      <w:r w:rsidR="00CE0D64" w:rsidRPr="00772A1D">
        <w:t xml:space="preserve"> in a </w:t>
      </w:r>
      <w:proofErr w:type="spellStart"/>
      <w:r w:rsidR="00CE0D64" w:rsidRPr="00772A1D">
        <w:t>situation</w:t>
      </w:r>
      <w:proofErr w:type="spellEnd"/>
      <w:r w:rsidR="00CE0D64" w:rsidRPr="00772A1D">
        <w:t xml:space="preserve"> </w:t>
      </w:r>
      <w:proofErr w:type="spellStart"/>
      <w:r w:rsidR="00CE0D64" w:rsidRPr="00772A1D">
        <w:t>characterized</w:t>
      </w:r>
      <w:proofErr w:type="spellEnd"/>
      <w:r w:rsidR="00CE0D64" w:rsidRPr="00772A1D">
        <w:t xml:space="preserve"> </w:t>
      </w:r>
      <w:proofErr w:type="spellStart"/>
      <w:r w:rsidR="00CE0D64" w:rsidRPr="00772A1D">
        <w:t>by</w:t>
      </w:r>
      <w:proofErr w:type="spellEnd"/>
      <w:r w:rsidR="00CE0D64" w:rsidRPr="00772A1D">
        <w:t xml:space="preserve"> </w:t>
      </w:r>
      <w:proofErr w:type="spellStart"/>
      <w:r w:rsidR="00CE0D64" w:rsidRPr="00772A1D">
        <w:t>uncertainty</w:t>
      </w:r>
      <w:proofErr w:type="spellEnd"/>
      <w:r w:rsidR="00CE0D64" w:rsidRPr="00772A1D">
        <w:t xml:space="preserve"> and </w:t>
      </w:r>
      <w:proofErr w:type="spellStart"/>
      <w:r w:rsidR="00CE0D64" w:rsidRPr="00772A1D">
        <w:t>vulnerability</w:t>
      </w:r>
      <w:proofErr w:type="spellEnd"/>
      <w:r w:rsidR="00CE0D64" w:rsidRPr="00772A1D">
        <w:t xml:space="preserve">“ (S. 51). </w:t>
      </w:r>
    </w:p>
    <w:p w14:paraId="1221D2EE" w14:textId="3D4BE527" w:rsidR="00CE0D64" w:rsidRDefault="00271829" w:rsidP="00D8358F">
      <w:sdt>
        <w:sdtPr>
          <w:alias w:val="To edit, see citavi.com/edit"/>
          <w:tag w:val="CitaviPlaceholder#14717014-e711-49bd-9cd0-55d6ceb2c17e"/>
          <w:id w:val="1064994909"/>
          <w:placeholder>
            <w:docPart w:val="D61930A4DB32444F94C5210C2C036BF6"/>
          </w:placeholder>
        </w:sdtPr>
        <w:sdtEndPr/>
        <w:sdtContent>
          <w:r w:rsidR="00CE0D64"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FlNGI1MTFhLThjN2YtNDMwOS04NzY0LTMzMTc3ZTY4NzY5MCIsIkVudHJpZXMiOlt7IiRpZCI6IjIiLCIkdHlwZSI6IlN3aXNzQWNhZGVtaWMuQ2l0YXZpLkNpdGF0aW9ucy5Xb3JkUGxhY2Vob2xkZXJFbnRyeSwgU3dpc3NBY2FkZW1pYy5DaXRhdmkiLCJJZCI6ImFiZWRiMDIxLTIyZWEtNDAzZi1hZDQ3LTNjODJlZGE4YzRkMSIsIlJhbmdlTGVuZ3RoIjoxMCwiUmVmZXJlbmNlSWQiOiIwNjM5ZjdiNy0yMjc5LTQyZjQtODdjMi0wY2ZiNjZjNjQ5Mzc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DY1LzI1NjcyNyIsIlVyaVN0cmluZyI6Imh0dHBzOi8vZG9pLm9yZy8xMC41NDY1LzI1Njc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}</w:instrText>
          </w:r>
          <w:r w:rsidR="00CE0D64" w:rsidRPr="00772A1D">
            <w:fldChar w:fldCharType="separate"/>
          </w:r>
          <w:r w:rsidR="00DC3234">
            <w:t>McAllister</w:t>
          </w:r>
          <w:r w:rsidR="00CE0D64" w:rsidRPr="00772A1D">
            <w:fldChar w:fldCharType="end"/>
          </w:r>
        </w:sdtContent>
      </w:sdt>
      <w:r w:rsidR="00CE0D64" w:rsidRPr="00772A1D">
        <w:t xml:space="preserve"> </w:t>
      </w:r>
      <w:sdt>
        <w:sdtPr>
          <w:alias w:val="To edit, see citavi.com/edit"/>
          <w:tag w:val="CitaviPlaceholder#1e4b511a-8c7f-4309-8764-33177e687690"/>
          <w:id w:val="-1613886144"/>
          <w:placeholder>
            <w:docPart w:val="2BB010A620C5420780AA71FCF4D6DB1F"/>
          </w:placeholder>
        </w:sdtPr>
        <w:sdtEndPr/>
        <w:sdtContent>
          <w:r w:rsidR="00CE0D64"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E0NzE3MDE0LWU3MTEtNDliZC05Y2QwLTU1ZDZjZWIyYzE3ZSIsIkVudHJpZXMiOlt7IiRpZCI6IjIiLCIkdHlwZSI6IlN3aXNzQWNhZGVtaWMuQ2l0YXZpLkNpdGF0aW9ucy5Xb3JkUGxhY2Vob2xkZXJFbnRyeSwgU3dpc3NBY2FkZW1pYy5DaXRhdmkiLCJJZCI6ImY0ZGVkM2Y3LWI5MTAtNDBmNi1hNDRkLTFmNDNlNTdjNTFiNSIsIlJhbmdlTGVuZ3RoIjo2LCJSZWZlcmVuY2VJZCI6IjA2MzlmN2I3LTIyNzktNDJmNC04N2MyLTBjZmI2NmM2NDkz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NTQ2NS8yNTY3MjciLCJVcmlTdHJpbmciOiJodHRwczovL2RvaS5vcmcvMTAuNTQ2NS8yNTY3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E5OTUpIn1dfSwiVGFnIjoiQ2l0YXZpUGxhY2Vob2xkZXIjMWU0YjUxMWEtOGM3Zi00MzA5LTg3NjQtMzMxNzdlNjg3NjkwIiwiVGV4dCI6IigxOTk1KSIsIldBSVZlcnNpb24iOiI2LjE5LjIuMSJ9}</w:instrText>
          </w:r>
          <w:r w:rsidR="00CE0D64" w:rsidRPr="00772A1D">
            <w:fldChar w:fldCharType="separate"/>
          </w:r>
          <w:r w:rsidR="00DC3234">
            <w:t>(1995)</w:t>
          </w:r>
          <w:r w:rsidR="00CE0D64" w:rsidRPr="00772A1D">
            <w:fldChar w:fldCharType="end"/>
          </w:r>
        </w:sdtContent>
      </w:sdt>
      <w:r w:rsidR="00CE0D64" w:rsidRPr="00772A1D">
        <w:t xml:space="preserve"> unterscheidet zwei Formen zwischenmenschlichen Vertrauens, </w:t>
      </w:r>
      <w:r w:rsidR="00CE0D64" w:rsidRPr="00772A1D">
        <w:rPr>
          <w:i/>
          <w:iCs/>
        </w:rPr>
        <w:t>kognitives Vertrauen</w:t>
      </w:r>
      <w:r w:rsidR="00CE0D64" w:rsidRPr="00772A1D">
        <w:t xml:space="preserve"> und </w:t>
      </w:r>
      <w:r w:rsidR="00CE0D64" w:rsidRPr="00772A1D">
        <w:rPr>
          <w:i/>
          <w:iCs/>
        </w:rPr>
        <w:t>affektives Vertrauen</w:t>
      </w:r>
      <w:r w:rsidR="00CE0D64">
        <w:t xml:space="preserve">. Diese Unterscheidung wird häufig auch </w:t>
      </w:r>
      <w:r w:rsidR="00CE0D64" w:rsidRPr="00772A1D">
        <w:t xml:space="preserve">in Bezug auf KI betrachtet </w:t>
      </w:r>
      <w:r w:rsidR="00CE0D64" w:rsidRPr="00772A1D">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NzdmMDk5LTMyZjUtNDBlZi05MDYxLTU3Y2U3YzVhZDkzMyIsIlJhbmdlU3RhcnQiOjI0LCJSYW5nZUxlbmd0aCI6MjEsIlJlZmVyZW5jZUlkIjoiZjkwZTg5ODQtMDBjNC00NjEyLWFlNWQtODdlOGUzOTliNmU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3Ny8wMDE4NzIwODE0NTQ3NSIsIlVyaVN0cmluZyI6Imh0dHBzOi8vZG9pLm9yZy8xMC4xMTc3LzAwMTg3MjA4MTQ1NDc1N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jNUMTY6MzQ6MTkiLCJNb2RpZmllZEJ5IjoiX05hamF0IEJyw7xuZSIsIklkIjoiNjQ3ODQ3Y2YtNTY0OS00NmM1LWIwMDgtNTg3ZjRlMGI0ZDYzIiwiTW9kaWZpZWRPbiI6IjIwMjQtMDMtMjNUMTY6MzQ6MzY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IyNTg3NTQzMiIsIlVyaVN0cmluZyI6Imh0dHA6Ly93d3cubmNiaS5ubG0ubmloLmdvdi9wdWJtZWQvMjU4NzU0Mz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JQTUM4NTYyMzgzIiwiVXJpU3RyaW5nIjoiaHR0cHM6Ly93d3cubmNiaS5ubG0ubmloLmdvdi9wbWMvYXJ0aWNsZXMvUE1DODU2MjM4M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}</w:instrText>
      </w:r>
      <w:r w:rsidR="00CE0D64" w:rsidRPr="00772A1D">
        <w:fldChar w:fldCharType="separate"/>
      </w:r>
      <w:r w:rsidR="00CE0D64">
        <w:t>(Glikson &amp; Woolley, 2020</w:t>
      </w:r>
      <w:r w:rsidR="00CE0D64" w:rsidRPr="003F6F62">
        <w:t>,</w:t>
      </w:r>
      <w:r w:rsidR="00CE0D64">
        <w:t xml:space="preserve"> Hoff &amp; Bashir, 2015; Kohn et al., 2021)</w:t>
      </w:r>
      <w:r w:rsidR="00CE0D64" w:rsidRPr="00772A1D">
        <w:fldChar w:fldCharType="end"/>
      </w:r>
      <w:r w:rsidR="00CE0D64" w:rsidRPr="00772A1D">
        <w:t xml:space="preserve">. Kognitives Vertrauen basiert auf kognitivem Denken und impliziert rationale Überlegungen </w:t>
      </w:r>
      <w:sdt>
        <w:sdtPr>
          <w:alias w:val="To edit, see citavi.com/edit"/>
          <w:tag w:val="CitaviPlaceholder#605e5abe-32e4-4d5f-ac71-7d8453a59863"/>
          <w:id w:val="1088191461"/>
          <w:placeholder>
            <w:docPart w:val="6EBB267B2F2B4C95ACCC03D55022A75F"/>
          </w:placeholder>
        </w:sdtPr>
        <w:sdtEnd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TlkN2ZhLTAwNGUtNGY3ZS1hZDYxLTczOGNkMmU0ZmY0MCIsIlJhbmdlTGVuZ3RoIjoxOSwiUmVmZXJlbmNlSWQiOiJiZmMwOTUyYS1jOGEzLTQ0MTYtODMxOC1kMzdiYmE0MTk2Y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DgvMTM1Mjc1OTAzMTA0OTM4NDYiLCJVcmlTdHJpbmciOiJodHRwczovL2RvaS5vcmcvMTAuMTEwOC8xMzUyNzU5MDMxMDQ5Mzg0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DE2L2ouamJ1c3Jlcy4yMDIzLjExMzcwNyIsIlVyaVN0cmluZyI6Imh0dHBzOi8vZG9pLm9yZy8xMC4xMDE2L2ouamJ1c3Jlcy4yMDIzLjExMzcw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41NDY1LzI1NjcyNyIsIlVyaVN0cmluZyI6Imh0dHBzOi8vZG9pLm9yZy8xMC41NDY1LzI1NjcyNy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}</w:instrText>
          </w:r>
          <w:r w:rsidR="00CE0D64" w:rsidRPr="00772A1D">
            <w:fldChar w:fldCharType="separate"/>
          </w:r>
          <w:r w:rsidR="00DC3234">
            <w:t xml:space="preserve">(Erdem &amp; </w:t>
          </w:r>
          <w:proofErr w:type="spellStart"/>
          <w:r w:rsidR="00DC3234">
            <w:t>Ozen</w:t>
          </w:r>
          <w:proofErr w:type="spellEnd"/>
          <w:r w:rsidR="00DC3234">
            <w:t xml:space="preserve">, 2003; </w:t>
          </w:r>
          <w:proofErr w:type="spellStart"/>
          <w:r w:rsidR="00DC3234">
            <w:t>Gkinko</w:t>
          </w:r>
          <w:proofErr w:type="spellEnd"/>
          <w:r w:rsidR="00DC3234">
            <w:t xml:space="preserve"> &amp; </w:t>
          </w:r>
          <w:proofErr w:type="spellStart"/>
          <w:r w:rsidR="00DC3234">
            <w:t>Elbanna</w:t>
          </w:r>
          <w:proofErr w:type="spellEnd"/>
          <w:r w:rsidR="00DC3234">
            <w:t>, 2023; McAllister, 1995)</w:t>
          </w:r>
          <w:r w:rsidR="00CE0D64" w:rsidRPr="00772A1D">
            <w:fldChar w:fldCharType="end"/>
          </w:r>
        </w:sdtContent>
      </w:sdt>
      <w:r w:rsidR="00CE0D64" w:rsidRPr="00772A1D">
        <w:t xml:space="preserve">. Menschen schätzen rational die </w:t>
      </w:r>
      <w:r w:rsidR="00CE0D64" w:rsidRPr="00772A1D">
        <w:rPr>
          <w:i/>
          <w:iCs/>
        </w:rPr>
        <w:t>Leistung</w:t>
      </w:r>
      <w:r w:rsidR="00CE0D64" w:rsidRPr="00772A1D">
        <w:t xml:space="preserve"> und </w:t>
      </w:r>
      <w:r w:rsidR="00CE0D64" w:rsidRPr="00772A1D">
        <w:rPr>
          <w:i/>
          <w:iCs/>
        </w:rPr>
        <w:t>Zuverlässigkeit</w:t>
      </w:r>
      <w:r w:rsidR="00CE0D64" w:rsidRPr="00772A1D">
        <w:t xml:space="preserve"> ein, wobei bisheriges Verhalten berücksichtigt wird </w:t>
      </w:r>
      <w:sdt>
        <w:sdtPr>
          <w:alias w:val="To edit, see citavi.com/edit"/>
          <w:tag w:val="CitaviPlaceholder#127e1b2a-e05f-4db2-b932-c8fd5bbb5fa4"/>
          <w:id w:val="1595357713"/>
          <w:placeholder>
            <w:docPart w:val="586698A2DFA14A11B4A2FB61E375B0B9"/>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Yzk1YThlLWE4ZDktNDlmMi04M2FhLTg4NGIxZDg3ZGE4YSIsIlJhbmdlTGVuZ3RoIjoxOCwiUmVmZXJlbmNlSWQiOiIwNjM5ZjdiNy0yMjc5LTQyZjQtODdjMi0wY2ZiNjZjNjQ5M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0NjUvMjU2NzI3IiwiVXJpU3RyaW5nIjoiaHR0cHM6Ly9kb2kub3JnLzEwLjU0NjUvMjU2NzI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}</w:instrText>
          </w:r>
          <w:r w:rsidR="00CE0D64" w:rsidRPr="00772A1D">
            <w:fldChar w:fldCharType="separate"/>
          </w:r>
          <w:r w:rsidR="00DC3234">
            <w:t>(McAllister, 1995)</w:t>
          </w:r>
          <w:r w:rsidR="00CE0D64" w:rsidRPr="00772A1D">
            <w:fldChar w:fldCharType="end"/>
          </w:r>
        </w:sdtContent>
      </w:sdt>
      <w:r w:rsidR="00CE0D64" w:rsidRPr="00772A1D">
        <w:t xml:space="preserve">. Kognitives Vertrauen scheint eine große Rolle bei komplexeren Technologien wie KI zu spielen, wenn Leistung, Zuverlässigkeit und Transparenz bewertet werden </w:t>
      </w:r>
      <w:sdt>
        <w:sdtPr>
          <w:alias w:val="To edit, see citavi.com/edit"/>
          <w:tag w:val="CitaviPlaceholder#4bec8ca4-d450-40be-9753-9e7932185499"/>
          <w:id w:val="-396815920"/>
          <w:placeholder>
            <w:docPart w:val="51CE303598E54D04B7FF072A0FE3A490"/>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ZmYxYWE3LWUwYjUtNDQ4Yy04MGJiLTQxOWE2YmFiNmE0ZSIsIlJhbmdlU3RhcnQiOjI0LCJSYW5nZUxlbmd0aCI6MjIsIlJlZmVyZW5jZUlkIjoiMWRlYzdmNjgtZGQ3Yy00OGQ0LWJlNTYtMmZhYzAwNjAyMDgw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qYnVzcmVzLjIwMjMuMTE0MTY4IiwiVXJpU3RyaW5nIjoiaHR0cHM6Ly9kb2kub3JnLzEwLjEwMTYvai5qYnVzcmVzLjIwMjMuMTE0MTY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NTQ2NS9hbm5hbHMuMjAxOC4wMDU3IiwiVXJpU3RyaW5nIjoiaHR0cHM6Ly9kb2kub3JnLzEwLjU0NjUvYW5uYWxzLjIwMTguMDA1N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}</w:instrText>
          </w:r>
          <w:r w:rsidR="00CE0D64" w:rsidRPr="00772A1D">
            <w:fldChar w:fldCharType="separate"/>
          </w:r>
          <w:r w:rsidR="00DC3234">
            <w:t>(</w:t>
          </w:r>
          <w:proofErr w:type="spellStart"/>
          <w:r w:rsidR="00DC3234">
            <w:t>Glikson</w:t>
          </w:r>
          <w:proofErr w:type="spellEnd"/>
          <w:r w:rsidR="00DC3234">
            <w:t xml:space="preserve"> &amp; Woolley, 2020; </w:t>
          </w:r>
          <w:proofErr w:type="spellStart"/>
          <w:r w:rsidR="00DC3234">
            <w:t>Shamim</w:t>
          </w:r>
          <w:proofErr w:type="spellEnd"/>
          <w:r w:rsidR="00DC3234">
            <w:t xml:space="preserve"> et al., 2023)</w:t>
          </w:r>
          <w:r w:rsidR="00CE0D64" w:rsidRPr="00772A1D">
            <w:fldChar w:fldCharType="end"/>
          </w:r>
        </w:sdtContent>
      </w:sdt>
      <w:r w:rsidR="00CE0D64" w:rsidRPr="00772A1D">
        <w:t xml:space="preserve">. Außerdem </w:t>
      </w:r>
      <w:r w:rsidR="00CE0D64">
        <w:t>scheint</w:t>
      </w:r>
      <w:r w:rsidR="00CE0D64" w:rsidRPr="00772A1D">
        <w:t xml:space="preserve"> kognitives Vertrauen in Bezug auf Sicherheit und Privatrechte </w:t>
      </w:r>
      <w:r w:rsidR="00CE0D64">
        <w:t>relevant zu sein</w:t>
      </w:r>
      <w:r w:rsidR="00CE0D64" w:rsidRPr="00772A1D">
        <w:t xml:space="preserve"> </w:t>
      </w:r>
      <w:sdt>
        <w:sdtPr>
          <w:alias w:val="To edit, see citavi.com/edit"/>
          <w:tag w:val="CitaviPlaceholder#59e9807a-e37f-414c-9e94-933c80202b24"/>
          <w:id w:val="-1225531659"/>
          <w:placeholder>
            <w:docPart w:val="2094730C5C7B41BA90BE1E975B4545A4"/>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TJlYjM0LTRkY2YtNDZiZi1hZGI5LWM0Mzc2YzlkNjc2ZiIsIlJhbmdlTGVuZ3RoIjoxOSwiUmVmZXJlbmNlSWQiOiIyMDZhNTllZS02OWE3LTQ0N2ItOGZiYy1kZGI5Y2FiNGUz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zAwMzY1MTkiLCJVcmlTdHJpbmciOiJodHRwczovL2RvaS5vcmcvMTAuMjMwNy8zMDAzNjU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NVQxMDowMDo1OCIsIk1vZGlmaWVkQnkiOiJfTmFqYXQgQnLDvG5lIiwiSWQiOiJhNzU1ZTE3ZC1jNzMzLTQyOTItODlmZC00OGE5MjBiNDY5NzMiLCJNb2RpZmllZE9uIjoiMjAyNC0wOC0xNVQxMDowMDo1OCIsIlByb2plY3QiOnsiJHJlZiI6IjgifX1dLCJOdW1iZXIiOiIxIiwiT3JnYW5pemF0aW9ucyI6W10sIk90aGVyc0ludm9sdmVkIjpbXSwiUGFnZVJhbmdlIjoiPHNwPlxyXG4gIDxuPjUxPC9uPlxyXG4gIDxpbj50cnVlPC9pbj5cclxuICA8b3M+NTE8L29zPlxyXG4gIDxwcz41MTwvcHM+XHJcbjwvc3A+XHJcbjxvcz41MTwvb3M+IiwiUGVyaW9kaWNhbCI6eyIkaWQiOiIxNC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TYvai5qYnVzcmVzLjIwMjMuMTE0MTY4IiwiVXJpU3RyaW5nIjoiaHR0cHM6Ly9kb2kub3JnLzEwLjEwMTYvai5qYnVzcmVzLjIwMjMuMTE0MTY4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}</w:instrText>
          </w:r>
          <w:r w:rsidR="00CE0D64" w:rsidRPr="00772A1D">
            <w:fldChar w:fldCharType="separate"/>
          </w:r>
          <w:r w:rsidR="00DC3234">
            <w:t>(</w:t>
          </w:r>
          <w:proofErr w:type="spellStart"/>
          <w:r w:rsidR="00DC3234">
            <w:t>Gefen</w:t>
          </w:r>
          <w:proofErr w:type="spellEnd"/>
          <w:r w:rsidR="00DC3234">
            <w:t xml:space="preserve"> et al., 2003; </w:t>
          </w:r>
          <w:proofErr w:type="spellStart"/>
          <w:r w:rsidR="00DC3234">
            <w:t>Shamim</w:t>
          </w:r>
          <w:proofErr w:type="spellEnd"/>
          <w:r w:rsidR="00DC3234">
            <w:t xml:space="preserve"> et al., 2023)</w:t>
          </w:r>
          <w:r w:rsidR="00CE0D64" w:rsidRPr="00772A1D">
            <w:fldChar w:fldCharType="end"/>
          </w:r>
        </w:sdtContent>
      </w:sdt>
      <w:r w:rsidR="00CE0D64" w:rsidRPr="00772A1D">
        <w:t>.</w:t>
      </w:r>
      <w:r w:rsidR="00CE0D64">
        <w:t xml:space="preserve"> </w:t>
      </w:r>
      <w:r w:rsidR="00CE0D64" w:rsidRPr="00772A1D">
        <w:t xml:space="preserve">Affektives Vertrauen hingegen ist gefühlsbasiert </w:t>
      </w:r>
      <w:sdt>
        <w:sdtPr>
          <w:alias w:val="To edit, see citavi.com/edit"/>
          <w:tag w:val="CitaviPlaceholder#5e387a54-0fb7-4c79-ac4e-90ab80cd90ca"/>
          <w:id w:val="-50312444"/>
          <w:placeholder>
            <w:docPart w:val="4A51FDC9FE4F4B7FB7870B167FB14079"/>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MzU4N2RmLWFlZmUtNDQ0Zi04YTMzLWVhMjM5MTc5MWJiNiIsIlJhbmdlU3RhcnQiOjE5LCJSYW5nZUxlbmd0aCI6MjQsIlJlZmVyZW5jZUlkIjoiYzE2MGY4OWItNWUzOC00NWRmLTk2MGItMGQ5NWM4ODYyMzV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idXNyZXMuMjAyMy4xMTM3MDciLCJVcmlTdHJpbmciOiJodHRwczovL2RvaS5vcmcvMTAuMTAxNi9qLmpidXNyZXMuMjAyMy4xMTM3MD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EYW5pZWwiLCJMYXN0TmFtZSI6Ik1jQWxsaXN0ZXIiLCJNaWRkbGVOYW1lIjoiSi4iLCJQcm90ZWN0ZWQiOmZhbHNlLCJTZXgiOjIsIkNyZWF0ZWRCeSI6Il9OYWphdCBCcsO8bmUiLCJDcmVhdGVkT24iOiIyMDI0LTA3LTMwVDA2OjQ3OjM3IiwiTW9kaWZpZWRCeSI6Il9OYWphdCBCcsO8bmUiLCJJZCI6IjhhMGYxMjVhLTY0YTYtNDY5Ny1hZDkzLTQyM2Q4NjFkNWMzOCIsIk1vZGlmaWVkT24iOiIyMDI0LTA3LTMwVDA2OjQ3OjM3IiwiUHJvamVjdCI6eyIkcmVmIjoiOCJ9fV0sIkNpdGF0aW9uS2V5VXBkYXRlVHlwZSI6MCwiQ29sbGFib3JhdG9ycyI6W10sIkRvaSI6IjEwLjU0NjUvMjU2NzI3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NTQ2NS8yNTY3MjciLCJVcmlTdHJpbmciOiJodHRwczovL2RvaS5vcmcvMTAuNTQ2NS8yNTY3Mjc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TA4LzEzNTI3NTkwMzEwNDkzODQ2IiwiVXJpU3RyaW5nIjoiaHR0cHM6Ly9kb2kub3JnLzEwLjExMDgvMTM1Mjc1OTAzMTA0OTM4ND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}</w:instrText>
          </w:r>
          <w:r w:rsidR="00CE0D64" w:rsidRPr="00772A1D">
            <w:fldChar w:fldCharType="separate"/>
          </w:r>
          <w:r w:rsidR="00DC3234">
            <w:t xml:space="preserve">(Erdem &amp; </w:t>
          </w:r>
          <w:proofErr w:type="spellStart"/>
          <w:r w:rsidR="00DC3234">
            <w:t>Ozen</w:t>
          </w:r>
          <w:proofErr w:type="spellEnd"/>
          <w:r w:rsidR="00DC3234">
            <w:t xml:space="preserve">, 2003; </w:t>
          </w:r>
          <w:proofErr w:type="spellStart"/>
          <w:r w:rsidR="00DC3234">
            <w:t>Gkinko</w:t>
          </w:r>
          <w:proofErr w:type="spellEnd"/>
          <w:r w:rsidR="00DC3234">
            <w:t xml:space="preserve"> &amp; </w:t>
          </w:r>
          <w:proofErr w:type="spellStart"/>
          <w:r w:rsidR="00DC3234">
            <w:t>Elbanna</w:t>
          </w:r>
          <w:proofErr w:type="spellEnd"/>
          <w:r w:rsidR="00DC3234">
            <w:t>, 2023; McAllister, 1995)</w:t>
          </w:r>
          <w:r w:rsidR="00CE0D64" w:rsidRPr="00772A1D">
            <w:fldChar w:fldCharType="end"/>
          </w:r>
        </w:sdtContent>
      </w:sdt>
      <w:r w:rsidR="00CE0D64" w:rsidRPr="00772A1D">
        <w:t xml:space="preserve"> und zeigt sich insbesondere in Situationen, wenn kognitive Ressourcen eingeschränkt sind </w:t>
      </w:r>
      <w:sdt>
        <w:sdtPr>
          <w:alias w:val="To edit, see citavi.com/edit"/>
          <w:tag w:val="CitaviPlaceholder#ff89baca-23ed-437c-bf50-99c501ff192e"/>
          <w:id w:val="685408870"/>
          <w:placeholder>
            <w:docPart w:val="14F4D41DC56E432E9FDE3FD05655494D"/>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DBiODk5LTliNDgtNGM5OS1iYzhmLTY4OTA0NTQwMDJmMyIsIlJhbmdlTGVuZ3RoIjoyMSwiUmVmZXJlbmNlSWQiOiJmOTBlODk4NC0wMGM0LTQ2MTItYWU1ZC04N2U4ZTM5OWI2Z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c3LzAwMTg3MjA4MTQ1NDc1IiwiVXJpU3RyaW5nIjoiaHR0cHM6Ly9kb2kub3JnLzEwLjExNzcvMDAxODcyMDgxNDU0NzU3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NDoxOSIsIk1vZGlmaWVkQnkiOiJfTmFqYXQgQnLDvG5lIiwiSWQiOiI2NDc4NDdjZi01NjQ5LTQ2YzUtYjAwOC01ODdmNGUwYjRkNjMiLCJNb2RpZmllZE9uIjoiMjAyNC0wMy0yM1QxNjozNDozNi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jI1ODc1NDMyIiwiVXJpU3RyaW5nIjoiaHR0cDovL3d3dy5uY2JpLm5sbS5uaWguZ292L3B1Ym1lZC8yNTg3NTQz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}</w:instrText>
          </w:r>
          <w:r w:rsidR="00CE0D64" w:rsidRPr="00772A1D">
            <w:fldChar w:fldCharType="separate"/>
          </w:r>
          <w:r w:rsidR="00DC3234">
            <w:t>(Hoff &amp; Bashir, 2015)</w:t>
          </w:r>
          <w:r w:rsidR="00CE0D64" w:rsidRPr="00772A1D">
            <w:fldChar w:fldCharType="end"/>
          </w:r>
        </w:sdtContent>
      </w:sdt>
      <w:r w:rsidR="00CE0D64" w:rsidRPr="00772A1D">
        <w:t xml:space="preserve">. Es ist möglich, dass durch Erfahrungen Beziehungen nicht mehr kognitiv, sondern affektiv-basiert bewertet werden </w:t>
      </w:r>
      <w:sdt>
        <w:sdtPr>
          <w:alias w:val="To edit, see citavi.com/edit"/>
          <w:tag w:val="CitaviPlaceholder#99618cb9-6f9e-4ec2-b9e0-aa13c1ef6678"/>
          <w:id w:val="-740718234"/>
          <w:placeholder>
            <w:docPart w:val="3B707A168846467F895E6C3FD4939F41"/>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2MyMmFjLWNiNjItNGM5MS04YWE4LTRjMTY0YWUzNGIyNCIsIlJhbmdlU3RhcnQiOjE5LCJSYW5nZUxlbmd0aCI6MTksIlJlZmVyZW5jZUlkIjoiMDYzOWY3YjctMjI3OS00MmY0LTg3YzItMGNmYjY2YzY0OTM3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DY1LzI1NjcyNyIsIlVyaVN0cmluZyI6Imh0dHBzOi8vZG9pLm9yZy8xMC41NDY1LzI1Njc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gvMTM1Mjc1OTAzMTA0OTM4NDYiLCJVcmlTdHJpbmciOiJodHRwczovL2RvaS5vcmcvMTAuMTEwOC8xMzUyNzU5MDMxMDQ5Mzg0N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}</w:instrText>
          </w:r>
          <w:r w:rsidR="00CE0D64" w:rsidRPr="00772A1D">
            <w:fldChar w:fldCharType="separate"/>
          </w:r>
          <w:r w:rsidR="00DC3234">
            <w:t xml:space="preserve">(Erdem &amp; </w:t>
          </w:r>
          <w:proofErr w:type="spellStart"/>
          <w:r w:rsidR="00DC3234">
            <w:t>Ozen</w:t>
          </w:r>
          <w:proofErr w:type="spellEnd"/>
          <w:r w:rsidR="00DC3234">
            <w:t>, 2003; McAllister, 1995)</w:t>
          </w:r>
          <w:r w:rsidR="00CE0D64" w:rsidRPr="00772A1D">
            <w:fldChar w:fldCharType="end"/>
          </w:r>
        </w:sdtContent>
      </w:sdt>
      <w:r w:rsidR="00CE0D64" w:rsidRPr="00772A1D">
        <w:t xml:space="preserve">. </w:t>
      </w:r>
    </w:p>
    <w:p w14:paraId="36A5A17E" w14:textId="77777777" w:rsidR="00CE0D64" w:rsidRDefault="00CE0D64" w:rsidP="00D8358F">
      <w:pPr>
        <w:pStyle w:val="berschrift3"/>
      </w:pPr>
      <w:bookmarkStart w:id="29" w:name="_Toc191314494"/>
      <w:r w:rsidRPr="00DF7C16">
        <w:t>Vertrauen in KI</w:t>
      </w:r>
      <w:bookmarkEnd w:id="29"/>
    </w:p>
    <w:p w14:paraId="0B313EFC" w14:textId="75A9BA13" w:rsidR="00CE0D64" w:rsidRDefault="005E6D2B" w:rsidP="00D8358F">
      <w:r w:rsidRPr="00772A1D">
        <w:t xml:space="preserve">Vertrauen scheint </w:t>
      </w:r>
      <w:r>
        <w:t>nicht</w:t>
      </w:r>
      <w:r w:rsidRPr="00772A1D">
        <w:t xml:space="preserve"> nur in zwischenmenschlichen Beziehungen eine wichtige Rolle zu spielen, sondern </w:t>
      </w:r>
      <w:r>
        <w:t>auch,</w:t>
      </w:r>
      <w:r w:rsidRPr="00772A1D">
        <w:t xml:space="preserve"> wenn Menschen mit automatisierten Technologien zusammenarbeiten </w:t>
      </w:r>
      <w:sdt>
        <w:sdtPr>
          <w:alias w:val="To edit, see citavi.com/edit"/>
          <w:tag w:val="CitaviPlaceholder#5ee49509-1a0a-4de2-968a-842a9ec8eef9"/>
          <w:id w:val="280626383"/>
          <w:placeholder>
            <w:docPart w:val="E7129DE746DF44D8B4B9704882E2537B"/>
          </w:placeholder>
        </w:sdtPr>
        <w:sdtContent>
          <w:r w:rsidRPr="00772A1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NmYwZWVlLWE4ODktNDNjYi1hNWIwLWZmYzc5N2FjNGYyZCIsIlJhbmdlTGVuZ3RoIjoyMCwiUmVmZXJlbmNlSWQiOiJmOTBlODk4NC0wMGM0LTQ2MTItYWU1ZC04N2U4ZTM5OWI2Z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c3LzAwMTg3MjA4MTQ1NDc1IiwiVXJpU3RyaW5nIjoiaHR0cHM6Ly9kb2kub3JnLzEwLjExNzcvMDAxODcyMDgxNDU0NzU3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NDoxOSIsIk1vZGlmaWVkQnkiOiJfTmFqYXQgQnLDvG5lIiwiSWQiOiI2NDc4NDdjZi01NjQ5LTQ2YzUtYjAwOC01ODdmNGUwYjRkNjMiLCJNb2RpZmllZE9uIjoiMjAyNC0wMy0yM1QxNjozNDozNi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jI1ODc1NDMyIiwiVXJpU3RyaW5nIjoiaHR0cDovL3d3dy5uY2JpLm5sbS5uaWguZ292L3B1Ym1lZC8yNTg3NTQz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UxOC9oZmVzLjQ2LjEuNTBfMzAzOTIiLCJVcmlTdHJpbmciOiJodHRwczovL2RvaS5vcmcvMTAuMTUxOC9oZmVzLjQ2LjEuNTBfMzAzOT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dUMTM6NDQ6NDEiLCJNb2RpZmllZEJ5IjoiX05hamF0IEJyw7xuZSIsIklkIjoiZDA1ZTYxZDItOWIzNi00MTUyLTg0MjYtMTFjZThjZDMyM2JhIiwiTW9kaWZpZWRPbiI6IjIwMjQtMDctMjdUMTM6NDQ6NDEiLCJQcm9qZWN0Ijp7IiRyZWYiOiI4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NTE1MTE1NSIsIlVyaVN0cmluZyI6Imh0dHA6Ly93d3cubmNiaS5ubG0ubmloLmdvdi9wdWJtZWQvMTUxNTExNTU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}</w:instrText>
          </w:r>
          <w:r w:rsidRPr="00772A1D">
            <w:fldChar w:fldCharType="separate"/>
          </w:r>
          <w:r w:rsidR="00DC3234">
            <w:t>(Hoff &amp; Bashir, 2015; J. D. Lee &amp; See, 2004)</w:t>
          </w:r>
          <w:r w:rsidRPr="00772A1D">
            <w:fldChar w:fldCharType="end"/>
          </w:r>
        </w:sdtContent>
      </w:sdt>
      <w:r w:rsidRPr="00772A1D">
        <w:t xml:space="preserve">. </w:t>
      </w:r>
      <w:r w:rsidR="00CE0D64" w:rsidRPr="00772A1D">
        <w:t xml:space="preserve">Vertrauen erscheint ein noch wichtiger Prädiktor zu sein, wenn Mensch und KI in einem hybriden Team zusammenarbeiten, als wenn nur eine reine Automatisierung im </w:t>
      </w:r>
      <w:r w:rsidR="00CE0D64" w:rsidRPr="00772A1D">
        <w:lastRenderedPageBreak/>
        <w:t xml:space="preserve">Spiel wäre </w:t>
      </w:r>
      <w:sdt>
        <w:sdtPr>
          <w:alias w:val="To edit, see citavi.com/edit"/>
          <w:tag w:val="CitaviPlaceholder#ee6fbfc4-d5eb-4aa8-9aa9-382cbac5c49d"/>
          <w:id w:val="-1122072005"/>
          <w:placeholder>
            <w:docPart w:val="8F4C6BEFBE564E98ABC6FD19E5B81384"/>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Yzc0Y2YwLTFkZDMtNDhjYi05MzA3LTE0ZGU0ZWY2MzMyMyIsIlJhbmdlTGVuZ3RoIjoyNSwiUmVmZXJlbmNlSWQiOiJmMjA4NWE5Yy00ZmY1LTRjNDctYWMyYy1hMDExY2RiZmQ0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NTQ2NS9hbm5hbHMuMjAxOC4wMDU3IiwiVXJpU3RyaW5nIjoiaHR0cHM6Ly9kb2kub3JnLzEwLjU0NjUvYW5uYWxzLjIwMTguMDA1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}</w:instrText>
          </w:r>
          <w:r w:rsidR="00CE0D64" w:rsidRPr="00772A1D">
            <w:fldChar w:fldCharType="separate"/>
          </w:r>
          <w:r w:rsidR="00DC3234">
            <w:t>(</w:t>
          </w:r>
          <w:proofErr w:type="spellStart"/>
          <w:r w:rsidR="00DC3234">
            <w:t>Glikson</w:t>
          </w:r>
          <w:proofErr w:type="spellEnd"/>
          <w:r w:rsidR="00DC3234">
            <w:t xml:space="preserve"> &amp; Woolley, 2020)</w:t>
          </w:r>
          <w:r w:rsidR="00CE0D64" w:rsidRPr="00772A1D">
            <w:fldChar w:fldCharType="end"/>
          </w:r>
        </w:sdtContent>
      </w:sdt>
      <w:r w:rsidR="00CE0D64" w:rsidRPr="00772A1D">
        <w:t xml:space="preserve">. Auch wenn Personen einer KI in gewissen Bereichen mehr zutrauen als Menschen </w:t>
      </w:r>
      <w:sdt>
        <w:sdtPr>
          <w:alias w:val="To edit, see citavi.com/edit"/>
          <w:tag w:val="CitaviPlaceholder#ad25450a-e8dd-4497-88d9-0c74f6842969"/>
          <w:id w:val="1533227127"/>
          <w:placeholder>
            <w:docPart w:val="1FC72A6871134689B77103FD08E5D467"/>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TBjNmUwLTJmZTItNDc4Yi05MmE5LWY1NmZjMDAwNDZjNiIsIlJhbmdlTGVuZ3RoIjoxOSwiUmVmZXJlbmNlSWQiOiIyZDYzYzRjMC1jYjZjLTRmNjctYTQxMC02NjRjOWQ4YzVl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b2JoZHAuMjAxOC4xMi4wMDUiLCJVcmlTdHJpbmciOiJodHRwczovL2RvaS5vcmcvMTAuMTAxNi9qLm9iaGRwLjIwMTguMTIuMDA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}</w:instrText>
          </w:r>
          <w:r w:rsidR="00CE0D64" w:rsidRPr="00772A1D">
            <w:fldChar w:fldCharType="separate"/>
          </w:r>
          <w:r w:rsidR="00DC3234">
            <w:t>(Logg et al., 2019)</w:t>
          </w:r>
          <w:r w:rsidR="00CE0D64" w:rsidRPr="00772A1D">
            <w:fldChar w:fldCharType="end"/>
          </w:r>
        </w:sdtContent>
      </w:sdt>
      <w:r w:rsidR="00CE0D64" w:rsidRPr="00772A1D">
        <w:t xml:space="preserve">, kann es dennoch zu Ängsten kommen </w:t>
      </w:r>
      <w:sdt>
        <w:sdtPr>
          <w:alias w:val="To edit, see citavi.com/edit"/>
          <w:tag w:val="CitaviPlaceholder#4919fbb1-73fa-4a43-86ef-b0ffd73a0d28"/>
          <w:id w:val="-2071641836"/>
          <w:placeholder>
            <w:docPart w:val="8DD00E8306E446CBA636BCCA8EBFC7AD"/>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mVkNjRkLWU5ODQtNDE0OC05NDRkLTk5NGM0NzBiNDJhMiIsIlJhbmdlTGVuZ3RoIjoxOSwiUmVmZXJlbmNlSWQiOiI1MGI2OGRhYS05ZTRmLTRmNjEtYmU2NC1jZjY2Y2ZlYTJjZ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TGVub3ZvXFxBcHBEYXRhXFxMb2NhbFxcVGVtcFxcZnRwdTIzancuanBnIiwiVXJpU3RyaW5nIjoiNTBiNjhkYWEtOWU0Zi00ZjYxLWJlNjQtY2Y2NmNmZWEyY2V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4MC8xMDQ5NDgyMC4yMDE5LjE2NzQ4O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gwLzEwNDk0ODIwLjIwMTkuMTY3NDg4NyIsIlVyaVN0cmluZyI6Imh0dHBzOi8vZG9pLm9yZy8xMC4xMDgwLzEwNDk0ODIwLjIwMTkuMTY3NDg4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}</w:instrText>
          </w:r>
          <w:r w:rsidR="00CE0D64" w:rsidRPr="00772A1D">
            <w:fldChar w:fldCharType="separate"/>
          </w:r>
          <w:r w:rsidR="00DC3234">
            <w:t>(Wang &amp; Wang, 2022)</w:t>
          </w:r>
          <w:r w:rsidR="00CE0D64" w:rsidRPr="00772A1D">
            <w:fldChar w:fldCharType="end"/>
          </w:r>
        </w:sdtContent>
      </w:sdt>
      <w:r w:rsidR="00CE0D64" w:rsidRPr="00772A1D">
        <w:t xml:space="preserve">. </w:t>
      </w:r>
    </w:p>
    <w:p w14:paraId="7B4A05B6" w14:textId="64B20F21" w:rsidR="00CE0D64" w:rsidRDefault="00CE0D64" w:rsidP="00D8358F">
      <w:r>
        <w:t xml:space="preserve">Insbesondere </w:t>
      </w:r>
      <w:r w:rsidRPr="00772A1D">
        <w:t xml:space="preserve">unter unsicheren Bedingungen </w:t>
      </w:r>
      <w:r>
        <w:t xml:space="preserve">scheint Vertrauen </w:t>
      </w:r>
      <w:r w:rsidRPr="00772A1D">
        <w:t>ein wichtiger Mediator in der Mensch-Mensch und Mensch-Technologie-Beziehung</w:t>
      </w:r>
      <w:r>
        <w:t xml:space="preserve"> zu sein</w:t>
      </w:r>
      <w:r w:rsidRPr="00772A1D">
        <w:t xml:space="preserve"> </w:t>
      </w:r>
      <w:sdt>
        <w:sdtPr>
          <w:alias w:val="To edit, see citavi.com/edit"/>
          <w:tag w:val="CitaviPlaceholder#8b62080e-fe14-4726-9bba-8dba3c5e7e03"/>
          <w:id w:val="1490520592"/>
          <w:placeholder>
            <w:docPart w:val="768F9282F0344B7A83583715D06DCAE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MzkzNWM3LTgwOTItNDA1My04ZTAzLTFmYWYyNzllMjg2MiIsIlJhbmdlTGVuZ3RoIjoyMCwiUmVmZXJlbmNlSWQiOiJmOTBlODk4NC0wMGM0LTQ2MTItYWU1ZC04N2U4ZTM5OWI2Z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c3LzAwMTg3MjA4MTQ1NDc1IiwiVXJpU3RyaW5nIjoiaHR0cHM6Ly9kb2kub3JnLzEwLjExNzcvMDAxODcyMDgxNDU0NzU3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NDoxOSIsIk1vZGlmaWVkQnkiOiJfTmFqYXQgQnLDvG5lIiwiSWQiOiI2NDc4NDdjZi01NjQ5LTQ2YzUtYjAwOC01ODdmNGUwYjRkNjMiLCJNb2RpZmllZE9uIjoiMjAyNC0wMy0yM1QxNjozNDozNi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jI1ODc1NDMyIiwiVXJpU3RyaW5nIjoiaHR0cDovL3d3dy5uY2JpLm5sbS5uaWguZ292L3B1Ym1lZC8yNTg3NTQz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UxOC9oZmVzLjQ2LjEuNTBfMzAzOTIiLCJVcmlTdHJpbmciOiJodHRwczovL2RvaS5vcmcvMTAuMTUxOC9oZmVzLjQ2LjEuNTBfMzAzOT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dUMTM6NDQ6NDEiLCJNb2RpZmllZEJ5IjoiX05hamF0IEJyw7xuZSIsIklkIjoiZDA1ZTYxZDItOWIzNi00MTUyLTg0MjYtMTFjZThjZDMyM2JhIiwiTW9kaWZpZWRPbiI6IjIwMjQtMDctMjdUMTM6NDQ6NDEiLCJQcm9qZWN0Ijp7IiRyZWYiOiI4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NTE1MTE1NSIsIlVyaVN0cmluZyI6Imh0dHA6Ly93d3cubmNiaS5ubG0ubmloLmdvdi9wdWJtZWQvMTUxNTExNTU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TE0NS8yODU4MDM2IiwiVXJpU3RyaW5nIjoiaHR0cHM6Ly9kb2kub3JnLzEwLjExNDUvMjg1ODAzNi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}</w:instrText>
          </w:r>
          <w:r w:rsidRPr="00772A1D">
            <w:fldChar w:fldCharType="separate"/>
          </w:r>
          <w:r w:rsidR="00DC3234">
            <w:t xml:space="preserve">(Hoff &amp; Bashir, 2015; </w:t>
          </w:r>
          <w:proofErr w:type="spellStart"/>
          <w:r w:rsidR="00DC3234">
            <w:t>Kizilcec</w:t>
          </w:r>
          <w:proofErr w:type="spellEnd"/>
          <w:r w:rsidR="00DC3234">
            <w:t>, 2016; J. D. Lee &amp; See, 2004; Nomura et al., 2006)</w:t>
          </w:r>
          <w:r w:rsidRPr="00772A1D">
            <w:fldChar w:fldCharType="end"/>
          </w:r>
        </w:sdtContent>
      </w:sdt>
      <w:r w:rsidRPr="00772A1D">
        <w:t xml:space="preserve">, wenn z. B. Risiken eingegangen werden sollen </w:t>
      </w:r>
      <w:sdt>
        <w:sdtPr>
          <w:alias w:val="To edit, see citavi.com/edit"/>
          <w:tag w:val="CitaviPlaceholder#387314eb-ad9d-4cf1-bc58-66483003b9dd"/>
          <w:id w:val="-752271435"/>
          <w:placeholder>
            <w:docPart w:val="BB9C1F1517584315AE5B09830A4485F5"/>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jA1ODhlLTI0M2UtNDAwOS1iNjc5LTQ3YTM1NzNjYTk3YiIsIlJhbmdlU3RhcnQiOjE2LCJSYW5nZUxlbmd0aCI6MTksIlJlZmVyZW5jZUlkIjoiMDYzOWY3YjctMjI3OS00MmY0LTg3YzItMGNmYjY2YzY0OTM3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DY1LzI1NjcyNyIsIlVyaVN0cmluZyI6Imh0dHBzOi8vZG9pLm9yZy8xMC41NDY1LzI1Njc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DUvMzU0NDU0OC4zNTgxMDU4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HM6Ly9kbC5hY20ub3JnL2RvaS9wcm9jZWVkaW5ncy8xMC4xMTQ1LzM1NDQ1NDgiLCJVcmlTdHJpbmciOiJodHRwczovL2RsLmFjbS5vcmcvZG9pL3Byb2NlZWRpbmdzLzEwLjExNDUvMzU0NDU0O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xMC4xMTQ1LzM1NDQ1NDgiLCJVcmlTdHJpbmciOiJodHRwczovL2RvaS5vcmcvMTAuMTE0NS8zNTQ0NTQ4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}</w:instrText>
          </w:r>
          <w:r w:rsidRPr="00772A1D">
            <w:fldChar w:fldCharType="separate"/>
          </w:r>
          <w:r w:rsidR="00DC3234">
            <w:t>(Ma et al., 2023; McAllister, 1995)</w:t>
          </w:r>
          <w:r w:rsidRPr="00772A1D">
            <w:fldChar w:fldCharType="end"/>
          </w:r>
        </w:sdtContent>
      </w:sdt>
      <w:r w:rsidRPr="00772A1D">
        <w:t xml:space="preserve">. KI-Systeme beeinflussen, wie Menschen Entscheidungen treffen, was sie verwundbar macht, wenn falsche Entscheidungen getroffen werden </w:t>
      </w:r>
      <w:sdt>
        <w:sdtPr>
          <w:alias w:val="To edit, see citavi.com/edit"/>
          <w:tag w:val="CitaviPlaceholder#409d2b8e-29cc-4800-ab19-f6c924e23061"/>
          <w:id w:val="1121661357"/>
          <w:placeholder>
            <w:docPart w:val="ED2209A255E046FE99129EFC6237C3F0"/>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jVhYTNkLWEzODctNGQ1YS05ZWRmLTA1ZmQwODFiNzlhMiIsIlJhbmdlTGVuZ3RoIjoxMywiUmVmZXJlbmNlSWQiOiI3ZWQ4N2M4MC0xZTM2LTRlNzctYjRmMi02OGJhZGQzNTEyOT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bsOpIiwiTGFzdE5hbWUiOiJSaWVkbCIsIlByb3RlY3RlZCI6ZmFsc2UsIlNleCI6MCwiQ3JlYXRlZEJ5IjoiX05hamF0IEJyw7xuZSIsIkNyZWF0ZWRPbiI6IjIwMjQtMDMtMTVUMTY6MzU6NTEiLCJNb2RpZmllZEJ5IjoiX05hamF0IEJyw7xuZSIsIklkIjoiNjI3ZWVmNGMtZDMzNS00MDE5LTlmYmUtMTI5NzdkN2M1MTM5IiwiTW9kaWZpZWRPbiI6IjIwMjQtMDMtMTVUMTY6MzU6NT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Exlbm92b1xcQXBwRGF0YVxcTG9jYWxcXFRlbXBcXHN3cG5nZWVlLmpwZyIsIlVyaVN0cmluZyI6IjdlZDg3YzgwLTFlMzYtNGU3Ny1iNGYyLTY4YmFkZDM1MTI5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yNTI1LTAyMi0wMDU5NC00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9zMTI1MjUtMDIyLTAwNTk0LTQiLCJVcmlTdHJpbmciOiJodHRwczovL2RvaS5vcmcvMTAuMTAwNy9zMTI1MjUtMDIyLTAwNTk0L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}</w:instrText>
          </w:r>
          <w:r w:rsidRPr="00772A1D">
            <w:fldChar w:fldCharType="separate"/>
          </w:r>
          <w:r w:rsidR="00DC3234">
            <w:t>(Riedl, 2022)</w:t>
          </w:r>
          <w:r w:rsidRPr="00772A1D">
            <w:fldChar w:fldCharType="end"/>
          </w:r>
        </w:sdtContent>
      </w:sdt>
      <w:r w:rsidRPr="00772A1D">
        <w:t xml:space="preserve">. </w:t>
      </w:r>
      <w:r>
        <w:t>Denn trotz</w:t>
      </w:r>
      <w:r w:rsidRPr="00772A1D">
        <w:t xml:space="preserve"> herausragender Fähigkeiten sind selbst fortschrittliche KI-Systeme nicht frei von Fehlern </w:t>
      </w:r>
      <w:sdt>
        <w:sdtPr>
          <w:alias w:val="To edit, see citavi.com/edit"/>
          <w:tag w:val="CitaviPlaceholder#d6e12c84-2130-4581-8568-e57cc6cdd086"/>
          <w:id w:val="63764499"/>
          <w:placeholder>
            <w:docPart w:val="3A410D4648D84BDCB45C30A5AD6364FD"/>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MzkzMzE4LWYyZGYtNDZkMy1hODYxLWM1ZWRlNzU3M2ZkNCIsIlJhbmdlTGVuZ3RoIjoyMiwiUmVmZXJlbmNlSWQiOiJmOGRhOTE5OC1jOGVkLTRlNDktYmQ3Yy00MDAyOGEzMDVk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3OTUteC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cvczEyNTk5LTAyMy0wMDc5NS14IiwiVXJpU3RyaW5nIjoiaHR0cHM6Ly9kb2kub3JnLzEwLjEwMDcvczEyNTk5LTAyMy0wMDc5NS14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}</w:instrText>
          </w:r>
          <w:r w:rsidRPr="00772A1D">
            <w:fldChar w:fldCharType="separate"/>
          </w:r>
          <w:r w:rsidR="00DC3234">
            <w:t>(Teubner et al., 2023)</w:t>
          </w:r>
          <w:r w:rsidRPr="00772A1D">
            <w:fldChar w:fldCharType="end"/>
          </w:r>
        </w:sdtContent>
      </w:sdt>
      <w:r w:rsidRPr="00772A1D">
        <w:t xml:space="preserve">. Beschäftigte in kreativen Bereichen können Vorbehalte haben und demotiviert werden, wenn eine GenKI ihre Arbeit kontrolliert oder sogar ersetzt </w:t>
      </w:r>
      <w:sdt>
        <w:sdtPr>
          <w:alias w:val="To edit, see citavi.com/edit"/>
          <w:tag w:val="CitaviPlaceholder#1177b353-44d2-4207-a149-6fc5785c79bd"/>
          <w:id w:val="1828778068"/>
          <w:placeholder>
            <w:docPart w:val="00E410DF1438471FA6FF1A4A6A606809"/>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ODU2MGQ3LWMyMGUtNDA1OS1iNWEzLWMwYmRiZWNmNDczYS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MTE3N2IzNTMtNDRkMi00MjA3LWExNDktNmZjNTc4NWM3OWJkIiwiVGV4dCI6IihPb2kgZXQgYWwuLCAyMDIzKSIsIldBSVZlcnNpb24iOiI2LjE5LjIuMSJ9}</w:instrText>
          </w:r>
          <w:r w:rsidRPr="00772A1D">
            <w:fldChar w:fldCharType="separate"/>
          </w:r>
          <w:r w:rsidR="00DC3234">
            <w:t>(</w:t>
          </w:r>
          <w:proofErr w:type="spellStart"/>
          <w:r w:rsidR="00DC3234">
            <w:t>Ooi</w:t>
          </w:r>
          <w:proofErr w:type="spellEnd"/>
          <w:r w:rsidR="00DC3234">
            <w:t xml:space="preserve"> et al., 2023)</w:t>
          </w:r>
          <w:r w:rsidRPr="00772A1D">
            <w:fldChar w:fldCharType="end"/>
          </w:r>
        </w:sdtContent>
      </w:sdt>
      <w:r w:rsidRPr="00772A1D">
        <w:t>.</w:t>
      </w:r>
    </w:p>
    <w:p w14:paraId="61CA11D9" w14:textId="447625D5" w:rsidR="00CE0D64" w:rsidRPr="0078560A" w:rsidRDefault="00CE0D64" w:rsidP="00D8358F">
      <w:r w:rsidRPr="00772A1D">
        <w:t xml:space="preserve">Beschäftigten fällt es schwer, Verantwortung für die Nutzung von KI zu übernehmen, wenn sie nicht nachvollziehen können, wie und warum eine komplexe GenKI zu ihren Ergebnissen kommt </w:t>
      </w:r>
      <w:sdt>
        <w:sdtPr>
          <w:alias w:val="To edit, see citavi.com/edit"/>
          <w:tag w:val="CitaviPlaceholder#2e689a59-23b9-441a-91c2-fdd76aea5432"/>
          <w:id w:val="-685134065"/>
          <w:placeholder>
            <w:docPart w:val="9886416AA27F4A5497AC11D08CE6BF2E"/>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GNhYTYyLTRjOGYtNDUwNy1hZGZhLTc3NTdiZmIxNTIzMyIsIlJhbmdlU3RhcnQiOjM4LCJSYW5nZUxlbmd0aCI6MTgsIlJlZmVyZW5jZUlkIjoiNzQ4ZDUwYjItY2Y4NC00OTM4LWI5NDEtYWZiZWU3YzVmYz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wNDc5LTAyMC0wMzkxOC05IiwiVXJpU3RyaW5nIjoiaHR0cHM6Ly9kb2kub3JnLzEwLjEwMDcvczEwNDc5LTAyMC0wMzkxOC05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}</w:instrText>
          </w:r>
          <w:r w:rsidRPr="00772A1D">
            <w:fldChar w:fldCharType="separate"/>
          </w:r>
          <w:r w:rsidR="00DC3234">
            <w:t>(</w:t>
          </w:r>
          <w:proofErr w:type="spellStart"/>
          <w:r w:rsidR="00DC3234">
            <w:t>Ooi</w:t>
          </w:r>
          <w:proofErr w:type="spellEnd"/>
          <w:r w:rsidR="00DC3234">
            <w:t xml:space="preserve"> et al., 2023; </w:t>
          </w:r>
          <w:proofErr w:type="spellStart"/>
          <w:r w:rsidR="00DC3234">
            <w:t>Pinaya</w:t>
          </w:r>
          <w:proofErr w:type="spellEnd"/>
          <w:r w:rsidR="00DC3234">
            <w:t xml:space="preserve"> et al., 2023; Venkatesh, 2022)</w:t>
          </w:r>
          <w:r w:rsidRPr="00772A1D">
            <w:fldChar w:fldCharType="end"/>
          </w:r>
        </w:sdtContent>
      </w:sdt>
      <w:r w:rsidRPr="00772A1D">
        <w:t xml:space="preserve">. Wenn Algorithmen Entscheidungen treffen, ist es essenziell, dass diese als gerecht und legitim wahrgenommen werden </w:t>
      </w:r>
      <w:sdt>
        <w:sdtPr>
          <w:alias w:val="To edit, see citavi.com/edit"/>
          <w:tag w:val="CitaviPlaceholder#b42e5985-b659-432c-b71a-2c8003b413b4"/>
          <w:id w:val="-350799541"/>
          <w:placeholder>
            <w:docPart w:val="A0BC1F3859CE470C9AB5C12AA156897B"/>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ODU1YzVkLWQwZDQtNDFhMC04MDIwLWMxODA1Mzc2YTFjOSIsIlJhbmdlTGVuZ3RoIjoxNywiUmVmZXJlbmNlSWQiOiI4MGY0MWIyZi1lOTcyLTRkZWMtODA0Yi1mZTkxM2QwYWVkM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dpcS4yMDIwLjEwMTUzNiIsIlVyaVN0cmluZyI6Imh0dHBzOi8vZG9pLm9yZy8xMC4xMDE2L2ouZ2lxLjIwMjAuMTAxNT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}</w:instrText>
          </w:r>
          <w:r w:rsidRPr="00772A1D">
            <w:fldChar w:fldCharType="separate"/>
          </w:r>
          <w:r w:rsidR="00DC3234">
            <w:t>(</w:t>
          </w:r>
          <w:proofErr w:type="spellStart"/>
          <w:r w:rsidR="00DC3234">
            <w:t>Nagtegaal</w:t>
          </w:r>
          <w:proofErr w:type="spellEnd"/>
          <w:r w:rsidR="00DC3234">
            <w:t>, 2021)</w:t>
          </w:r>
          <w:r w:rsidRPr="00772A1D">
            <w:fldChar w:fldCharType="end"/>
          </w:r>
        </w:sdtContent>
      </w:sdt>
      <w:r w:rsidRPr="00772A1D">
        <w:t xml:space="preserve">. Auch wenn Menschen prinzipiell Vertrauen in die trainierten Fähigkeiten einer KI haben können, können dennoch Bedenken hinsichtlich ethischer Grundsätze oder im Hinblick auf rechtliche Vorgaben bestehen </w:t>
      </w:r>
      <w:sdt>
        <w:sdtPr>
          <w:alias w:val="To edit, see citavi.com/edit"/>
          <w:tag w:val="CitaviPlaceholder#fd9ddaf1-4a61-4b5a-8e37-f75611287d95"/>
          <w:id w:val="902110556"/>
          <w:placeholder>
            <w:docPart w:val="F61156FC6ECC416CB3F41A70179927D0"/>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zNjYjRkLWI0MDctNDAwNC1hMTI5LTdiNjc5ZmMwZWFmOSIsIlJhbmdlTGVuZ3RoIjoxMywiUmVmZXJlbmNlSWQiOiIyY2QzMTM5OS03MmJhLTRkMGQtOGZiMC02ZWYzZDM3OGIx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yMzMyMzEiLCJVcmlTdHJpbmciOiJodHRwczovL2RvaS5vcmcvMTAuMTE0NS8zMjMzMjM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jYuMDUuMjAyMSIsIkRvaSI6IjEwLjEwMDcvczAwMTQ2LTAyMS0wMTIzMC16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M0MDU0MjI4IiwiVXJpU3RyaW5nIjoiaHR0cDovL3d3dy5uY2JpLm5sbS5uaWguZ292L3B1Ym1lZC8zNDA1NDIyO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OC0wMlQxMjoxNDo0NSIsIk1vZGlmaWVkQnkiOiJfTmFqYXQgQnLDvG5lIiwiSWQiOiIzYWMwZDZiNi1mNmZmLTQ2N2YtYWI3MS0yZGZiOTIwMDc0MzYiLCJNb2RpZmllZE9uIjoiMjAyNC0wOC0wMlQxMjoxNDo0NSIsIlByb2plY3QiOnsiJHJlZiI6IjgifX0s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DcvczAwMTQ2LTAyMS0wMTIzMC16IiwiVXJpU3RyaW5nIjoiaHR0cHM6Ly9kb2kub3JnLzEwLjEwMDcvczAwMTQ2LTAyMS0wMTIzMC16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}</w:instrText>
          </w:r>
          <w:r w:rsidRPr="00772A1D">
            <w:fldChar w:fldCharType="separate"/>
          </w:r>
          <w:r w:rsidR="00DC3234">
            <w:t xml:space="preserve">(Lipton, 2018; </w:t>
          </w:r>
          <w:proofErr w:type="spellStart"/>
          <w:r w:rsidR="00DC3234">
            <w:t>Montemayor</w:t>
          </w:r>
          <w:proofErr w:type="spellEnd"/>
          <w:r w:rsidR="00DC3234">
            <w:t xml:space="preserve"> et al., 2022; </w:t>
          </w:r>
          <w:proofErr w:type="spellStart"/>
          <w:r w:rsidR="00DC3234">
            <w:t>Ooi</w:t>
          </w:r>
          <w:proofErr w:type="spellEnd"/>
          <w:r w:rsidR="00DC3234">
            <w:t xml:space="preserve"> et al., 2023)</w:t>
          </w:r>
          <w:r w:rsidRPr="00772A1D">
            <w:fldChar w:fldCharType="end"/>
          </w:r>
        </w:sdtContent>
      </w:sdt>
      <w:r>
        <w:t xml:space="preserve">. </w:t>
      </w:r>
    </w:p>
    <w:p w14:paraId="201BA00E" w14:textId="0B50BB19" w:rsidR="007965D2" w:rsidRDefault="00CE0D64" w:rsidP="007965D2">
      <w:r w:rsidRPr="00772A1D">
        <w:t xml:space="preserve">Auch wenn </w:t>
      </w:r>
      <w:r>
        <w:t xml:space="preserve">es </w:t>
      </w:r>
      <w:r w:rsidRPr="00772A1D">
        <w:t xml:space="preserve">Ähnlichkeiten </w:t>
      </w:r>
      <w:r>
        <w:t xml:space="preserve">zu zwischenmenschlichem Vertrauen gibt </w:t>
      </w:r>
      <w:sdt>
        <w:sdtPr>
          <w:alias w:val="To edit, see citavi.com/edit"/>
          <w:tag w:val="CitaviPlaceholder#1da92004-120e-4b3a-b9b5-03d3ba59dee3"/>
          <w:id w:val="-1190441214"/>
          <w:placeholder>
            <w:docPart w:val="05B620680FCC4D3CBB377D38B0A115C8"/>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OWQwM2JhLWRmNTEtNDE0Yi1iMmE0LTU5Y2RiZTE1NzYwNCIsIlJhbmdlTGVuZ3RoIjoyMSwiUmVmZXJlbmNlSWQiOiJmOTBlODk4NC0wMGM0LTQ2MTItYWU1ZC04N2U4ZTM5OWI2Z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c3LzAwMTg3MjA4MTQ1NDc1IiwiVXJpU3RyaW5nIjoiaHR0cHM6Ly9kb2kub3JnLzEwLjExNzcvMDAxODcyMDgxNDU0NzU3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NDoxOSIsIk1vZGlmaWVkQnkiOiJfTmFqYXQgQnLDvG5lIiwiSWQiOiI2NDc4NDdjZi01NjQ5LTQ2YzUtYjAwOC01ODdmNGUwYjRkNjMiLCJNb2RpZmllZE9uIjoiMjAyNC0wMy0yM1QxNjozNDozNi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jI1ODc1NDMyIiwiVXJpU3RyaW5nIjoiaHR0cDovL3d3dy5uY2JpLm5sbS5uaWguZ292L3B1Ym1lZC8yNTg3NTQz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}</w:instrText>
          </w:r>
          <w:r w:rsidRPr="00772A1D">
            <w:fldChar w:fldCharType="separate"/>
          </w:r>
          <w:r w:rsidR="00DC3234">
            <w:t>(Hoff &amp; Bashir, 2015)</w:t>
          </w:r>
          <w:r w:rsidRPr="00772A1D">
            <w:fldChar w:fldCharType="end"/>
          </w:r>
        </w:sdtContent>
      </w:sdt>
      <w:r>
        <w:t xml:space="preserve">, </w:t>
      </w:r>
      <w:r w:rsidRPr="00772A1D">
        <w:t xml:space="preserve">muss das Vertrauen in Bezug auf Technologie breiter betrachtet werden </w:t>
      </w:r>
      <w:sdt>
        <w:sdtPr>
          <w:alias w:val="To edit, see citavi.com/edit"/>
          <w:tag w:val="CitaviPlaceholder#5bdca4bd-fd31-4c1e-aa1a-fb4024087dda"/>
          <w:id w:val="-1557773478"/>
          <w:placeholder>
            <w:docPart w:val="2BB3B37C957241269EDA2A4874ECBAA0"/>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ZGNjMmVlLWRlMjAtNGJkMy1hYTdlLWQwZWE3YzA1YzA1MyIsIlJhbmdlTGVuZ3RoIjoxOCwiUmVmZXJlbmNlSWQiOiI4Mjk5MmM4NS01NmYzLTRjNzYtODdiMS1mZWYyYzkyYjdj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NoYi4yMDIxLjEwNjcwMCIsIlVyaVN0cmluZyI6Imh0dHBzOi8vZG9pLm9yZy8xMC4xMDE2L2ouY2hiLjIwMjEuMTA2NzA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}</w:instrText>
          </w:r>
          <w:r w:rsidRPr="00772A1D">
            <w:fldChar w:fldCharType="separate"/>
          </w:r>
          <w:r w:rsidR="00DC3234">
            <w:t>(Chi et al., 2021)</w:t>
          </w:r>
          <w:r w:rsidRPr="00772A1D">
            <w:fldChar w:fldCharType="end"/>
          </w:r>
        </w:sdtContent>
      </w:sdt>
      <w:r w:rsidRPr="00772A1D">
        <w:t>. Beschäftigte reagieren im Arbeitskontext tendenziell mit mehr Vertrauen auf menschlich basierte Entscheidungen als auf Entscheidungen, die von Algorithmen</w:t>
      </w:r>
      <w:r>
        <w:t xml:space="preserve"> </w:t>
      </w:r>
      <w:r w:rsidRPr="00772A1D">
        <w:t xml:space="preserve">getroffen werden </w:t>
      </w:r>
      <w:sdt>
        <w:sdtPr>
          <w:alias w:val="To edit, see citavi.com/edit"/>
          <w:tag w:val="CitaviPlaceholder#ab6fa2ea-2f0d-49a4-9cc8-aed8918ad0f9"/>
          <w:id w:val="-1592927567"/>
          <w:placeholder>
            <w:docPart w:val="0E21371AA6AC4DF0B212AA8A89DF1759"/>
          </w:placeholder>
        </w:sdtPr>
        <w:sdtEnd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Y2ZhZWMxLTUxZWUtNDM2ZS1iMmExLTczNjE3YWQ3MGU0MCIsIlJhbmdlU3RhcnQiOjQwLCJSYW5nZUxlbmd0aCI6MjIsIlJlZmVyZW5jZUlkIjoiZjljY2QxNDUtZDgyNS00YzQ1LTg4N2EtMTljNmE4YTA0MGV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4MC8xMzU5NDMyWC4yMDIyLjIxMzI5NDA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gwLzEzNTk0MzJYLjIwMjIuMjEzMjk0MCIsIlVyaVN0cmluZyI6Imh0dHBzOi8vZG9pLm9yZy8xMC4xMDgwLzEzNTk0MzJYLjIwMjIuMjEzMjk0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DE2L2ouY2hiLjIwMjEuMTA2ODc4IiwiVXJpU3RyaW5nIjoiaHR0cHM6Ly9kb2kub3JnLzEwLjEwMTYvai5jaGIuMjAyMS4xMDY4Nzg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wMDcvczEwNDc5LTAyMC0wMzkxOC05IiwiVXJpU3RyaW5nIjoiaHR0cHM6Ly9kb2kub3JnLzEwLjEwMDcvczEwNDc5LTAyMC0wMzkxOC05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}</w:instrText>
          </w:r>
          <w:r w:rsidRPr="00772A1D">
            <w:fldChar w:fldCharType="separate"/>
          </w:r>
          <w:r w:rsidR="00DC3234">
            <w:t>(Langer &amp; Landers, 2021; Venkatesh, 2022; Wesche et al., 2022)</w:t>
          </w:r>
          <w:r w:rsidRPr="00772A1D">
            <w:fldChar w:fldCharType="end"/>
          </w:r>
        </w:sdtContent>
      </w:sdt>
      <w:r w:rsidRPr="0078560A">
        <w:t>.</w:t>
      </w:r>
      <w:r>
        <w:t xml:space="preserve"> </w:t>
      </w:r>
      <w:sdt>
        <w:sdtPr>
          <w:alias w:val="To edit, see citavi.com/edit"/>
          <w:tag w:val="CitaviPlaceholder#50066cff-2b9c-4eb6-a9e2-5b5fb2930545"/>
          <w:id w:val="1132907111"/>
          <w:placeholder>
            <w:docPart w:val="7A1412FEBB8944A6850E3BE0A0D92339"/>
          </w:placeholder>
        </w:sdtPr>
        <w:sdtEndPr/>
        <w:sdtContent>
          <w:r>
            <w:fldChar w:fldCharType="begin"/>
          </w:r>
          <w:r>
            <w:instrText>ADDIN CitaviPlaceholder{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Ob2FoIiwiTGFzdE5hbWUiOiJDYXN0ZWxvIiwiUHJvdGVjdGVkIjpmYWxzZSwiU2V4IjoyLCJDcmVhdGVkQnkiOiJfTmFqYXQgQnLDvG5lIiwiQ3JlYXRlZE9uIjoiMjAyNC0wNC0yMVQwOTo0Mjo1NiIsIk1vZGlmaWVkQnkiOiJfTmFqYXQgQnLDvG5lIiwiSWQiOiJjYmZlMjYwYi0xZmQzLTQ4OTYtYTBlNi01MDUxZjljZWFhMTYiLCJNb2RpZmllZE9uIjoiMjAyNC0wNC0yMVQwOTo0Mjo1NiIsIlByb2plY3QiOnsiJGlkIjoiOCIsIiR0eXBlIjoiU3dpc3NBY2FkZW1pYy5DaXRhdmkuUHJvamVjdCwgU3dpc3NBY2FkZW1pYy5DaXRhdmkifX0seyIkaWQiOiI5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xMC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xN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1dLCJGb3JtYXR0ZWRUZXh0Ijp7IiRpZCI6IjE1IiwiQ291bnQiOjEsIlRleHRVbml0cyI6W3siJGlkIjoiMTYiLCJGb250U3R5bGUiOnsiJGlkIjoiMTciLCJOZXV0cmFsIjp0cnVlfSwiUmVhZGluZ09yZGVyIjoxLCJUZXh0IjoiQ2FzdGVsbyBldCBhbC4ifV19LCJUYWciOiJDaXRhdmlQbGFjZWhvbGRlciM1MDA2NmNmZi0yYjljLTRlYjYtYTllMi01YjVmYjI5MzA1NDUiLCJUZXh0IjoiQ2FzdGVsbyBldCBhbC4iLCJXQUlWZXJzaW9uIjoiNi4xOS4yLjEifQ==}</w:instrText>
          </w:r>
          <w:r>
            <w:fldChar w:fldCharType="separate"/>
          </w:r>
          <w:r>
            <w:t>Castelo et al.</w:t>
          </w:r>
          <w:r>
            <w:fldChar w:fldCharType="end"/>
          </w:r>
        </w:sdtContent>
      </w:sdt>
      <w:r>
        <w:t xml:space="preserve"> </w:t>
      </w:r>
      <w:sdt>
        <w:sdtPr>
          <w:alias w:val="To edit, see citavi.com/edit"/>
          <w:tag w:val="CitaviPlaceholder#74bef6d4-a66b-4a51-8103-ac626ba74901"/>
          <w:id w:val="1256632815"/>
          <w:placeholder>
            <w:docPart w:val="7A1412FEBB8944A6850E3BE0A0D92339"/>
          </w:placeholder>
        </w:sdtPr>
        <w:sdtEndPr/>
        <w:sdtContent>
          <w:r>
            <w:fldChar w:fldCharType="begin"/>
          </w:r>
          <w:r>
            <w:instrText>ADDIN CitaviPlaceholder{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NzcvMDAyMjI0MzcxOTg1MTc4OCIsIlVyaVN0cmluZyI6Imh0dHBzOi8vZG9pLm9yZy8xMC4xMTc3LzAwMjIyNDM3MTk4NTE3O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}</w:instrText>
          </w:r>
          <w:r>
            <w:fldChar w:fldCharType="separate"/>
          </w:r>
          <w:r>
            <w:t>(2019)</w:t>
          </w:r>
          <w:r>
            <w:fldChar w:fldCharType="end"/>
          </w:r>
        </w:sdtContent>
      </w:sdt>
      <w:r>
        <w:t xml:space="preserve"> weisen darauf hin, dass Menschen Algorithmen mehr vertrauen, wenn sie </w:t>
      </w:r>
      <w:r w:rsidRPr="00772A1D">
        <w:t xml:space="preserve">affektiver und menschenähnlicher wahrgenommen wird. Während aber das Vertrauen in einen Menschen sehr von der Integrität der Person abhängt, scheint das Vertrauen in ein automatisiertes System wesentlich von dessen Performanz abzuhängen </w:t>
      </w:r>
      <w:sdt>
        <w:sdtPr>
          <w:alias w:val="To edit, see citavi.com/edit"/>
          <w:tag w:val="CitaviPlaceholder#e55d904f-aa15-4e2d-a9d7-49351efbb2fa"/>
          <w:id w:val="9034149"/>
          <w:placeholder>
            <w:docPart w:val="7F40E33D101C4EFC9488F7AF0E865E19"/>
          </w:placeholder>
        </w:sdtPr>
        <w:sdtEnd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OTNhOTllLWIxOTgtNDg4ZC04OTA5LTYzZTUyYTZkYjkwOCIsIlJhbmdlTGVuZ3RoIjoxOCwiUmVmZXJlbmNlSWQiOiI4Mjk5MmM4NS01NmYzLTRjNzYtODdiMS1mZWYyYzkyYjdj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NoYi4yMDIxLjEwNjcwMCIsIlVyaVN0cmluZyI6Imh0dHBzOi8vZG9pLm9yZy8xMC4xMDE2L2ouY2hiLjIwMjEuMTA2NzA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}</w:instrText>
          </w:r>
          <w:r w:rsidRPr="00772A1D">
            <w:fldChar w:fldCharType="separate"/>
          </w:r>
          <w:r w:rsidR="00DC3234">
            <w:t>(Chi et al., 2021)</w:t>
          </w:r>
          <w:r w:rsidRPr="00772A1D">
            <w:fldChar w:fldCharType="end"/>
          </w:r>
        </w:sdtContent>
      </w:sdt>
      <w:r w:rsidRPr="00772A1D">
        <w:t xml:space="preserve">, </w:t>
      </w:r>
      <w:r>
        <w:t xml:space="preserve">insbesondere, wenn zuvor ein </w:t>
      </w:r>
      <w:r w:rsidRPr="00772A1D">
        <w:t xml:space="preserve">Vertrauensvorschuss gegeben wurde </w:t>
      </w:r>
      <w:sdt>
        <w:sdtPr>
          <w:alias w:val="To edit, see citavi.com/edit"/>
          <w:tag w:val="CitaviPlaceholder#f737b3c6-dc37-45ae-a562-abad5d293e8a"/>
          <w:id w:val="-2115121483"/>
          <w:placeholder>
            <w:docPart w:val="31A648BD23EE44CBA421B4101E10CBBA"/>
          </w:placeholder>
        </w:sdtPr>
        <w:sdtEnd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jY5MmI3LTVjZGYtNGZkMi1hYTEwLWU5MDRhZGRhMTlmMyIsIlJhbmdlTGVuZ3RoIjoyMCwiUmVmZXJlbmNlSWQiOiJmOTBlODk4NC0wMGM0LTQ2MTItYWU1ZC04N2U4ZTM5OWI2Z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c3LzAwMTg3MjA4MTQ1NDc1IiwiVXJpU3RyaW5nIjoiaHR0cHM6Ly9kb2kub3JnLzEwLjExNzcvMDAxODcyMDgxNDU0NzU3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NDoxOSIsIk1vZGlmaWVkQnkiOiJfTmFqYXQgQnLDvG5lIiwiSWQiOiI2NDc4NDdjZi01NjQ5LTQ2YzUtYjAwOC01ODdmNGUwYjRkNjMiLCJNb2RpZmllZE9uIjoiMjAyNC0wMy0yM1QxNjozNDozNi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jI1ODc1NDMyIiwiVXJpU3RyaW5nIjoiaHR0cDovL3d3dy5uY2JpLm5sbS5uaWguZ292L3B1Ym1lZC8yNTg3NTQz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UxNjU3NyIsIlVyaVN0cmluZyI6Imh0dHA6Ly93d3cubmNiaS5ubG0ubmloLmdvdi9wdWJtZWQvMTUxNjU3N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Ny0yOVQxNTo1NDozMyIsIk1vZGlmaWVkQnkiOiJfTmFqYXQgQnLDvG5lIiwiSWQiOiI0ZjhkYzczYi1jYTgyLTQzNTItYTMwYy0xMWJjNGVkOTViYzYiLCJNb2RpZmllZE9uIjoiMjAyNC0wNy0yOVQxNTo1NDozMyIsIlByb2plY3QiOnsiJHJlZiI6IjgifX0s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ODAvMDAxNDAxMzkyMDg5NjczOTIiLCJVcmlTdHJpbmciOiJodHRwczovL2RvaS5vcmcvMTAuMTA4MC8wMDE0MDEzOTIwODk2NzM5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}</w:instrText>
          </w:r>
          <w:r w:rsidRPr="00772A1D">
            <w:fldChar w:fldCharType="separate"/>
          </w:r>
          <w:r w:rsidR="00DC3234">
            <w:t>(Hoff &amp; Bashir, 2015; J. Lee &amp; Moray, 1992)</w:t>
          </w:r>
          <w:r w:rsidRPr="00772A1D">
            <w:fldChar w:fldCharType="end"/>
          </w:r>
        </w:sdtContent>
      </w:sdt>
      <w:r w:rsidRPr="00772A1D">
        <w:t>.</w:t>
      </w:r>
      <w:r>
        <w:t xml:space="preserve"> Bei Anzeichen von Unvollkommenheit neigen Menschen durch eine </w:t>
      </w:r>
      <w:r w:rsidRPr="008F4207">
        <w:rPr>
          <w:i/>
          <w:iCs/>
        </w:rPr>
        <w:t>Algorithmus</w:t>
      </w:r>
      <w:r>
        <w:rPr>
          <w:i/>
          <w:iCs/>
        </w:rPr>
        <w:t>-</w:t>
      </w:r>
      <w:r w:rsidRPr="008F4207">
        <w:rPr>
          <w:i/>
          <w:iCs/>
        </w:rPr>
        <w:t>Aversion</w:t>
      </w:r>
      <w:r>
        <w:t xml:space="preserve"> </w:t>
      </w:r>
      <w:sdt>
        <w:sdtPr>
          <w:alias w:val="To edit, see citavi.com/edit"/>
          <w:tag w:val="CitaviPlaceholder#84b5fba6-bd6f-4320-8099-f7cc3b8c7d9d"/>
          <w:id w:val="1590040822"/>
          <w:placeholder>
            <w:docPart w:val="EFCA53A1E52247B1A903997256CBA4CD"/>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NzRiMzZjLTA4YjAtNDliNy1hOTU3LTNkYzhlYTc4NDg5NyIsIlJhbmdlTGVuZ3RoIjoyMiwiUmVmZXJlbmNlSWQiOiJlZTBjMGNmNC1iMjkxLTQ3ZjgtOWEyNS1jMjM0ZDJhMmRh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wMjIyNDM3MTk4NTE3ODgiLCJVcmlTdHJpbmciOiJodHRwczovL2RvaS5vcmcvMTAuMTE3Ny8wMDIyMjQzNzE5ODUxNzg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}</w:instrText>
          </w:r>
          <w:r>
            <w:fldChar w:fldCharType="separate"/>
          </w:r>
          <w:r>
            <w:t xml:space="preserve">(Castelo et al., </w:t>
          </w:r>
          <w:r>
            <w:lastRenderedPageBreak/>
            <w:t>2019)</w:t>
          </w:r>
          <w:r>
            <w:fldChar w:fldCharType="end"/>
          </w:r>
        </w:sdtContent>
      </w:sdt>
      <w:r>
        <w:t xml:space="preserve"> </w:t>
      </w:r>
      <w:r w:rsidRPr="00772A1D">
        <w:t>dazu, schneller Vertrauen in Algorithmen als in Menschen zu verlieren</w:t>
      </w:r>
      <w:r>
        <w:t>, auch wenn</w:t>
      </w:r>
      <w:r w:rsidRPr="00772A1D">
        <w:t xml:space="preserve"> Algorithmen im Durchschnitt weniger Fehler machen </w:t>
      </w:r>
      <w:sdt>
        <w:sdtPr>
          <w:alias w:val="To edit, see citavi.com/edit"/>
          <w:tag w:val="CitaviPlaceholder#8007a373-47bb-459e-a3dd-204d8774595b"/>
          <w:id w:val="477123187"/>
          <w:placeholder>
            <w:docPart w:val="5985FC0940AC44C49E8A7C228F037712"/>
          </w:placeholder>
        </w:sdtPr>
        <w:sdtEnd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NzZmOGNlLTg5YzgtNGU2OS1hOTAyLThkMjQyMTBhMWVkNiIsIlJhbmdlTGVuZ3RoIjoyNCwiUmVmZXJlbmNlSWQiOiI3MTdlNTNjNC0yNGU1LTQ4MzYtOGYxYi0wY2ZhMjdkMzUzY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xlbm92b1xcQXBwRGF0YVxcTG9jYWxcXFRlbXBcXGd2em9zM2RiLmpwZyIsIlVyaVN0cmluZyI6IjcxN2U1M2M0LTI0ZTUtNDgzNi04ZjFiLTBjZmEyN2QzNTNjY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cuMTEuMjAxNCIsIkRvaSI6IjEwLjEwMzcveGdlMDAwMDAzMy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3L3hnZTAwMDAwMzMiLCJVcmlTdHJpbmciOiJodHRwczovL2RvaS5vcmcvMTAuMTAzNy94Z2UwMDAwMDM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IzVDE2OjMxOjMxIiwiTW9kaWZpZWRCeSI6Il9OYWphdCBCcsO8bmUiLCJJZCI6IjA2NDQxY2ViLTA5OTgtNGM0My1hM2JiLTc2MjA4N2NmYWE0YyIsIk1vZGlmaWVkT24iOiIyMDI0LTAzLTIzVDE2OjMxOjMx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U0MDEzODEiLCJVcmlTdHJpbmciOiJodHRwOi8vd3d3Lm5jYmkubmxtLm5paC5nb3YvcHVibWVkLzI1NDAxMzg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}</w:instrText>
          </w:r>
          <w:r w:rsidRPr="00772A1D">
            <w:fldChar w:fldCharType="separate"/>
          </w:r>
          <w:r w:rsidR="00DC3234">
            <w:t>(</w:t>
          </w:r>
          <w:proofErr w:type="spellStart"/>
          <w:r w:rsidR="00DC3234">
            <w:t>Dietvorst</w:t>
          </w:r>
          <w:proofErr w:type="spellEnd"/>
          <w:r w:rsidR="00DC3234">
            <w:t xml:space="preserve"> et al., 2015)</w:t>
          </w:r>
          <w:r w:rsidRPr="00772A1D">
            <w:fldChar w:fldCharType="end"/>
          </w:r>
        </w:sdtContent>
      </w:sdt>
      <w:r>
        <w:t xml:space="preserve"> und statistische Modelle oft bessere Ergebnisse liefern </w:t>
      </w:r>
      <w:sdt>
        <w:sdtPr>
          <w:alias w:val="To edit, see citavi.com/edit"/>
          <w:tag w:val="CitaviPlaceholder#35956ce3-5f34-4f79-aba2-504f8f83bcf0"/>
          <w:id w:val="1135371445"/>
          <w:placeholder>
            <w:docPart w:val="3789C109E5294A889F53579182745FB8"/>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YWYwMDQyLTlhZDEtNGQzMC1iZTViLWFiZTJhMWE5YTMxOSIsIlJhbmdlTGVuZ3RoIjoyMiwiUmVmZXJlbmNlSWQiOiJlZTBjMGNmNC1iMjkxLTQ3ZjgtOWEyNS1jMjM0ZDJhMmRh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wMjIyNDM3MTk4NTE3ODgiLCJVcmlTdHJpbmciOiJodHRwczovL2RvaS5vcmcvMTAuMTE3Ny8wMDIyMjQzNzE5ODUxNzg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}</w:instrText>
          </w:r>
          <w:r>
            <w:fldChar w:fldCharType="separate"/>
          </w:r>
          <w:r>
            <w:t>(Castelo et al., 2019)</w:t>
          </w:r>
          <w:r>
            <w:fldChar w:fldCharType="end"/>
          </w:r>
        </w:sdtContent>
      </w:sdt>
      <w:r>
        <w:t xml:space="preserve">. </w:t>
      </w:r>
      <w:r w:rsidRPr="00772A1D">
        <w:t xml:space="preserve">Dies </w:t>
      </w:r>
      <w:r>
        <w:t xml:space="preserve">scheint insbesondere dann der Fall zu sein, </w:t>
      </w:r>
      <w:r w:rsidRPr="00772A1D">
        <w:t xml:space="preserve">wenn es sich um Experten handelt </w:t>
      </w:r>
      <w:sdt>
        <w:sdtPr>
          <w:alias w:val="To edit, see citavi.com/edit"/>
          <w:tag w:val="CitaviPlaceholder#4fb83c64-dccf-49c1-a211-ca19c4f1bbc4"/>
          <w:id w:val="1221245709"/>
          <w:placeholder>
            <w:docPart w:val="FDB78C3435854E45BF625FBDED86FA05"/>
          </w:placeholder>
        </w:sdtPr>
        <w:sdtEnd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zAxYzBmLTg3MTQtNDYzZC1hZjU5LTAzZjFjODJmMjRiNSIsIlJhbmdlTGVuZ3RoIjoxOSwiUmVmZXJlbmNlSWQiOiIyZDYzYzRjMC1jYjZjLTRmNjctYTQxMC02NjRjOWQ4YzVl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b2JoZHAuMjAxOC4xMi4wMDUiLCJVcmlTdHJpbmciOiJodHRwczovL2RvaS5vcmcvMTAuMTAxNi9qLm9iaGRwLjIwMTguMTIuMDA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}</w:instrText>
          </w:r>
          <w:r w:rsidRPr="00772A1D">
            <w:fldChar w:fldCharType="separate"/>
          </w:r>
          <w:r w:rsidR="00DC3234">
            <w:t>(Logg et al., 2019)</w:t>
          </w:r>
          <w:r w:rsidRPr="00772A1D">
            <w:fldChar w:fldCharType="end"/>
          </w:r>
        </w:sdtContent>
      </w:sdt>
      <w:r>
        <w:t xml:space="preserve"> oder Menschen befürchten, dass individuelle Bedürfnisse vernachlässigt werden, wie es z.</w:t>
      </w:r>
      <w:r w:rsidR="00665437">
        <w:t xml:space="preserve"> B. im Gesundheitswesen der Fall ist </w:t>
      </w:r>
      <w:sdt>
        <w:sdtPr>
          <w:alias w:val="To edit, see citavi.com/edit"/>
          <w:tag w:val="CitaviPlaceholder#c0306a5d-25fc-4ba4-94f3-0bd77535d5de"/>
          <w:id w:val="-1829894700"/>
          <w:placeholder>
            <w:docPart w:val="CAABEBBED9EA41D89FB366D038C6C2B8"/>
          </w:placeholder>
        </w:sdtPr>
        <w:sdtEndPr/>
        <w:sdtContent>
          <w:r w:rsidR="00F95210">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TNmMjc1LTQ0NTQtNDY4ZS1iZDNjLWVmM2U4NGRmOTM2YyIsIlJhbmdlTGVuZ3RoIjoyMiwiUmVmZXJlbmNlSWQiOiJiOTE0ZTNkMi04YmEzLTQzN2YtYWQ3Mi00OTMxYmY5MGJiM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kzL2pjci91Y3owMTMiLCJVcmlTdHJpbmciOiJodHRwczovL2RvaS5vcmcvMTAuMTA5My9qY3IvdWN6M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}</w:instrText>
          </w:r>
          <w:r w:rsidR="00F95210">
            <w:fldChar w:fldCharType="separate"/>
          </w:r>
          <w:r w:rsidR="007E1F3A">
            <w:t>(Longoni et al., 2019)</w:t>
          </w:r>
          <w:r w:rsidR="00F95210">
            <w:fldChar w:fldCharType="end"/>
          </w:r>
        </w:sdtContent>
      </w:sdt>
      <w:r w:rsidR="00665437">
        <w:t>.</w:t>
      </w:r>
    </w:p>
    <w:p w14:paraId="5ED7F3FA" w14:textId="14B6376E" w:rsidR="00CE0D64" w:rsidRPr="00F438F1" w:rsidRDefault="00CE0D64" w:rsidP="00D8358F">
      <w:pPr>
        <w:rPr>
          <w:lang w:val="en-US"/>
        </w:rPr>
      </w:pPr>
      <w:r w:rsidRPr="00772A1D">
        <w:t>Vertrauen in GenKI kann das Engagement im Arbeitskontext fördern</w:t>
      </w:r>
      <w:r>
        <w:t xml:space="preserve"> </w:t>
      </w:r>
      <w:sdt>
        <w:sdtPr>
          <w:alias w:val="To edit, see citavi.com/edit"/>
          <w:tag w:val="CitaviPlaceholder#4f2a8fea-b080-44db-a813-050644a92831"/>
          <w:id w:val="-1530021302"/>
          <w:placeholder>
            <w:docPart w:val="24EDF117DCD24AFFAC19130309E53068"/>
          </w:placeholder>
        </w:sdtPr>
        <w:sdtContent>
          <w:r>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ODQyYzYxLTVkMmUtNDZmYi05NWIyLTJkZmI4MjQwYWU2NyIsIlJhbmdlTGVuZ3RoIjoyMiwiUmVmZXJlbmNlSWQiOiIwOWRjMGIwMC1hN2E5LTQ2YzctOTRlYi02NTk1YjQ5MDkx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gwLzEwNDQ3MzE4LjIwMjQuMjM4ODQ4MiIsIlVyaVN0cmluZyI6Imh0dHBzOi8vZG9pLm9yZy8xMC4xMDgwLzEwNDQ3MzE4LjIwMjQuMjM4ODQ4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}</w:instrText>
          </w:r>
          <w:r>
            <w:fldChar w:fldCharType="separate"/>
          </w:r>
          <w:r w:rsidR="00DC3234">
            <w:t>(</w:t>
          </w:r>
          <w:proofErr w:type="spellStart"/>
          <w:r w:rsidR="00DC3234">
            <w:t>Marimon</w:t>
          </w:r>
          <w:proofErr w:type="spellEnd"/>
          <w:r w:rsidR="00DC3234">
            <w:t xml:space="preserve"> et al., 2024)</w:t>
          </w:r>
          <w:r>
            <w:fldChar w:fldCharType="end"/>
          </w:r>
        </w:sdtContent>
      </w:sdt>
      <w:r>
        <w:t>.</w:t>
      </w:r>
      <w:r w:rsidRPr="00772A1D">
        <w:t xml:space="preserve"> Die hohe Leistungsfähigkeit von GenKI kann aber </w:t>
      </w:r>
      <w:r>
        <w:t xml:space="preserve">auch </w:t>
      </w:r>
      <w:r w:rsidRPr="00772A1D">
        <w:t xml:space="preserve">dazu führen, dass Menschen der Technik übermäßig vertrauen und KI-Ergebnisse ungeprüft übernehmen </w:t>
      </w:r>
      <w:sdt>
        <w:sdtPr>
          <w:alias w:val="To edit, see citavi.com/edit"/>
          <w:tag w:val="CitaviPlaceholder#17edeffe-a946-42ce-9229-a175f4768e90"/>
          <w:id w:val="-324128442"/>
          <w:placeholder>
            <w:docPart w:val="C45840E736AE4D32B2D7D7CCEDF63D0F"/>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NWMwZjUzLTQwYjYtNDA5NS1hMjhmLWQ0N2VjZTI1ZDQ3MSIsIlJhbmdlTGVuZ3RoIjoyNywiUmVmZXJlbmNlSWQiOiIzMmU0MWFmYi1jMzI3LTQxODMtODJmNS1mNjEzMjI0ZDViM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Exlbm92b1xcQXBwRGF0YVxcTG9jYWxcXFRlbXBcXHRoc3pscGwwLmpwZyIsIlVyaVN0cmluZyI6IjMyZTQxYWZiLWMzMjctNDE4My04MmY1LWY2MTMyMjRkNWI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TUyMjgwNTMuMjAyMy4yMjMzODE0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4MC8xNTIyODA1My4yMDIzLjIyMzM4MTQiLCJVcmlTdHJpbmciOiJodHRwczovL2RvaS5vcmcvMTAuMTA4MC8xNTIyODA1My4yMDIzLjIyMzM4MT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}</w:instrText>
          </w:r>
          <w:r w:rsidRPr="00772A1D">
            <w:fldChar w:fldCharType="separate"/>
          </w:r>
          <w:r w:rsidR="00DC3234">
            <w:t>(</w:t>
          </w:r>
          <w:proofErr w:type="spellStart"/>
          <w:r w:rsidR="00DC3234">
            <w:t>Fui</w:t>
          </w:r>
          <w:proofErr w:type="spellEnd"/>
          <w:r w:rsidR="00DC3234">
            <w:t>-Hoon Nah et al., 2023)</w:t>
          </w:r>
          <w:r w:rsidRPr="00772A1D">
            <w:fldChar w:fldCharType="end"/>
          </w:r>
        </w:sdtContent>
      </w:sdt>
      <w:r w:rsidRPr="00772A1D">
        <w:t xml:space="preserve">. Wie bei anderen Automatisierungstechniken besteht die Gefahr der falschen oder missbräuchlichen Anwendung bei zu großem Vertrauen durch mangelnde KI-Kompetenz oder zu geringem Vertrauen  </w:t>
      </w:r>
      <w:sdt>
        <w:sdtPr>
          <w:alias w:val="To edit, see citavi.com/edit"/>
          <w:tag w:val="CitaviPlaceholder#8d4c0941-ec6e-46ad-8b56-24f4020d2c9a"/>
          <w:id w:val="-1483613730"/>
          <w:placeholder>
            <w:docPart w:val="D6AA7EE0F0ED4081B60927300D8FCED6"/>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YTMzOGYwLWNlYmYtNDMzMi1iZTlkLTA4MWRkZmVjYWFiZCIsIlJhbmdlU3RhcnQiOjcxLCJSYW5nZUxlbmd0aCI6MjMsIlJlZmVyZW5jZUlkIjoiOGViZDZiMzQtMGM1Zi00NDhhLTlkZTctODgyYjRkOTQxYzV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Exlbm92b1xcQXBwRGF0YVxcTG9jYWxcXFRlbXBcXGh4Y3hmcDB1LmpwZyIsIlVyaVN0cmluZyI6IjhlYmQ2YjM0LTBjNWYtNDQ4YS05ZGU3LTg4MmI0ZDk0MWM1Y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C4xMS4yMDIz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MxMS4wNjMwNSIsIlVyaVN0cmluZyI6Imh0dHBzOi8vYXJ4aXYub3JnL3BkZi8yMzExLjA2MzA1djE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YWphdCBCcsO8bmUiLCJDcmVhdGVkT24iOiIyMDI0LTA3LTI2VDE0OjE2OjE2IiwiTW9kaWZpZWRCeSI6Il9OYWphdCBCcsO8bmUiLCJJZCI6IjQyMDdlMThlLWYwOGEtNDcyNy1iMGNjLTZhOWRmOGZlY2E5OCIsIk1vZGlmaWVkT24iOiIyMDI0LTA3LTI2VDE0OjE2OjE5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MxMS4wNjMwNSIsIlVyaVN0cmluZyI6Imh0dHA6Ly9hcnhpdi5vcmcvcGRmLzIzMTEuMDYzMDU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xMC4xNTE4LzAwMTg3MjA5Nzc3ODU0Mzg4NiIsIlVyaVN0cmluZyI6Imh0dHBzOi8vZG9pLm9yZy8xMC4xNTE4LzAwMTg3MjA5Nzc3ODU0Mzg4Ni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</w:instrText>
          </w:r>
          <w:r w:rsidR="00AE7C16" w:rsidRPr="0028386E">
            <w:rPr>
              <w:lang w:val="en-US"/>
            </w:rPr>
            <w:instrText>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}</w:instrText>
          </w:r>
          <w:r w:rsidRPr="00772A1D">
            <w:fldChar w:fldCharType="separate"/>
          </w:r>
          <w:r w:rsidR="00DC3234">
            <w:rPr>
              <w:lang w:val="en-US"/>
            </w:rPr>
            <w:t>(</w:t>
          </w:r>
          <w:proofErr w:type="spellStart"/>
          <w:r w:rsidR="00DC3234">
            <w:rPr>
              <w:lang w:val="en-US"/>
            </w:rPr>
            <w:t>Buçinca</w:t>
          </w:r>
          <w:proofErr w:type="spellEnd"/>
          <w:r w:rsidR="00DC3234">
            <w:rPr>
              <w:lang w:val="en-US"/>
            </w:rPr>
            <w:t xml:space="preserve"> et al., 2021; Fui-Hoon Nah et al., 2023; J. D. Lee &amp; See, 2004; Mehrotra et al., 2023; Parasuraman &amp; Riley, 1997)</w:t>
          </w:r>
          <w:r w:rsidRPr="00772A1D">
            <w:fldChar w:fldCharType="end"/>
          </w:r>
        </w:sdtContent>
      </w:sdt>
      <w:r w:rsidRPr="00832915">
        <w:rPr>
          <w:lang w:val="en-US"/>
        </w:rPr>
        <w:t xml:space="preserve">. </w:t>
      </w:r>
    </w:p>
    <w:p w14:paraId="1DB7B52F" w14:textId="1927A8A4" w:rsidR="00CE0D64" w:rsidRDefault="00CE0D64" w:rsidP="00D8358F">
      <w:r>
        <w:rPr>
          <w:rStyle w:val="Hervorhebung"/>
          <w:i w:val="0"/>
          <w:iCs w:val="0"/>
        </w:rPr>
        <w:t xml:space="preserve">Zum einen scheint </w:t>
      </w:r>
      <w:r w:rsidRPr="007C57D5">
        <w:rPr>
          <w:rStyle w:val="Hervorhebung"/>
          <w:i w:val="0"/>
          <w:iCs w:val="0"/>
        </w:rPr>
        <w:t>Fairness</w:t>
      </w:r>
      <w:r w:rsidRPr="00772A1D">
        <w:t xml:space="preserve"> in Bezug auf Automatisierung eine wichtige Rolle zu spielen, da sie hilft, Diskriminierungen zu vermeiden </w:t>
      </w:r>
      <w:sdt>
        <w:sdtPr>
          <w:alias w:val="To edit, see citavi.com/edit"/>
          <w:tag w:val="CitaviPlaceholder#6c3f20dd-1802-4f94-a283-057a2feb3673"/>
          <w:id w:val="-590001425"/>
          <w:placeholder>
            <w:docPart w:val="EAF61D6E487C4438A5D104BF67323B0B"/>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YTNiYzU0LWE2YmUtNDkzYi05Y2MxLWZlZTEzNGFmMWE1YSIsIlJhbmdlTGVuZ3RoIjoyMiwiUmVmZXJlbmNlSWQiOiI1MWM5NDhhOC1hNDE5LTQyYjEtODkzMC0xNmY0MGM1MDc5Z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wuYWNtLm9yZy9kb2kvcHJvY2VlZGluZ3MvMTAuMTE0NS8zMzUxMDk1IiwiVXJpU3RyaW5nIjoiaHR0cHM6Ly9kbC5hY20ub3JnL2RvaS9wcm9jZWVkaW5ncy8xMC4xMTQ1LzMzNTEwOT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zMFQwODozNDo0MCIsIk1vZGlmaWVkQnkiOiJfTmFqYXQgQnLDvG5lIiwiSWQiOiJjZDg3YzcxZS1lNDY4LTRlODAtYmZlNS1jOWMwYzQ2ZDc3NmYiLCJNb2RpZmllZE9uIjoiMjAyNC0wNy0zMFQwODozNDo0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xNDUvMzM1MTA5NS4zMzcyODM0IiwiVXJpU3RyaW5nIjoiaHR0cHM6Ly9kb2kub3JnLzEwLjExNDUvMzM1MTA5NS4zMzcyOD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zNTEwOTUiLCJVcmlTdHJpbmciOiJodHRwczovL2RvaS5vcmcvMTAuMTE0NS8zMzUxMDk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mJmYWNlMmY3LTBmZGUtNGZmMi1iMGYwLTgwMDAwZWIzZjE3MSIsIk1vZGlmaWVkT24iOiIyMDI0LTA3LTMwVDA4OjM0OjQwIiwiUHJvamVjdCI6eyIkcmVmIjoiOCJ9fV0sIk9yZ2FuaXphdGlvbnMiOltdLCJPdGhlcnNJbnZvbHZlZCI6W10sIlBsYWNlT2ZQdWJsaWNhdGlvbiI6Ik5ldyBZb3JrLCBOWSwgVVNBIiwiUHVibGlzaGVycyI6W3siJGlkIjoiMzA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}</w:instrText>
          </w:r>
          <w:r w:rsidRPr="00772A1D">
            <w:fldChar w:fldCharType="separate"/>
          </w:r>
          <w:r w:rsidR="00DC3234">
            <w:t>(</w:t>
          </w:r>
          <w:proofErr w:type="spellStart"/>
          <w:r w:rsidR="00DC3234">
            <w:t>Toreini</w:t>
          </w:r>
          <w:proofErr w:type="spellEnd"/>
          <w:r w:rsidR="00DC3234">
            <w:t xml:space="preserve"> et al., 2020)</w:t>
          </w:r>
          <w:r w:rsidRPr="00772A1D">
            <w:fldChar w:fldCharType="end"/>
          </w:r>
        </w:sdtContent>
      </w:sdt>
      <w:r w:rsidRPr="00772A1D">
        <w:t xml:space="preserve">. </w:t>
      </w:r>
      <w:r>
        <w:t xml:space="preserve">Darüber hinaus kann </w:t>
      </w:r>
      <w:r w:rsidRPr="008F7B01">
        <w:t>Wissen</w:t>
      </w:r>
      <w:r w:rsidRPr="00772A1D">
        <w:t xml:space="preserve"> über </w:t>
      </w:r>
      <w:r>
        <w:t>KI</w:t>
      </w:r>
      <w:r w:rsidRPr="00772A1D">
        <w:t xml:space="preserve"> eine positive Einstellung gegenüber KI voraussagen </w:t>
      </w:r>
      <w:sdt>
        <w:sdtPr>
          <w:alias w:val="To edit, see citavi.com/edit"/>
          <w:tag w:val="CitaviPlaceholder#6cb79d96-dbf3-4d8a-88f7-0b7e824e5c7e"/>
          <w:id w:val="2141920331"/>
          <w:placeholder>
            <w:docPart w:val="0E8A818038AD48A483B972D1E36A41CE"/>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OGExYjkzLTAwOGUtNDIwMS1hMDcxLTc4YWJkZTdmZmFjMyIsIlJhbmdlTGVuZ3RoIjoxOSwiUmVmZXJlbmNlSWQiOiI1MTgxYWI4Ny1lN2Q4LTQxNDItYWI1Ni1hZThlMzE5Zjg4Y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gwLzEwNDQ3MzE4LjIwMjIuMjE1MTczMCIsIlVyaVN0cmluZyI6Imh0dHBzOi8vZG9pLm9yZy8xMC4xMDgwLzEwNDQ3MzE4LjIwMjIuMjE1MTcz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}</w:instrText>
          </w:r>
          <w:r w:rsidRPr="00772A1D">
            <w:fldChar w:fldCharType="separate"/>
          </w:r>
          <w:r w:rsidR="00DC3234">
            <w:t>(Kaya et al., 2024)</w:t>
          </w:r>
          <w:r w:rsidRPr="00772A1D">
            <w:fldChar w:fldCharType="end"/>
          </w:r>
        </w:sdtContent>
      </w:sdt>
      <w:r w:rsidRPr="00772A1D">
        <w:t>.</w:t>
      </w:r>
      <w:r>
        <w:t xml:space="preserve"> </w:t>
      </w:r>
      <w:r w:rsidRPr="00E42252">
        <w:rPr>
          <w:rStyle w:val="Hervorhebung"/>
          <w:i w:val="0"/>
          <w:iCs w:val="0"/>
        </w:rPr>
        <w:t>Transparenz</w:t>
      </w:r>
      <w:r w:rsidRPr="00772A1D">
        <w:t xml:space="preserve"> kann sowohl das kognitive als auch das affektive Vertrauen erhöhen </w:t>
      </w:r>
      <w:sdt>
        <w:sdtPr>
          <w:alias w:val="To edit, see citavi.com/edit"/>
          <w:tag w:val="CitaviPlaceholder#790ccfe6-853c-4885-8017-079fd9aadf1b"/>
          <w:id w:val="-1292434250"/>
          <w:placeholder>
            <w:docPart w:val="E97D1A5CF7F24817A7902DD8270A2004"/>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Y2M1MDRiLTZjODctNDhhZC1iNjFjLTRlNDllNjQ5Y2IyYiIsIlJhbmdlTGVuZ3RoIjoxOSwiUmVmZXJlbmNlSWQiOiI2OTZmMDlhNy0wN2ExLTRhZjItOTdlNC0yMWY2ODVhMjg3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NoYi4yMDIzLjEwNzcxMyIsIlVyaVN0cmluZyI6Imh0dHBzOi8vZG9pLm9yZy8xMC4xMDE2L2ouY2hiLjIwMjMuMTA3Nz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}</w:instrText>
          </w:r>
          <w:r w:rsidRPr="00772A1D">
            <w:fldChar w:fldCharType="separate"/>
          </w:r>
          <w:r w:rsidR="00DC3234">
            <w:t>(</w:t>
          </w:r>
          <w:proofErr w:type="spellStart"/>
          <w:r w:rsidR="00DC3234">
            <w:t>Suen</w:t>
          </w:r>
          <w:proofErr w:type="spellEnd"/>
          <w:r w:rsidR="00DC3234">
            <w:t xml:space="preserve"> &amp; Hung, 2023)</w:t>
          </w:r>
          <w:r w:rsidRPr="00772A1D">
            <w:fldChar w:fldCharType="end"/>
          </w:r>
        </w:sdtContent>
      </w:sdt>
      <w:r w:rsidRPr="00772A1D">
        <w:t xml:space="preserve">. </w:t>
      </w:r>
      <w:r>
        <w:t xml:space="preserve">KI-Systeme erscheinen transparenter, wenn Menschen eine Erklärung erhalten </w:t>
      </w:r>
      <w:sdt>
        <w:sdtPr>
          <w:alias w:val="To edit, see citavi.com/edit"/>
          <w:tag w:val="CitaviPlaceholder#6ae94d20-4d7b-4b56-a967-37f156fe38e9"/>
          <w:id w:val="241454957"/>
          <w:placeholder>
            <w:docPart w:val="07D4CE8B6B384D06918C9FECAB4079B3"/>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TA1MjYyLTA5ZGQtNDQzYS1iM2M3LWQyMTA5ODg3NTUwYSIsIlJhbmdlTGVuZ3RoIjoyMCwiUmVmZXJlbmNlSWQiOiI5MjRiMGIwNy1hZDRmLTQ5OGEtYWM3OS04MGI4ODIyNTA1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kbC5hY20ub3JnL2RvaS9wcm9jZWVkaW5ncy8xMC4xMTQ1LzM0MTE3NjQiLCJVcmlTdHJpbmciOiJodHRwczovL2RsLmFjbS5vcmcvZG9pL3Byb2NlZWRpbmdzLzEwLjExNDUvMzQxMTc2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3LTI4VDA3OjU3OjMyIiwiTW9kaWZpZWRCeSI6Il9OYWphdCBCcsO8bmUiLCJJZCI6IjVlYTMwM2I5LWIzNmQtNGJiNS05YmI1LTI1OGRhZGY2YzA1MCIsIk1vZGlmaWVkT24iOiIyMDI0LTA3LTI4VDA3OjU3OjMy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AuMTE0NS8zNDExNzY0LjM0NDU3MTciLCJVcmlTdHJpbmciOiJodHRwczovL2RvaS5vcmcvMTAuMTE0NS8zNDExNzY0LjM0NDU3MTc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MC4xMTQ1LzM0MTE3NjQiLCJVcmlTdHJpbmciOiJodHRwczovL2RvaS5vcmcvMTAuMTE0NS8zNDExNzY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4VDA3OjU3OjMyIiwiTW9kaWZpZWRCeSI6Il9OYWphdCBCcsO8bmUiLCJJZCI6Ijg5N2I3Nzc4LWJhZDItNDkwZS1iNjU4LTUzNjllZjM3MDJiMCIsIk1vZGlmaWVkT24iOiIyMDI0LTA3LTI4VDA3OjU3OjMyIiwiUHJvamVjdCI6eyIkcmVmIjoiOCJ9fV0sIk9yZ2FuaXphdGlvbnMiOltdLCJPdGhlcnNJbnZvbHZlZCI6W10sIlBsYWNlT2ZQdWJsaWNhdGlvbiI6Ik5ldyBZb3JrLCBOWSwgVVNBIiwiUHVibGlzaGVycyI6W3siJGlkIjoiMzI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kbC5hY20ub3JnL2RvaS9wcm9jZWVkaW5ncy8xMC4xMTQ1LzMzNTEwOTUiLCJVcmlTdHJpbmciOiJodHRwczovL2RsLmFjbS5vcmcvZG9pL3Byb2NlZWRpbmdzLzEwLjExNDUvMzM1MTA5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}</w:instrText>
          </w:r>
          <w:r w:rsidRPr="00772A1D">
            <w:fldChar w:fldCharType="separate"/>
          </w:r>
          <w:r w:rsidR="00DC3234">
            <w:t>(</w:t>
          </w:r>
          <w:proofErr w:type="spellStart"/>
          <w:r w:rsidR="00DC3234">
            <w:t>Bansal</w:t>
          </w:r>
          <w:proofErr w:type="spellEnd"/>
          <w:r w:rsidR="00DC3234">
            <w:t xml:space="preserve"> et al., 2021; Klingbeil et al., 2024; </w:t>
          </w:r>
          <w:proofErr w:type="spellStart"/>
          <w:r w:rsidR="00DC3234">
            <w:t>Toreini</w:t>
          </w:r>
          <w:proofErr w:type="spellEnd"/>
          <w:r w:rsidR="00DC3234">
            <w:t xml:space="preserve"> et al., 2020; Wesche et al., 2022)</w:t>
          </w:r>
          <w:r w:rsidRPr="00772A1D">
            <w:fldChar w:fldCharType="end"/>
          </w:r>
        </w:sdtContent>
      </w:sdt>
      <w:r w:rsidRPr="00772A1D">
        <w:t xml:space="preserve">, </w:t>
      </w:r>
      <w:r>
        <w:t xml:space="preserve">und </w:t>
      </w:r>
      <w:r w:rsidRPr="00772A1D">
        <w:t xml:space="preserve">insbesondere </w:t>
      </w:r>
      <w:r>
        <w:t xml:space="preserve">dann, </w:t>
      </w:r>
      <w:r w:rsidRPr="00772A1D">
        <w:t xml:space="preserve">wenn </w:t>
      </w:r>
      <w:r>
        <w:t>diese in einem ausreichenden Maße erfolgen</w:t>
      </w:r>
      <w:r w:rsidRPr="00772A1D">
        <w:t xml:space="preserve"> </w:t>
      </w:r>
      <w:sdt>
        <w:sdtPr>
          <w:alias w:val="To edit, see citavi.com/edit"/>
          <w:tag w:val="CitaviPlaceholder#708d3e31-efb4-4eb0-b6b2-877df58f12c2"/>
          <w:id w:val="1624578984"/>
          <w:placeholder>
            <w:docPart w:val="4B99D490D5494E9AADEDEDC954BBD448"/>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TNlYmRhLTk0MTgtNDUxYS1iMTk0LTIzOGRhOWZlYzAxMSIsIlJhbmdlTGVuZ3RoIjoyMCwiUmVmZXJlbmNlSWQiOiI2OTFiMDkwYy0yNWQxLTRkZDktODZkZi0wYjJmNDZhMDNlYj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jkwNjA1IiwiVXJpU3RyaW5nIjoiaHR0cHM6Ly9kbC5hY20ub3JnL2RvaS9wcm9jZWVkaW5ncy8xMC4xMTQ1LzMyOTA2MD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yOFQwODoyNDozNSIsIk1vZGlmaWVkQnkiOiJfTmFqYXQgQnLDvG5lIiwiSWQiOiIxODhhMGJkMy01MGE2LTRkYzEtOThlMi1iMDI5MDcwOWQ0NGUiLCJNb2RpZmllZE9uIjoiMjAyNC0wNy0yOFQwODoyNDozN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xNDUvMzI5MDYwNS4zMzAwNzE3IiwiVXJpU3RyaW5nIjoiaHR0cHM6Ly9kb2kub3JnLzEwLjExNDUvMzI5MDYwNS4zMzAwNzE3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4VDA4OjI0OjM1IiwiTW9kaWZpZWRCeSI6Il9OYWphdCBCcsO8bmUiLCJJZCI6Ijc3YTkwMjM5LThkM2QtNDcyMC1iZTg1LWNhMTUyNmE0NjQzMCIsIk1vZGlmaWVkT24iOiIyMDI0LTA3LTI4VDA4OjI0OjM1IiwiUHJvamVjdCI6eyIkcmVmIjoiOCJ9fV0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yOTA2MDUiLCJVcmlTdHJpbmciOiJodHRwczovL2RvaS5vcmcvMTAuMTE0NS8zMjkwNjA1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4VDA4OjI0OjM1IiwiTW9kaWZpZWRCeSI6Il9OYWphdCBCcsO8bmUiLCJJZCI6IjZmMzQwZWFlLWUyZjktNDYzOS04YWJjLWM3ODUwZDE3MTc2OSIsIk1vZGlmaWVkT24iOiIyMDI0LTA3LTI4VDA4OjI0OjM1IiwiUHJvamVjdCI6eyIkcmVmIjoiOC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}</w:instrText>
          </w:r>
          <w:r w:rsidRPr="00772A1D">
            <w:fldChar w:fldCharType="separate"/>
          </w:r>
          <w:r w:rsidR="00DC3234">
            <w:t>(Kunkel et al., 2019; Wesche et al., 2022)</w:t>
          </w:r>
          <w:r w:rsidRPr="00772A1D">
            <w:fldChar w:fldCharType="end"/>
          </w:r>
        </w:sdtContent>
      </w:sdt>
      <w:r w:rsidRPr="00772A1D">
        <w:t xml:space="preserve">. Dabei </w:t>
      </w:r>
      <w:r>
        <w:t>scheinen</w:t>
      </w:r>
      <w:r w:rsidRPr="00772A1D">
        <w:t xml:space="preserve"> </w:t>
      </w:r>
      <w:r>
        <w:t xml:space="preserve">sich </w:t>
      </w:r>
      <w:r w:rsidRPr="00772A1D">
        <w:t xml:space="preserve">Erklärungen unabhängig davon, ob sie korrekt </w:t>
      </w:r>
      <w:r>
        <w:t>sind</w:t>
      </w:r>
      <w:r w:rsidRPr="00772A1D">
        <w:t xml:space="preserve">, positiv auf die Akzeptanz von KI-Empfehlungen auswirken können </w:t>
      </w:r>
      <w:sdt>
        <w:sdtPr>
          <w:alias w:val="To edit, see citavi.com/edit"/>
          <w:tag w:val="CitaviPlaceholder#6fda4f4d-ab71-4112-86ed-2888437f3a28"/>
          <w:id w:val="-968123233"/>
          <w:placeholder>
            <w:docPart w:val="6B96028CBAF840F894C0D0C1D96435B4"/>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WZjYjBjLTczNTAtNGVmYS05ZjkwLWUyNWQyMjdjYzQ1MCIsIlJhbmdlTGVuZ3RoIjoyMSwiUmVmZXJlbmNlSWQiOiI5MjRiMGIwNy1hZDRmLTQ5OGEtYWM3OS04MGI4ODIyNTA1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kbC5hY20ub3JnL2RvaS9wcm9jZWVkaW5ncy8xMC4xMTQ1LzM0MTE3NjQiLCJVcmlTdHJpbmciOiJodHRwczovL2RsLmFjbS5vcmcvZG9pL3Byb2NlZWRpbmdzLzEwLjExNDUvMzQxMTc2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3LTI4VDA3OjU3OjMyIiwiTW9kaWZpZWRCeSI6Il9OYWphdCBCcsO8bmUiLCJJZCI6IjVlYTMwM2I5LWIzNmQtNGJiNS05YmI1LTI1OGRhZGY2YzA1MCIsIk1vZGlmaWVkT24iOiIyMDI0LTA3LTI4VDA3OjU3OjMy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AuMTE0NS8zNDExNzY0LjM0NDU3MTciLCJVcmlTdHJpbmciOiJodHRwczovL2RvaS5vcmcvMTAuMTE0NS8zNDExNzY0LjM0NDU3MTc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MC4xMTQ1LzM0MTE3NjQiLCJVcmlTdHJpbmciOiJodHRwczovL2RvaS5vcmcvMTAuMTE0NS8zNDExNzY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4VDA3OjU3OjMyIiwiTW9kaWZpZWRCeSI6Il9OYWphdCBCcsO8bmUiLCJJZCI6Ijg5N2I3Nzc4LWJhZDItNDkwZS1iNjU4LTUzNjllZjM3MDJiMCIsIk1vZGlmaWVkT24iOiIyMDI0LTA3LTI4VDA3OjU3OjMyIiwiUHJvamVjdCI6eyIkcmVmIjoiOCJ9fV0sIk9yZ2FuaXphdGlvbnMiOltdLCJPdGhlcnNJbnZvbHZlZCI6W10sIlBsYWNlT2ZQdWJsaWNhdGlvbiI6Ik5ldyBZb3JrLCBOWSwgVVNBIiwiUHVibGlzaGVycyI6W3siJGlkIjoiMzI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}</w:instrText>
          </w:r>
          <w:r w:rsidRPr="00772A1D">
            <w:fldChar w:fldCharType="separate"/>
          </w:r>
          <w:r w:rsidR="00DC3234">
            <w:t>(</w:t>
          </w:r>
          <w:proofErr w:type="spellStart"/>
          <w:r w:rsidR="00DC3234">
            <w:t>Bansal</w:t>
          </w:r>
          <w:proofErr w:type="spellEnd"/>
          <w:r w:rsidR="00DC3234">
            <w:t xml:space="preserve"> et al., 2021)</w:t>
          </w:r>
          <w:r w:rsidRPr="00772A1D">
            <w:fldChar w:fldCharType="end"/>
          </w:r>
        </w:sdtContent>
      </w:sdt>
      <w:r w:rsidRPr="00772A1D">
        <w:t xml:space="preserve">. </w:t>
      </w:r>
      <w:r>
        <w:t xml:space="preserve">In einem hypothetischen Szenario scheinen Erklärungen das Vertrauen noch mehr zu beeinflussen als in einer realen Situation </w:t>
      </w:r>
      <w:sdt>
        <w:sdtPr>
          <w:alias w:val="To edit, see citavi.com/edit"/>
          <w:tag w:val="CitaviPlaceholder#2d670c9f-a285-4976-bddf-4eb50732de2b"/>
          <w:id w:val="-1515150213"/>
          <w:placeholder>
            <w:docPart w:val="DF90930601444F969D8E0402C6966877"/>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mU1N2I1LTdkMTAtNDk2Ni04YzhkLTk1N2Q2NWU2NmM2ZCIsIlJhbmdlTGVuZ3RoIjoyMSwiUmVmZXJlbmNlSWQiOiJmOWNjZDE0NS1kODI1LTRjNDUtODg3YS0xOWM2YThhMDQw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wLzEzNTk0MzJYLjIwMjIuMjEzMjk0M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ODAvMTM1OTQzMlguMjAyMi4yMTMyOTQwIiwiVXJpU3RyaW5nIjoiaHR0cHM6Ly9kb2kub3JnLzEwLjEwODAvMTM1OTQzMlguMjAyMi4yMTMyOTQw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}</w:instrText>
          </w:r>
          <w:r w:rsidRPr="00772A1D">
            <w:fldChar w:fldCharType="separate"/>
          </w:r>
          <w:r w:rsidR="00DC3234">
            <w:t>(Wesche et al., 2022)</w:t>
          </w:r>
          <w:r w:rsidRPr="00772A1D">
            <w:fldChar w:fldCharType="end"/>
          </w:r>
        </w:sdtContent>
      </w:sdt>
      <w:r w:rsidRPr="00772A1D">
        <w:t xml:space="preserve">. </w:t>
      </w:r>
    </w:p>
    <w:p w14:paraId="2BAE8D1D" w14:textId="52E85F08" w:rsidR="00CE0D64" w:rsidRPr="0078560A" w:rsidRDefault="00CE0D64" w:rsidP="00D8358F">
      <w:r w:rsidRPr="00D46CAF">
        <w:rPr>
          <w:rStyle w:val="Hervorhebung"/>
          <w:i w:val="0"/>
          <w:iCs w:val="0"/>
        </w:rPr>
        <w:t>Überprüfbarkeit</w:t>
      </w:r>
      <w:r w:rsidRPr="00772A1D">
        <w:t xml:space="preserve"> scheint relevant zu sein, um das KI-System überwachen und bewerten zu können </w:t>
      </w:r>
      <w:sdt>
        <w:sdtPr>
          <w:alias w:val="To edit, see citavi.com/edit"/>
          <w:tag w:val="CitaviPlaceholder#4faba619-e87a-4896-aef6-09772a3db5f6"/>
          <w:id w:val="-1489712868"/>
          <w:placeholder>
            <w:docPart w:val="CF2CE2E12D57480193BAFF6892CB6BF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ODFjYzBhLWQzYWUtNDdiZS1hMTgyLTdkMmY0NjUwNzQ3ZSIsIlJhbmdlTGVuZ3RoIjoyMiwiUmVmZXJlbmNlSWQiOiI1MWM5NDhhOC1hNDE5LTQyYjEtODkzMC0xNmY0MGM1MDc5Z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wuYWNtLm9yZy9kb2kvcHJvY2VlZGluZ3MvMTAuMTE0NS8zMzUxMDk1IiwiVXJpU3RyaW5nIjoiaHR0cHM6Ly9kbC5hY20ub3JnL2RvaS9wcm9jZWVkaW5ncy8xMC4xMTQ1LzMzNTEwOT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zMFQwODozNDo0MCIsIk1vZGlmaWVkQnkiOiJfTmFqYXQgQnLDvG5lIiwiSWQiOiJjZDg3YzcxZS1lNDY4LTRlODAtYmZlNS1jOWMwYzQ2ZDc3NmYiLCJNb2RpZmllZE9uIjoiMjAyNC0wNy0zMFQwODozNDo0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xNDUvMzM1MTA5NS4zMzcyODM0IiwiVXJpU3RyaW5nIjoiaHR0cHM6Ly9kb2kub3JnLzEwLjExNDUvMzM1MTA5NS4zMzcyOD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zNTEwOTUiLCJVcmlTdHJpbmciOiJodHRwczovL2RvaS5vcmcvMTAuMTE0NS8zMzUxMDk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mJmYWNlMmY3LTBmZGUtNGZmMi1iMGYwLTgwMDAwZWIzZjE3MSIsIk1vZGlmaWVkT24iOiIyMDI0LTA3LTMwVDA4OjM0OjQwIiwiUHJvamVjdCI6eyIkcmVmIjoiOCJ9fV0sIk9yZ2FuaXphdGlvbnMiOltdLCJPdGhlcnNJbnZvbHZlZCI6W10sIlBsYWNlT2ZQdWJsaWNhdGlvbiI6Ik5ldyBZb3JrLCBOWSwgVVNBIiwiUHVibGlzaGVycyI6W3siJGlkIjoiMzA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}</w:instrText>
          </w:r>
          <w:r w:rsidRPr="00772A1D">
            <w:fldChar w:fldCharType="separate"/>
          </w:r>
          <w:r w:rsidR="00DC3234">
            <w:t>(</w:t>
          </w:r>
          <w:proofErr w:type="spellStart"/>
          <w:r w:rsidR="00DC3234">
            <w:t>Toreini</w:t>
          </w:r>
          <w:proofErr w:type="spellEnd"/>
          <w:r w:rsidR="00DC3234">
            <w:t xml:space="preserve"> et al., 2020)</w:t>
          </w:r>
          <w:r w:rsidRPr="00772A1D">
            <w:fldChar w:fldCharType="end"/>
          </w:r>
        </w:sdtContent>
      </w:sdt>
      <w:r w:rsidRPr="00772A1D">
        <w:t xml:space="preserve">. Sicherheit kann helfen, das Risiko gering zu halten und Schäden zu vermeiden </w:t>
      </w:r>
      <w:sdt>
        <w:sdtPr>
          <w:alias w:val="To edit, see citavi.com/edit"/>
          <w:tag w:val="CitaviPlaceholder#3e65acda-451f-4c5f-bcd3-9af772ded3bc"/>
          <w:id w:val="-1815097527"/>
          <w:placeholder>
            <w:docPart w:val="CF2CE2E12D57480193BAFF6892CB6BF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YTdmODZmLWY5OGEtNDQ4My05NjJhLTE0MjNiZjc0NGE5YiIsIlJhbmdlTGVuZ3RoIjoyMiwiUmVmZXJlbmNlSWQiOiI1MWM5NDhhOC1hNDE5LTQyYjEtODkzMC0xNmY0MGM1MDc5Z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wuYWNtLm9yZy9kb2kvcHJvY2VlZGluZ3MvMTAuMTE0NS8zMzUxMDk1IiwiVXJpU3RyaW5nIjoiaHR0cHM6Ly9kbC5hY20ub3JnL2RvaS9wcm9jZWVkaW5ncy8xMC4xMTQ1LzMzNTEwOT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zMFQwODozNDo0MCIsIk1vZGlmaWVkQnkiOiJfTmFqYXQgQnLDvG5lIiwiSWQiOiJjZDg3YzcxZS1lNDY4LTRlODAtYmZlNS1jOWMwYzQ2ZDc3NmYiLCJNb2RpZmllZE9uIjoiMjAyNC0wNy0zMFQwODozNDo0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xNDUvMzM1MTA5NS4zMzcyODM0IiwiVXJpU3RyaW5nIjoiaHR0cHM6Ly9kb2kub3JnLzEwLjExNDUvMzM1MTA5NS4zMzcyOD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zNTEwOTUiLCJVcmlTdHJpbmciOiJodHRwczovL2RvaS5vcmcvMTAuMTE0NS8zMzUxMDk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mJmYWNlMmY3LTBmZGUtNGZmMi1iMGYwLTgwMDAwZWIzZjE3MSIsIk1vZGlmaWVkT24iOiIyMDI0LTA3LTMwVDA4OjM0OjQwIiwiUHJvamVjdCI6eyIkcmVmIjoiOCJ9fV0sIk9yZ2FuaXphdGlvbnMiOltdLCJPdGhlcnNJbnZvbHZlZCI6W10sIlBsYWNlT2ZQdWJsaWNhdGlvbiI6Ik5ldyBZb3JrLCBOWSwgVVNBIiwiUHVibGlzaGVycyI6W3siJGlkIjoiMzA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}</w:instrText>
          </w:r>
          <w:r w:rsidRPr="00772A1D">
            <w:fldChar w:fldCharType="separate"/>
          </w:r>
          <w:r w:rsidR="00DC3234">
            <w:t>(</w:t>
          </w:r>
          <w:proofErr w:type="spellStart"/>
          <w:r w:rsidR="00DC3234">
            <w:t>Toreini</w:t>
          </w:r>
          <w:proofErr w:type="spellEnd"/>
          <w:r w:rsidR="00DC3234">
            <w:t xml:space="preserve"> et al., 2020)</w:t>
          </w:r>
          <w:r w:rsidRPr="00772A1D">
            <w:fldChar w:fldCharType="end"/>
          </w:r>
        </w:sdtContent>
      </w:sdt>
      <w:r w:rsidRPr="00772A1D">
        <w:t xml:space="preserve">, wie z. B. in Bezug auf Datenschutz </w:t>
      </w:r>
      <w:sdt>
        <w:sdtPr>
          <w:alias w:val="To edit, see citavi.com/edit"/>
          <w:tag w:val="CitaviPlaceholder#cb013a8e-a4f9-4cc8-9e98-81151f1fba38"/>
          <w:id w:val="-1660066111"/>
          <w:placeholder>
            <w:docPart w:val="CF2CE2E12D57480193BAFF6892CB6BF2"/>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YTY2MjZjLWI1MGQtNGZmNi1iZTI2LWVlNWUyMTExZGNkYyIsIlJhbmdlTGVuZ3RoIjoxOSwiUmVmZXJlbmNlSWQiOiJiZmMwOTUyYS1jOGEzLTQ0MTYtODMxOC1kMzdiYmE0MTk2Y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DgvMTM1Mjc1OTAzMTA0OTM4NDYiLCJVcmlTdHJpbmciOiJodHRwczovL2RvaS5vcmcvMTAuMTEwOC8xMzUyNzU5MDMxMDQ5Mzg0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pidXNyZXMuMjAyMy4xMTQxNjgiLCJVcmlTdHJpbmciOiJodHRwczovL2RvaS5vcmcvMTAuMTAxNi9qLmpidXNyZXMuMjAyMy4xMTQxNjg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}</w:instrText>
          </w:r>
          <w:r w:rsidRPr="00772A1D">
            <w:fldChar w:fldCharType="separate"/>
          </w:r>
          <w:r w:rsidR="00DC3234">
            <w:t xml:space="preserve">(Erdem &amp; </w:t>
          </w:r>
          <w:proofErr w:type="spellStart"/>
          <w:r w:rsidR="00DC3234">
            <w:t>Ozen</w:t>
          </w:r>
          <w:proofErr w:type="spellEnd"/>
          <w:r w:rsidR="00DC3234">
            <w:t xml:space="preserve">, 2003; </w:t>
          </w:r>
          <w:proofErr w:type="spellStart"/>
          <w:r w:rsidR="00DC3234">
            <w:t>Shamim</w:t>
          </w:r>
          <w:proofErr w:type="spellEnd"/>
          <w:r w:rsidR="00DC3234">
            <w:t xml:space="preserve"> et al., 2023)</w:t>
          </w:r>
          <w:r w:rsidRPr="00772A1D">
            <w:fldChar w:fldCharType="end"/>
          </w:r>
        </w:sdtContent>
      </w:sdt>
      <w:r w:rsidRPr="00772A1D">
        <w:t xml:space="preserve">. Unternehmen sollten für ein vertrauensvollen Arbeitsplatz Unsicherheiten im Rahmen von risikobehafteten Bereichen anerkennen und Unterstützungsmaßnahmen anbieten, um Vertrauen zu stärken </w:t>
      </w:r>
      <w:sdt>
        <w:sdtPr>
          <w:alias w:val="To edit, see citavi.com/edit"/>
          <w:tag w:val="CitaviPlaceholder#8d76957b-148e-4a06-944f-a9b8f5efd371"/>
          <w:id w:val="1267891410"/>
          <w:placeholder>
            <w:docPart w:val="9070A6D2AF4B49A6B1FEEBF2075CD841"/>
          </w:placeholder>
        </w:sdtPr>
        <w:sdtEndPr/>
        <w:sdtContent>
          <w:r w:rsidRPr="0078560A">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ZTBiNjI2LTBlMjMtNGMxOC05N2Y1LWU4ZDFhMzVkN2YxZSIsIlJhbmdlTGVuZ3RoIjoyMCwiUmVmZXJlbmNlSWQiOiI5MTFhZWFmNC1jZjcxLTRiMjgtODhlOS0yNjIxNjVkMjAyO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jU4NzkyIiwiVXJpU3RyaW5nIjoiaHR0cHM6Ly9kb2kub3JnLzEwLjIzMDcvMjU4Nzk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}</w:instrText>
          </w:r>
          <w:r w:rsidRPr="0078560A">
            <w:fldChar w:fldCharType="separate"/>
          </w:r>
          <w:r>
            <w:t>(Mayer et al., 1995)</w:t>
          </w:r>
          <w:r w:rsidRPr="0078560A">
            <w:fldChar w:fldCharType="end"/>
          </w:r>
        </w:sdtContent>
      </w:sdt>
      <w:r w:rsidRPr="00772A1D">
        <w:t xml:space="preserve">. </w:t>
      </w:r>
    </w:p>
    <w:p w14:paraId="5D6CE8F8" w14:textId="77777777" w:rsidR="00CE0D64" w:rsidRDefault="00CE0D64" w:rsidP="00DC19D0">
      <w:pPr>
        <w:pStyle w:val="berschrift2"/>
      </w:pPr>
      <w:bookmarkStart w:id="30" w:name="_Toc191314496"/>
      <w:r w:rsidRPr="0078560A">
        <w:lastRenderedPageBreak/>
        <w:t>Akzeptanz</w:t>
      </w:r>
      <w:bookmarkEnd w:id="30"/>
      <w:r w:rsidRPr="0078560A">
        <w:t xml:space="preserve"> </w:t>
      </w:r>
    </w:p>
    <w:p w14:paraId="36326A0E" w14:textId="154FF3CA" w:rsidR="00CE0D64" w:rsidRDefault="00CE0D64" w:rsidP="00DC19D0">
      <w:r>
        <w:t xml:space="preserve">Akzeptanz von Technologie gilt als Schlüsselfaktor, um Technologie erfolgreich einsetzen zu können </w:t>
      </w:r>
      <w:sdt>
        <w:sdtPr>
          <w:alias w:val="To edit, see citavi.com/edit"/>
          <w:tag w:val="CitaviPlaceholder#9d99fcc1-d489-4f48-ab74-7329a1918507"/>
          <w:id w:val="-1245337057"/>
          <w:placeholder>
            <w:docPart w:val="F9D7D2F1CEEC4F1FB9D445E38EB6E92D"/>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OTdiMDQ4LTkzZWUtNDMzZi1hODYwLTQ5MWM0ZGE2MWViNS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OWQ5OWZjYzEtZDQ4OS00ZjQ4LWFiNzQtNzMyOWExOTE4NTA3IiwiVGV4dCI6IihWZW5rYXRlc2ggZXQgYWwuLCAyMDAzKSIsIldBSVZlcnNpb24iOiI2LjE5LjIuMSJ9}</w:instrText>
          </w:r>
          <w:r>
            <w:fldChar w:fldCharType="separate"/>
          </w:r>
          <w:r>
            <w:t>(Venkatesh et al., 2003)</w:t>
          </w:r>
          <w:r>
            <w:fldChar w:fldCharType="end"/>
          </w:r>
        </w:sdtContent>
      </w:sdt>
      <w:r w:rsidRPr="00772A1D">
        <w:t xml:space="preserve">. Aber noch immer ist die Akzeptanz von KI am Arbeitsplatz noch nicht vollständig gegeben (Stein et al., 2024; Watanabe et al., 2023). Erforschung der Akzeptanz von KI-Systemen kann einen tieferen Einblick darin geben, die Zusammenhänge zwischen Akzeptanzfaktoren von GenKI zu verstehen </w:t>
      </w:r>
      <w:sdt>
        <w:sdtPr>
          <w:alias w:val="To edit, see citavi.com/edit"/>
          <w:tag w:val="CitaviPlaceholder#fc4843cc-3299-4566-9458-64ddf645e6b2"/>
          <w:id w:val="1834954603"/>
          <w:placeholder>
            <w:docPart w:val="F38FDB63E21F4003A784F88E6B0DE50C"/>
          </w:placeholder>
        </w:sdtPr>
        <w:sdtEndPr/>
        <w:sdtContent>
          <w:r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YzFiMmQ2LWJhNWEtNGNlNy1iNzI5LTlhZTcxYTdjZmM2ZSIsIlJhbmdlTGVuZ3RoIjoxNiwiUmVmZXJlbmNlSWQiOiI5NmQzYTQ5OC1lNjg3LTQ1NDMtOTJmNC0zMTE1NTBkMWY4M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c3lzdGVtczEyMDMwMTAzIiwiVXJpU3RyaW5nIjoiaHR0cHM6Ly9kb2kub3JnLzEwLjMzOTAvc3lzdGVtczEyMDMw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}</w:instrText>
          </w:r>
          <w:r w:rsidRPr="00772A1D">
            <w:fldChar w:fldCharType="separate"/>
          </w:r>
          <w:r w:rsidR="000A5A91">
            <w:t>(V. Gupta, 2024)</w:t>
          </w:r>
          <w:r w:rsidRPr="00772A1D">
            <w:fldChar w:fldCharType="end"/>
          </w:r>
          <w:del w:id="31" w:author="Microsoft Word" w:date="2025-03-01T09:44:00Z" w16du:dateUtc="2025-03-01T08:44:00Z">
            <w:r>
              <w:delText>,</w:delText>
            </w:r>
          </w:del>
          <w:ins w:id="32" w:author="Microsoft Word" w:date="2025-03-01T09:44:00Z" w16du:dateUtc="2025-03-01T08:44:00Z">
            <w:r>
              <w:t>,</w:t>
            </w:r>
          </w:ins>
          <w:r>
            <w:t xml:space="preserve"> was zu effektiveren Strategien </w:t>
          </w:r>
          <w:r w:rsidRPr="00772A1D">
            <w:t xml:space="preserve">für mehr Akzeptanz von KI-Implementierungen </w:t>
          </w:r>
          <w:r>
            <w:t>führen kann</w:t>
          </w:r>
          <w:r w:rsidRPr="00772A1D">
            <w:t xml:space="preserve"> </w:t>
          </w:r>
          <w:sdt>
            <w:sdtPr>
              <w:alias w:val="To edit, see citavi.com/edit"/>
              <w:tag w:val="CitaviPlaceholder#190eb5bb-fc40-46a9-9a16-26e776f0c4cf"/>
              <w:id w:val="-580365849"/>
              <w:placeholder>
                <w:docPart w:val="7CB1F2470C1B405796BBC0F655F3EF86"/>
              </w:placeholder>
            </w:sdtPr>
            <w:sdtEndPr/>
            <w:sdtContent>
              <w:r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ZjA4NmM2LTdjYjQtNDllOC1hM2ZhLTdhNjc1ZmQ2NjBjMSIsIlJhbmdlTGVuZ3RoIjoxNywiUmVmZXJlbmNlSWQiOiI3NDhkNTBiMi1jZjg0LTQ5MzgtYjk0MS1hZmJlZTdjNWZjNm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0NzktMDIwLTAzOTE4LTkiLCJVcmlTdHJpbmciOiJodHRwczovL2RvaS5vcmcvMTAuMTAwNy9zMTA0NzktMDIwLTAzOTE4L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}</w:instrText>
              </w:r>
              <w:r w:rsidRPr="00772A1D">
                <w:fldChar w:fldCharType="separate"/>
              </w:r>
              <w:r w:rsidR="000A5A91">
                <w:t>(Venkatesh, 2022)</w:t>
              </w:r>
              <w:r w:rsidRPr="00772A1D">
                <w:fldChar w:fldCharType="end"/>
              </w:r>
            </w:sdtContent>
          </w:sdt>
          <w:r w:rsidRPr="00772A1D">
            <w:t xml:space="preserve">. Daher hat die Forschung insbesondere in den letzten Jahren vermehrt versucht, die Akzeptanz von KI-Systemen zu untersuchen </w:t>
          </w:r>
          <w:sdt>
            <w:sdtPr>
              <w:alias w:val="To edit, see citavi.com/edit"/>
              <w:tag w:val="CitaviPlaceholder#ed8c97b2-278a-42d6-b6fe-18e42cfb0171"/>
              <w:id w:val="1778992497"/>
              <w:placeholder>
                <w:docPart w:val="C0FDF3E6959E4D90815EDFB180174941"/>
              </w:placeholder>
            </w:sdtPr>
            <w:sdtEndPr/>
            <w:sdtContent>
              <w:r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WQzMzMxLTQ5MzktNGJhYi1iMjUzLTA0YjRlZjg2OGUwNSIsIlJhbmdlTGVuZ3RoIjoyMCwiUmVmZXJlbmNlSWQiOiI0MDk1MjNhZi05NDhhLTQ4MjMtYTE3OC1jMDQyOWQ2YzRj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50ZWxlLjIwMjIuMTAxOTI1IiwiVXJpU3RyaW5nIjoiaHR0cHM6Ly9kb2kub3JnLzEwLjEwMTYvai50ZWxlLjIwMjIuMTAxOTI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}</w:instrText>
              </w:r>
              <w:r w:rsidRPr="00772A1D">
                <w:fldChar w:fldCharType="separate"/>
              </w:r>
              <w:r w:rsidR="000A5A91">
                <w:t>(Kelly et al., 2023)</w:t>
              </w:r>
              <w:r w:rsidRPr="00772A1D">
                <w:fldChar w:fldCharType="end"/>
              </w:r>
            </w:sdtContent>
          </w:sdt>
          <w:r w:rsidR="004A1FAF">
            <w:t>. Mittlerweile werden</w:t>
          </w:r>
          <w:r w:rsidRPr="00772A1D">
            <w:t xml:space="preserve"> auch Akzeptanzmodell für GenKI entwickelt </w:t>
          </w:r>
          <w:sdt>
            <w:sdtPr>
              <w:alias w:val="To edit, see citavi.com/edit"/>
              <w:tag w:val="CitaviPlaceholder#135fe914-0570-43f4-860b-e1df004825ec"/>
              <w:id w:val="1508410149"/>
              <w:placeholder>
                <w:docPart w:val="C0FDF3E6959E4D90815EDFB180174941"/>
              </w:placeholder>
            </w:sdtPr>
            <w:sdtEndPr/>
            <w:sdtContent>
              <w:r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GUxYWE3LTIxYTAtNDRmYy1hNzNlLTY5ZjRkNjdmZjU5ZiIsIlJhbmdlTGVuZ3RoIjoxNiwiUmVmZXJlbmNlSWQiOiI5NmQzYTQ5OC1lNjg3LTQ1NDMtOTJmNC0zMTE1NTBkMWY4M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c3lzdGVtczEyMDMwMTAzIiwiVXJpU3RyaW5nIjoiaHR0cHM6Ly9kb2kub3JnLzEwLjMzOTAvc3lzdGVtczEyMDMw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}</w:instrText>
              </w:r>
              <w:r w:rsidRPr="00772A1D">
                <w:fldChar w:fldCharType="separate"/>
              </w:r>
              <w:r w:rsidR="000A5A91">
                <w:t>(V. Gupta, 2024)</w:t>
              </w:r>
              <w:r w:rsidRPr="00772A1D">
                <w:fldChar w:fldCharType="end"/>
              </w:r>
            </w:sdtContent>
          </w:sdt>
          <w:r w:rsidRPr="00772A1D">
            <w:t xml:space="preserve">. </w:t>
          </w:r>
          <w:ins w:id="33"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YzFiMmQ2LWJhNWEtNGNlNy1iNzI5LTlhZTcxYTdjZmM2ZSIsIlJhbmdlTGVuZ3RoIjoxNiwiUmVmZXJlbmNlSWQiOiI5NmQzYTQ5OC1lNjg3LTQ1NDMtOTJmNC0zMTE1NTBkMWY4M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c3lzdGVtczEyMDMwMTAzIiwiVXJpU3RyaW5nIjoiaHR0cHM6Ly9kb2kub3JnLzEwLjMzOTAvc3lzdGVtczEyMDMw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IoVi4gR3VwdGEsIDIwMjQpIn1dfSwiVGFnIjoiQ2l0YXZpUGxhY2Vob2xkZXIjZmM0ODQzY2MtMzI5OS00NTY2LTk0NTgtNjRkZGY2NDVlNmIyIiwiVGV4dCI6IihWLiBHdXB0YSwgMjAyNCkiLCJXQUlWZXJzaW9uIjoiNi4xOS4yLjEifQ==}</w:instrText>
            </w:r>
            <w:r w:rsidRPr="00772A1D">
              <w:fldChar w:fldCharType="separate"/>
            </w:r>
            <w:r w:rsidR="00DC3234">
              <w:t>(V. Gupta, 2024)</w:t>
            </w:r>
            <w:r w:rsidRPr="00772A1D">
              <w:fldChar w:fldCharType="end"/>
            </w:r>
          </w:ins>
          <w:customXmlInsRangeStart w:id="34" w:author="Microsoft Word" w:date="2025-03-01T09:44:00Z"/>
        </w:sdtContent>
      </w:sdt>
      <w:customXmlInsRangeEnd w:id="34"/>
      <w:ins w:id="35" w:author="Microsoft Word" w:date="2025-03-01T09:44:00Z" w16du:dateUtc="2025-03-01T08:44:00Z">
        <w:r>
          <w:t xml:space="preserve">, was zu effektiveren Strategien </w:t>
        </w:r>
        <w:r w:rsidRPr="00772A1D">
          <w:t xml:space="preserve">für mehr Akzeptanz von KI-Implementierungen </w:t>
        </w:r>
        <w:r>
          <w:t>führen kann</w:t>
        </w:r>
        <w:r w:rsidRPr="00772A1D">
          <w:t xml:space="preserve"> </w:t>
        </w:r>
      </w:ins>
      <w:customXmlInsRangeStart w:id="36" w:author="Microsoft Word" w:date="2025-03-01T09:44:00Z"/>
      <w:sdt>
        <w:sdtPr>
          <w:alias w:val="To edit, see citavi.com/edit"/>
          <w:tag w:val="CitaviPlaceholder#190eb5bb-fc40-46a9-9a16-26e776f0c4cf"/>
          <w:id w:val="1353304149"/>
          <w:placeholder>
            <w:docPart w:val="131BF4C922C445378AC9874F459AB60C"/>
          </w:placeholder>
        </w:sdtPr>
        <w:sdtContent>
          <w:customXmlInsRangeEnd w:id="36"/>
          <w:ins w:id="37"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ZjA4NmM2LTdjYjQtNDllOC1hM2ZhLTdhNjc1ZmQ2NjBjMSIsIlJhbmdlTGVuZ3RoIjoxNywiUmVmZXJlbmNlSWQiOiI3NDhkNTBiMi1jZjg0LTQ5MzgtYjk0MS1hZmJlZTdjNWZjNm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0NzktMDIwLTAzOTE4LTkiLCJVcmlTdHJpbmciOiJodHRwczovL2RvaS5vcmcvMTAuMTAwNy9zMTA0NzktMDIwLTAzOTE4L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IoVmVua2F0ZXNoLCAyMDIyKSJ9XX0sIlRhZyI6IkNpdGF2aVBsYWNlaG9sZGVyIzE5MGViNWJiLWZjNDAtNDZhOS05YTE2LTI2ZTc3NmYwYzRjZiIsIlRleHQiOiIoVmVua2F0ZXNoLCAyMDIyKSIsIldBSVZlcnNpb24iOiI2LjE5LjIuMSJ9}</w:instrText>
            </w:r>
            <w:r w:rsidRPr="00772A1D">
              <w:fldChar w:fldCharType="separate"/>
            </w:r>
            <w:r w:rsidR="00DC3234">
              <w:t>(Venkatesh, 2022)</w:t>
            </w:r>
            <w:r w:rsidRPr="00772A1D">
              <w:fldChar w:fldCharType="end"/>
            </w:r>
          </w:ins>
          <w:customXmlInsRangeStart w:id="38" w:author="Microsoft Word" w:date="2025-03-01T09:44:00Z"/>
        </w:sdtContent>
      </w:sdt>
      <w:customXmlInsRangeEnd w:id="38"/>
      <w:ins w:id="39" w:author="Microsoft Word" w:date="2025-03-01T09:44:00Z" w16du:dateUtc="2025-03-01T08:44:00Z">
        <w:r w:rsidRPr="00772A1D">
          <w:t xml:space="preserve">. Daher hat die Forschung insbesondere in den letzten Jahren vermehrt versucht, die Akzeptanz von KI-Systemen zu untersuchen </w:t>
        </w:r>
      </w:ins>
      <w:customXmlInsRangeStart w:id="40" w:author="Microsoft Word" w:date="2025-03-01T09:44:00Z"/>
      <w:sdt>
        <w:sdtPr>
          <w:alias w:val="To edit, see citavi.com/edit"/>
          <w:tag w:val="CitaviPlaceholder#ed8c97b2-278a-42d6-b6fe-18e42cfb0171"/>
          <w:id w:val="-1120534940"/>
          <w:placeholder>
            <w:docPart w:val="A6F5F4E36CEA428384E7B11D14F0FB86"/>
          </w:placeholder>
        </w:sdtPr>
        <w:sdtContent>
          <w:customXmlInsRangeEnd w:id="40"/>
          <w:ins w:id="41"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WQzMzMxLTQ5MzktNGJhYi1iMjUzLTA0YjRlZjg2OGUwNSIsIlJhbmdlTGVuZ3RoIjoyMCwiUmVmZXJlbmNlSWQiOiI0MDk1MjNhZi05NDhhLTQ4MjMtYTE3OC1jMDQyOWQ2YzRj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50ZWxlLjIwMjIuMTAxOTI1IiwiVXJpU3RyaW5nIjoiaHR0cHM6Ly9kb2kub3JnLzEwLjEwMTYvai50ZWxlLjIwMjIuMTAxOTI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}</w:instrText>
            </w:r>
            <w:r w:rsidRPr="00772A1D">
              <w:fldChar w:fldCharType="separate"/>
            </w:r>
            <w:r w:rsidR="00DC3234">
              <w:t>(Kelly et al., 2023)</w:t>
            </w:r>
            <w:r w:rsidRPr="00772A1D">
              <w:fldChar w:fldCharType="end"/>
            </w:r>
          </w:ins>
          <w:customXmlInsRangeStart w:id="42" w:author="Microsoft Word" w:date="2025-03-01T09:44:00Z"/>
        </w:sdtContent>
      </w:sdt>
      <w:customXmlInsRangeEnd w:id="42"/>
      <w:ins w:id="43" w:author="Microsoft Word" w:date="2025-03-01T09:44:00Z" w16du:dateUtc="2025-03-01T08:44:00Z">
        <w:r w:rsidR="004A1FAF">
          <w:t>. Mittlerweile werden</w:t>
        </w:r>
        <w:r w:rsidRPr="00772A1D">
          <w:t xml:space="preserve"> auch Akzeptanzmodell für GenKI entwickelt </w:t>
        </w:r>
      </w:ins>
      <w:customXmlInsRangeStart w:id="44" w:author="Microsoft Word" w:date="2025-03-01T09:44:00Z"/>
      <w:sdt>
        <w:sdtPr>
          <w:alias w:val="To edit, see citavi.com/edit"/>
          <w:tag w:val="CitaviPlaceholder#135fe914-0570-43f4-860b-e1df004825ec"/>
          <w:id w:val="566683179"/>
          <w:placeholder>
            <w:docPart w:val="A6F5F4E36CEA428384E7B11D14F0FB86"/>
          </w:placeholder>
        </w:sdtPr>
        <w:sdtContent>
          <w:customXmlInsRangeEnd w:id="44"/>
          <w:ins w:id="45"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GUxYWE3LTIxYTAtNDRmYy1hNzNlLTY5ZjRkNjdmZjU5ZiIsIlJhbmdlTGVuZ3RoIjoxNiwiUmVmZXJlbmNlSWQiOiI5NmQzYTQ5OC1lNjg3LTQ1NDMtOTJmNC0zMTE1NTBkMWY4M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c3lzdGVtczEyMDMwMTAzIiwiVXJpU3RyaW5nIjoiaHR0cHM6Ly9kb2kub3JnLzEwLjMzOTAvc3lzdGVtczEyMDMw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IoVi4gR3VwdGEsIDIwMjQpIn1dfSwiVGFnIjoiQ2l0YXZpUGxhY2Vob2xkZXIjMTM1ZmU5MTQtMDU3MC00M2Y0LTg2MGItZTFkZjAwNDgyNWVjIiwiVGV4dCI6IihWLiBHdXB0YSwgMjAyNCkiLCJXQUlWZXJzaW9uIjoiNi4xOS4yLjEifQ==}</w:instrText>
            </w:r>
            <w:r w:rsidRPr="00772A1D">
              <w:fldChar w:fldCharType="separate"/>
            </w:r>
            <w:r w:rsidR="00DC3234">
              <w:t>(V. Gupta, 2024)</w:t>
            </w:r>
            <w:r w:rsidRPr="00772A1D">
              <w:fldChar w:fldCharType="end"/>
            </w:r>
          </w:ins>
          <w:customXmlInsRangeStart w:id="46" w:author="Microsoft Word" w:date="2025-03-01T09:44:00Z"/>
        </w:sdtContent>
      </w:sdt>
      <w:customXmlInsRangeEnd w:id="46"/>
      <w:ins w:id="47" w:author="Microsoft Word" w:date="2025-03-01T09:44:00Z" w16du:dateUtc="2025-03-01T08:44:00Z">
        <w:r w:rsidRPr="00772A1D">
          <w:t xml:space="preserve">. </w:t>
        </w:r>
      </w:ins>
    </w:p>
    <w:p w14:paraId="471B6D82" w14:textId="77777777" w:rsidR="00CE0D64" w:rsidRDefault="00CE0D64" w:rsidP="00DC19D0">
      <w:pPr>
        <w:pStyle w:val="berschrift3"/>
      </w:pPr>
      <w:bookmarkStart w:id="48" w:name="_Toc191314497"/>
      <w:r>
        <w:t>Definition</w:t>
      </w:r>
      <w:bookmarkEnd w:id="48"/>
      <w:r>
        <w:t xml:space="preserve"> </w:t>
      </w:r>
    </w:p>
    <w:p w14:paraId="0244E694" w14:textId="1D202896" w:rsidR="00030B2B" w:rsidRPr="00AA427B" w:rsidRDefault="00271829" w:rsidP="006536A6">
      <w:pPr>
        <w:rPr>
          <w:lang w:val="en-US"/>
        </w:rPr>
      </w:pPr>
      <w:sdt>
        <w:sdtPr>
          <w:alias w:val="To edit, see citavi.com/edit"/>
          <w:tag w:val="CitaviPlaceholder#ea8c245f-72eb-473d-8a33-55d688abad4c"/>
          <w:id w:val="317395341"/>
          <w:placeholder>
            <w:docPart w:val="290D7E912D8740FBA123C7293AC17928"/>
          </w:placeholder>
        </w:sdtPr>
        <w:sdtEndPr/>
        <w:sdtContent>
          <w:r w:rsidR="00CE0D64"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NjNzVlOTVhLTkzNWItNGQxYy1hYmQxLTBiNjAzZmRjZGE3NCIsIkVudHJpZXMiOlt7IiRpZCI6IjIiLCIkdHlwZSI6IlN3aXNzQWNhZGVtaWMuQ2l0YXZpLkNpdGF0aW9ucy5Xb3JkUGxhY2Vob2xkZXJFbnRyeSwgU3dpc3NBY2FkZW1pYy5DaXRhdmkiLCJJZCI6IjQ1ZDY1YzA4LWFiYzktNDJkMC04ZWFhLTM5MGFhZTI1YjAyNCIsIlJhbmdlTGVuZ3RoIjoxMiwiUmVmZXJlbmNlSWQiOiI0MDk1MjNhZi05NDhhLTQ4MjMtYTE3OC1jMDQyOWQ2YzRjN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dGVsZS4yMDIyLjEwMTkyNSIsIlVyaVN0cmluZyI6Imh0dHBzOi8vZG9pLm9yZy8xMC4xMDE2L2oudGVsZS4yMDIyLjEwMTky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}</w:instrText>
          </w:r>
          <w:r w:rsidR="00CE0D64" w:rsidRPr="00772A1D">
            <w:fldChar w:fldCharType="separate"/>
          </w:r>
          <w:r w:rsidR="00DC3234">
            <w:t>Kelly et al.</w:t>
          </w:r>
          <w:r w:rsidR="00CE0D64" w:rsidRPr="00772A1D">
            <w:fldChar w:fldCharType="end"/>
          </w:r>
        </w:sdtContent>
      </w:sdt>
      <w:r w:rsidR="00CE0D64" w:rsidRPr="00772A1D">
        <w:t xml:space="preserve"> </w:t>
      </w:r>
      <w:sdt>
        <w:sdtPr>
          <w:alias w:val="To edit, see citavi.com/edit"/>
          <w:tag w:val="CitaviPlaceholder#3c75e95a-935b-4d1c-abd1-0b603fdcda74"/>
          <w:id w:val="-337849128"/>
          <w:placeholder>
            <w:docPart w:val="F35748ED71E14B9099413F7120CEE02F"/>
          </w:placeholder>
        </w:sdtPr>
        <w:sdtEndPr/>
        <w:sdtContent>
          <w:r w:rsidR="00CE0D64"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VhOGMyNDVmLTcyZWItNDczZC04YTMzLTU1ZDY4OGFiYWQ0YyIsIkVudHJpZXMiOlt7IiRpZCI6IjIiLCIkdHlwZSI6IlN3aXNzQWNhZGVtaWMuQ2l0YXZpLkNpdGF0aW9ucy5Xb3JkUGxhY2Vob2xkZXJFbnRyeSwgU3dpc3NBY2FkZW1pYy5DaXRhdmkiLCJJZCI6IjM0MTJiOGRkLWE5N2ItNDM4My1hMTZkLWM5NWFiMWY1Nzg2YiIsIlJhbmdlTGVuZ3RoIjo2LCJSZWZlcmVuY2VJZCI6IjQwOTUyM2FmLTk0OGEtNDgyMy1hMTc4LWMwNDI5ZDZjNGM0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RlbGUuMjAyMi4xMDE5MjUiLCJVcmlTdHJpbmciOiJodHRwczovL2RvaS5vcmcvMTAuMTAxNi9qLnRlbGUuMjAyMi4xMDE5Mj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}</w:instrText>
          </w:r>
          <w:r w:rsidR="00CE0D64" w:rsidRPr="00772A1D">
            <w:fldChar w:fldCharType="separate"/>
          </w:r>
          <w:r w:rsidR="00DC3234">
            <w:t>(2023)</w:t>
          </w:r>
          <w:r w:rsidR="00CE0D64" w:rsidRPr="00772A1D">
            <w:fldChar w:fldCharType="end"/>
          </w:r>
        </w:sdtContent>
      </w:sdt>
      <w:r w:rsidR="00CE0D64" w:rsidRPr="00772A1D">
        <w:t xml:space="preserve"> </w:t>
      </w:r>
      <w:r w:rsidR="00CE0D64">
        <w:t xml:space="preserve">betonen in Bezug auf Akzeptanz die Verhaltensabsicht oder Bereitschaft einer Person, indem sie die Akzeptanz von Verbrauchenden als </w:t>
      </w:r>
      <w:r w:rsidR="00CE0D64" w:rsidRPr="00772A1D">
        <w:t>„</w:t>
      </w:r>
      <w:proofErr w:type="spellStart"/>
      <w:r w:rsidR="00CE0D64" w:rsidRPr="00772A1D">
        <w:t>the</w:t>
      </w:r>
      <w:proofErr w:type="spellEnd"/>
      <w:r w:rsidR="00CE0D64" w:rsidRPr="00772A1D">
        <w:t xml:space="preserve"> </w:t>
      </w:r>
      <w:proofErr w:type="spellStart"/>
      <w:r w:rsidR="00CE0D64" w:rsidRPr="00772A1D">
        <w:t>behavioural</w:t>
      </w:r>
      <w:proofErr w:type="spellEnd"/>
      <w:r w:rsidR="00CE0D64" w:rsidRPr="00772A1D">
        <w:t xml:space="preserve"> </w:t>
      </w:r>
      <w:proofErr w:type="spellStart"/>
      <w:r w:rsidR="00CE0D64" w:rsidRPr="00772A1D">
        <w:t>intention</w:t>
      </w:r>
      <w:proofErr w:type="spellEnd"/>
      <w:r w:rsidR="00CE0D64" w:rsidRPr="00772A1D">
        <w:t xml:space="preserve"> </w:t>
      </w:r>
      <w:proofErr w:type="spellStart"/>
      <w:r w:rsidR="00CE0D64" w:rsidRPr="00772A1D">
        <w:t>or</w:t>
      </w:r>
      <w:proofErr w:type="spellEnd"/>
      <w:r w:rsidR="00CE0D64" w:rsidRPr="00772A1D">
        <w:t xml:space="preserve"> </w:t>
      </w:r>
      <w:proofErr w:type="spellStart"/>
      <w:r w:rsidR="00CE0D64" w:rsidRPr="00772A1D">
        <w:t>willingness</w:t>
      </w:r>
      <w:proofErr w:type="spellEnd"/>
      <w:r w:rsidR="00CE0D64" w:rsidRPr="00772A1D">
        <w:t xml:space="preserve"> </w:t>
      </w:r>
      <w:proofErr w:type="spellStart"/>
      <w:r w:rsidR="00CE0D64" w:rsidRPr="00772A1D">
        <w:t>to</w:t>
      </w:r>
      <w:proofErr w:type="spellEnd"/>
      <w:r w:rsidR="00CE0D64" w:rsidRPr="00772A1D">
        <w:t xml:space="preserve"> </w:t>
      </w:r>
      <w:proofErr w:type="spellStart"/>
      <w:r w:rsidR="00CE0D64" w:rsidRPr="00772A1D">
        <w:t>use</w:t>
      </w:r>
      <w:proofErr w:type="spellEnd"/>
      <w:r w:rsidR="00CE0D64" w:rsidRPr="00772A1D">
        <w:t>,</w:t>
      </w:r>
      <w:r w:rsidR="00CE0D64">
        <w:t xml:space="preserve"> </w:t>
      </w:r>
      <w:proofErr w:type="spellStart"/>
      <w:r w:rsidR="00CE0D64" w:rsidRPr="00461A43">
        <w:t>buy</w:t>
      </w:r>
      <w:proofErr w:type="spellEnd"/>
      <w:r w:rsidR="00CE0D64" w:rsidRPr="00461A43">
        <w:t xml:space="preserve">, </w:t>
      </w:r>
      <w:proofErr w:type="spellStart"/>
      <w:r w:rsidR="00CE0D64" w:rsidRPr="00461A43">
        <w:t>or</w:t>
      </w:r>
      <w:proofErr w:type="spellEnd"/>
      <w:r w:rsidR="00CE0D64" w:rsidRPr="00461A43">
        <w:t xml:space="preserve"> </w:t>
      </w:r>
      <w:proofErr w:type="spellStart"/>
      <w:r w:rsidR="00CE0D64" w:rsidRPr="00461A43">
        <w:t>try</w:t>
      </w:r>
      <w:proofErr w:type="spellEnd"/>
      <w:r w:rsidR="00CE0D64" w:rsidRPr="00461A43">
        <w:t xml:space="preserve"> a </w:t>
      </w:r>
      <w:proofErr w:type="spellStart"/>
      <w:r w:rsidR="00CE0D64" w:rsidRPr="00461A43">
        <w:t>good</w:t>
      </w:r>
      <w:proofErr w:type="spellEnd"/>
      <w:r w:rsidR="00CE0D64" w:rsidRPr="00461A43">
        <w:t xml:space="preserve"> </w:t>
      </w:r>
      <w:proofErr w:type="spellStart"/>
      <w:r w:rsidR="00CE0D64" w:rsidRPr="00461A43">
        <w:t>or</w:t>
      </w:r>
      <w:proofErr w:type="spellEnd"/>
      <w:r w:rsidR="00CE0D64" w:rsidRPr="00461A43">
        <w:t xml:space="preserve"> </w:t>
      </w:r>
      <w:proofErr w:type="spellStart"/>
      <w:r w:rsidR="00CE0D64" w:rsidRPr="00461A43">
        <w:t>service</w:t>
      </w:r>
      <w:proofErr w:type="spellEnd"/>
      <w:r w:rsidR="00CE0D64" w:rsidRPr="00461A43">
        <w:t xml:space="preserve"> (S. 2)“ </w:t>
      </w:r>
      <w:r w:rsidR="00CE0D64">
        <w:t>definieren.</w:t>
      </w:r>
      <w:r w:rsidR="00CE0D64" w:rsidRPr="00461A43">
        <w:t xml:space="preserve"> </w:t>
      </w:r>
      <w:r w:rsidR="00CE0D64">
        <w:t xml:space="preserve">Akzeptanz von KI im Arbeitskontext kann ferner als die Bereitschaft von Beschäftigten definiert werden, KI-Technologien anzunehmen, auszuprobieren und am Arbeitsplatz zu nutzen </w:t>
      </w:r>
      <w:sdt>
        <w:sdtPr>
          <w:alias w:val="To edit, see citavi.com/edit"/>
          <w:tag w:val="CitaviPlaceholder#1de03115-9106-4015-b7bf-4f3b5681e0bf"/>
          <w:id w:val="1318537400"/>
          <w:placeholder>
            <w:docPart w:val="15BA968F79BA4ECD8E9B7C3406281638"/>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GJjOTg1LWU1OWYtNGZhMi1hNzNjLTQ4NzJkYTA3NjhkMS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MWRlMDMxMTUtOTEwNi00MDE1LWI3YmYtNGYzYjU2ODFlMGJmIiwiVGV4dCI6IihWZW5rYXRlc2ggZXQgYWwuLCAyMDAzKSIsIldBSVZlcnNpb24iOiI2LjE5LjIuMSJ9}</w:instrText>
          </w:r>
          <w:r w:rsidR="00CE0D64">
            <w:fldChar w:fldCharType="separate"/>
          </w:r>
          <w:r w:rsidR="00CE0D64">
            <w:t>(Venkatesh et al., 2003)</w:t>
          </w:r>
          <w:r w:rsidR="00CE0D64">
            <w:fldChar w:fldCharType="end"/>
          </w:r>
        </w:sdtContent>
      </w:sdt>
      <w:r w:rsidR="00CE0D64">
        <w:t xml:space="preserve">. Dabei wird Akzeptanz insbesondere durch wahrgenommene Nützlichkeit und Benutzerfreundlichkeit beeinflusst </w:t>
      </w:r>
      <w:sdt>
        <w:sdtPr>
          <w:alias w:val="To edit, see citavi.com/edit"/>
          <w:tag w:val="CitaviPlaceholder#8a516123-361f-435b-a7e0-bd03e4c013a9"/>
          <w:id w:val="179866372"/>
          <w:placeholder>
            <w:docPart w:val="15BA968F79BA4ECD8E9B7C3406281638"/>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WQ5YjM0LTk1ZWYtNDE3My04M2VjLTVlMmU5NzBkZjJlZiIsIlJhbmdlTGVuZ3RoIjoxMywiUmVmZXJlbmNlSWQiOiJhMjJlNjcwOS0yODBkLTRkZjUtOThmMS0yYmRiODRhODQy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}</w:instrText>
          </w:r>
          <w:r w:rsidR="00CE0D64">
            <w:fldChar w:fldCharType="separate"/>
          </w:r>
          <w:r w:rsidR="00CE0D64">
            <w:t>(Davis, 1989)</w:t>
          </w:r>
          <w:r w:rsidR="00CE0D64">
            <w:fldChar w:fldCharType="end"/>
          </w:r>
        </w:sdtContent>
      </w:sdt>
      <w:r w:rsidR="00CE0D64">
        <w:t xml:space="preserve">. Auch Vertrauen </w:t>
      </w:r>
      <w:sdt>
        <w:sdtPr>
          <w:alias w:val="To edit, see citavi.com/edit"/>
          <w:tag w:val="CitaviPlaceholder#35a398a1-e75e-4ce3-8f28-e6c0dbd8f329"/>
          <w:id w:val="1310441961"/>
          <w:placeholder>
            <w:docPart w:val="15BA968F79BA4ECD8E9B7C3406281638"/>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YzJiMjI2LWU2NmItNGY3OC1hMWI4LTgxNzdlNjFiMTc1OSIsIlJhbmdlTGVuZ3RoIjoyMCwiUmVmZXJlbmNlSWQiOiIyMDZhNTllZS02OWE3LTQ0N2ItOGZiYy1kZGI5Y2FiNGUz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zAwMzY1MTkiLCJVcmlTdHJpbmciOiJodHRwczovL2RvaS5vcmcvMTAuMjMwNy8zMDAzNjU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NVQxMDowMDo1OCIsIk1vZGlmaWVkQnkiOiJfTmFqYXQgQnLDvG5lIiwiSWQiOiJhNzU1ZTE3ZC1jNzMzLTQyOTItODlmZC00OGE5MjBiNDY5NzMiLCJNb2RpZmllZE9uIjoiMjAyNC0wOC0xNVQxMDowMDo1OCIsIlByb2plY3QiOnsiJHJlZiI6IjgifX1dLCJOdW1iZXIiOiIxIiwiT3JnYW5pemF0aW9ucyI6W10sIk90aGVyc0ludm9sdmVkIjpbXSwiUGFnZVJhbmdlIjoiPHNwPlxyXG4gIDxuPjUxPC9uPlxyXG4gIDxpbj50cnVlPC9pbj5cclxuICA8b3M+NTE8L29zPlxyXG4gIDxwcz41MTwvcHM+XHJcbjwvc3A+XHJcbjxvcz41MTwvb3M+IiwiUGVyaW9kaWNhbCI6eyIkaWQiOiIxNC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}</w:instrText>
          </w:r>
          <w:r w:rsidR="00CE0D64">
            <w:fldChar w:fldCharType="separate"/>
          </w:r>
          <w:r w:rsidR="00CE0D64">
            <w:t>(Gefen et al., 2003)</w:t>
          </w:r>
          <w:r w:rsidR="00CE0D64">
            <w:fldChar w:fldCharType="end"/>
          </w:r>
        </w:sdtContent>
      </w:sdt>
      <w:r w:rsidR="00CE0D64">
        <w:t xml:space="preserve">, emotionale </w:t>
      </w:r>
      <w:sdt>
        <w:sdtPr>
          <w:alias w:val="To edit, see citavi.com/edit"/>
          <w:tag w:val="CitaviPlaceholder#4217ee3a-9c8a-4856-a2aa-414a9f569f72"/>
          <w:id w:val="-1762515138"/>
          <w:placeholder>
            <w:docPart w:val="15BA968F79BA4ECD8E9B7C3406281638"/>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MTE3OGI3LWQ0N2YtNGVhNi1iMjEzLWI2ZGI3Mjg3OGYzMSIsIlJhbmdlTGVuZ3RoIjoyMSwiUmVmZXJlbmNlSWQiOiI1ZmJiNThiYi1mZThjLTQ3NjEtYWNhYi01OTU5MDZmNzVm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kJhZ296emkiLCJNaWRkbGVOYW1lIjoiUC4iLCJQcm90ZWN0ZWQiOmZhbHNlLCJTZXgiOjIsIkNyZWF0ZWRCeSI6Il9OYWphdCBCcsO8bmUiLCJDcmVhdGVkT24iOiIyMDI0LTAzLTE0VDA0OjI2OjU4IiwiTW9kaWZpZWRCeSI6Il9OYWphdCBCcsO8bmUiLCJJZCI6IjAwNjQ1ODg5LTk0MzItNDViMy1iNGJhLTRlMzE4YTU4OWFlZCIsIk1vZGlmaWVkT24iOiIyMDI0LTAzLTE0VDA0OjI2OjU4IiwiUHJvamVjdCI6eyIkaWQiOiI4IiwiJHR5cGUiOiJTd2lzc0FjYWRlbWljLkNpdGF2aS5Qcm9qZWN0LCBTd2lzc0FjYWRlbWljLkNpdGF2aSJ9fV0sIkNpdGF0aW9uS2V5VXBkYXRlVHlwZSI6MCwiQ29sbGFib3JhdG9ycyI6W10sIkRvaSI6IjEwLjIzMDcvMjc4Njk0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yNzg2OTQ1IiwiVXJpU3RyaW5nIjoiaHR0cHM6Ly9kb2kub3JnLzEwLjIzMDcvMjc4Njk0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}</w:instrText>
          </w:r>
          <w:r w:rsidR="00CE0D64">
            <w:fldChar w:fldCharType="separate"/>
          </w:r>
          <w:r w:rsidR="00CE0D64">
            <w:t>(R. P. Bagozzi, 1992)</w:t>
          </w:r>
          <w:r w:rsidR="00CE0D64">
            <w:fldChar w:fldCharType="end"/>
          </w:r>
        </w:sdtContent>
      </w:sdt>
      <w:r w:rsidR="00CE0D64">
        <w:t xml:space="preserve"> und soziale Faktoren können bei Akzeptanz eine zentrale Rolle spielen </w:t>
      </w:r>
      <w:sdt>
        <w:sdtPr>
          <w:alias w:val="To edit, see citavi.com/edit"/>
          <w:tag w:val="CitaviPlaceholder#99ea9a91-c9a2-499f-8a82-cad36fe5f79a"/>
          <w:id w:val="-1184739443"/>
          <w:placeholder>
            <w:docPart w:val="E5B6D1DC94034F098C1B21419F870B33"/>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GJjOTg1LWU1OWYtNGZhMi1hNzNjLTQ4NzJkYTA3NjhkMS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OTllYTlhOTEtYzlhMi00OTlmLThhODItY2FkMzZmZTVmNzlhIiwiVGV4dCI6IihWZW5rYXRlc2ggZXQgYWwuLCAyMDAzKSIsIldBSVZlcnNpb24iOiI2LjE5LjIuMSJ9}</w:instrText>
          </w:r>
          <w:r w:rsidR="00CE0D64">
            <w:fldChar w:fldCharType="separate"/>
          </w:r>
          <w:r w:rsidR="00CE0D64">
            <w:t>(Venkatesh et al., 2003)</w:t>
          </w:r>
          <w:r w:rsidR="00CE0D64">
            <w:fldChar w:fldCharType="end"/>
          </w:r>
        </w:sdtContent>
      </w:sdt>
      <w:r w:rsidR="00CE0D64">
        <w:t xml:space="preserve">. </w:t>
      </w:r>
      <w:r w:rsidR="00CE0D64" w:rsidRPr="00AC37E0">
        <w:t>Da</w:t>
      </w:r>
      <w:r w:rsidR="00CE0D64">
        <w:t xml:space="preserve"> viele KI-Agenten eine nicht offensichtliche KI verwenden, erfolgt die Nutzung und somit Akzeptanz von KI oft auch unbewusst </w:t>
      </w:r>
      <w:r w:rsidR="00CE0D64" w:rsidRPr="00772A1D">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zM5Y2Q2LWI0OWUtNDBkMy04MGI2LTFlYjZlMjFiNTgwMyIsIlJhbmdlTGVuZ3RoIjoyMCwiUmVmZXJlbmNlSWQiOiI0MDk1MjNhZi05NDhhLTQ4MjMtYTE3OC1jMDQyOWQ2YzRj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50ZWxlLjIwMjIuMTAxOTI1IiwiVXJpU3RyaW5nIjoiaHR0cHM6Ly9kb2kub3JnLzEwLjEwMTYvai50ZWxlLjIwMjIuMTAxOTI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}</w:instrText>
      </w:r>
      <w:r w:rsidR="00CE0D64" w:rsidRPr="00772A1D">
        <w:fldChar w:fldCharType="separate"/>
      </w:r>
      <w:r w:rsidR="00CE0D64">
        <w:t>(Kelly et al., 2023)</w:t>
      </w:r>
      <w:r w:rsidR="00CE0D64" w:rsidRPr="00772A1D">
        <w:fldChar w:fldCharType="end"/>
      </w:r>
      <w:r w:rsidR="00CE0D64" w:rsidRPr="00772A1D">
        <w:t>.</w:t>
      </w:r>
      <w:r w:rsidR="00D64231" w:rsidRPr="0078560A">
        <w:t xml:space="preserve"> Es ist wichtig, organisatorische, soziale und individuelle Faktoren zu integrieren, wenn es darum geht, die Nutzungsabsicht einer Technologie zu erklären </w:t>
      </w:r>
      <w:sdt>
        <w:sdtPr>
          <w:alias w:val="To edit, see citavi.com/edit"/>
          <w:tag w:val="CitaviPlaceholder#3bf55390-95b7-4ec7-940f-63f036c8afb4"/>
          <w:id w:val="796646426"/>
          <w:placeholder>
            <w:docPart w:val="95C4FFE0D3664FE88C891CB7C45BFA2C"/>
          </w:placeholder>
        </w:sdtPr>
        <w:sdtEndPr/>
        <w:sdtContent>
          <w:r w:rsidR="00D64231" w:rsidRPr="0078560A">
            <w:fldChar w:fldCharType="begin"/>
          </w:r>
          <w:r w:rsidR="00D642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NjU2MGM0LTc1NmEtNGQ3Ni05ZWJlLTA5YmUzZGQxYTczNSIsIlJhbmdlTGVuZ3RoIjoyMiwiUmVmZXJlbmNlSWQiOiIxNTE3NzQ1Ni0xMWQxLTRiOWUtODU0YS0wNzA2ZDYwZmQ4M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0pBQlMtMDktMjAyMC0wMzcyIiwiVXJpU3RyaW5nIjoiaHR0cHM6Ly9kb2kub3JnLzEwLjExMDgvSkFCUy0wOS0yMDIwLTAz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</w:instrText>
          </w:r>
          <w:r w:rsidR="00D64231" w:rsidRPr="00AA427B">
            <w:rPr>
              <w:lang w:val="en-US"/>
            </w:rPr>
            <w:instrText>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}</w:instrText>
          </w:r>
          <w:r w:rsidR="00D64231" w:rsidRPr="0078560A">
            <w:fldChar w:fldCharType="separate"/>
          </w:r>
          <w:r w:rsidR="001643B0">
            <w:rPr>
              <w:lang w:val="en-US"/>
            </w:rPr>
            <w:t>(Dabbous et al., 2022)</w:t>
          </w:r>
          <w:r w:rsidR="00D64231" w:rsidRPr="0078560A">
            <w:fldChar w:fldCharType="end"/>
          </w:r>
        </w:sdtContent>
      </w:sdt>
      <w:r w:rsidR="00D64231" w:rsidRPr="00AA427B">
        <w:rPr>
          <w:lang w:val="en-US"/>
        </w:rPr>
        <w:t xml:space="preserve">. </w:t>
      </w:r>
    </w:p>
    <w:p w14:paraId="284E60C8" w14:textId="77777777" w:rsidR="00CE0D64" w:rsidRPr="00AA427B" w:rsidRDefault="00CE0D64" w:rsidP="00DC19D0">
      <w:pPr>
        <w:pStyle w:val="berschrift3"/>
        <w:rPr>
          <w:lang w:val="en-US"/>
        </w:rPr>
      </w:pPr>
      <w:bookmarkStart w:id="49" w:name="_Toc191314498"/>
      <w:r w:rsidRPr="00AA427B">
        <w:rPr>
          <w:lang w:val="en-US"/>
        </w:rPr>
        <w:t>UTAUT-Modell</w:t>
      </w:r>
      <w:bookmarkEnd w:id="49"/>
    </w:p>
    <w:p w14:paraId="05A1D8FA" w14:textId="7E0AA43B" w:rsidR="00CE0D64" w:rsidRPr="0078560A" w:rsidRDefault="00513643" w:rsidP="00DC19D0">
      <w:r>
        <w:rPr>
          <w:lang w:val="en-US"/>
        </w:rPr>
        <w:t>Das</w:t>
      </w:r>
      <w:r w:rsidRPr="00513643">
        <w:rPr>
          <w:lang w:val="en-US"/>
        </w:rPr>
        <w:t xml:space="preserve"> </w:t>
      </w:r>
      <w:r w:rsidRPr="00513643">
        <w:rPr>
          <w:rStyle w:val="Hervorhebung"/>
          <w:lang w:val="en-US"/>
        </w:rPr>
        <w:t>Unified Theory of Acceptance and Use of Technology</w:t>
      </w:r>
      <w:r w:rsidRPr="00513643">
        <w:rPr>
          <w:lang w:val="en-US"/>
        </w:rPr>
        <w:t xml:space="preserve"> (UTAUT)-Modell von </w:t>
      </w:r>
      <w:sdt>
        <w:sdtPr>
          <w:alias w:val="To edit, see citavi.com/edit"/>
          <w:tag w:val="CitaviPlaceholder#c50aa7ed-5a8a-4969-ad8a-c05ed86a7474"/>
          <w:id w:val="1966088226"/>
          <w:placeholder>
            <w:docPart w:val="1C3E0952DAA5427786832C699AE723B7"/>
          </w:placeholder>
        </w:sdtPr>
        <w:sdtContent>
          <w:r>
            <w:fldChar w:fldCharType="begin"/>
          </w:r>
          <w:r w:rsidRPr="00513643">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DNiZjgxLTNlZjQtNDI4Yi05ZTk3LTYzNWQ1YzUyNWYxOCIsIlJhbmdlTGVuZ3RoIjoxNiwiUmVmZXJlbmNlSWQiOiIyMTRlNjJjNy04NTU5LTQ3OTktOWM0NS0yZDhkZmFkODA4Zj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w:instrText>
          </w:r>
          <w:r w:rsidRPr="00C43B47">
            <w:rPr>
              <w:lang w:val="en-US"/>
            </w:rPr>
            <w:instrText>NzQWNhZGVtaWMuQ2l0YXZpIiwiQWRkcmVz</w:instrText>
          </w:r>
          <w:r w:rsidRPr="00513643">
            <w:rPr>
              <w:lang w:val="en-US"/>
            </w:rPr>
            <w:instrText>c</w:instrText>
          </w:r>
          <w:r>
            <w:instrText>yI6eyIkaWQiOiIxMiIsIiR0eXBlIjoiU3dpc3NBY2FkZW1pYy5D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XSwiRm9ybWF0dGVkVGV4dCI6eyIkaWQiOiIxOSIsIkNvdW50IjoxLCJUZXh0VW5pdHMiOlt7IiRpZCI6IjIwIiwiRm9udFN0eWxlIjp7IiRpZCI6IjIxIiwiTmV1dHJhbCI6dHJ1ZX0sIlJlYWRpbmdPcmRlciI6MSwiVGV4dCI6IlZlbmthdGVzaCBldCBhbC4ifV19LCJUYWciOiJDaXRhdmlQbGFjZWhvbGRlciNjNTBhYTdlZC01YThhLTQ5NjktYWQ4YS1jMDVlZDg2YTc0NzQiLCJUZXh0IjoiVmVua2F0ZXNoIGV0IGFsLiIsIldBSVZlcnNpb24iOiI2LjE5LjIuMSJ9}</w:instrText>
          </w:r>
          <w:r>
            <w:fldChar w:fldCharType="separate"/>
          </w:r>
          <w:r>
            <w:t>Venkatesh et al.</w:t>
          </w:r>
          <w:r>
            <w:fldChar w:fldCharType="end"/>
          </w:r>
        </w:sdtContent>
      </w:sdt>
      <w:r>
        <w:t xml:space="preserve"> </w:t>
      </w:r>
      <w:sdt>
        <w:sdtPr>
          <w:alias w:val="To edit, see citavi.com/edit"/>
          <w:tag w:val="CitaviPlaceholder#2649afab-1896-49fe-b7d6-2519b5b5802b"/>
          <w:id w:val="326335785"/>
          <w:placeholder>
            <w:docPart w:val="1C3E0952DAA5427786832C699AE723B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YmFmOTljLTY0YTQtNGE2YS04N2ZhLWYxOTZjNmIwYzY2NiIsIlJhbmdlTGVuZ3RoIjo2LCJSZWZlcmVuY2VJZCI6IjIxNGU2MmM3LTg1NTktNDc5OS05YzQ1LTJkOGRmYWQ4MDh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MwMDM2NTQwIiwiVXJpU3RyaW5nIjoiaHR0cHM6Ly9kb2kub3JnLzEwLjIzMDcvMzAwMzY1N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I6NDQ6MDkiLCJNb2RpZmllZEJ5IjoiX05hamF0IEJyw7xuZSIsIklkIjoiYmRmMjA0MWMtMTg5OC00NDJhLTkwMzMtNWFiYThjZWY0ZTMxIiwiTW9kaWZpZWRPbiI6IjIwMjQtMDQtMDhUMTI6ND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pzdG9yLm9yZy9zdGFibGUvMzAwMzY1NDAiLCJVcmlTdHJpbmciOiJodHRwOi8vd3d3LmpzdG9yLm9yZy9zdGFibGUvMzAwMzY1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DMpIn1dfSwiVGFnIjoiQ2l0YXZpUGxhY2Vob2xkZXIjMjY0OWFmYWItMTg5Ni00OWZlLWI3ZDYtMjUxOWI1YjU4MDJiIiwiVGV4dCI6IigyMDAzKSIsIldBSVZlcnNpb24iOiI2LjE5LjIuMSJ9}</w:instrText>
          </w:r>
          <w:r>
            <w:fldChar w:fldCharType="separate"/>
          </w:r>
          <w:r>
            <w:t>(2003)</w:t>
          </w:r>
          <w:r>
            <w:fldChar w:fldCharType="end"/>
          </w:r>
        </w:sdtContent>
      </w:sdt>
      <w:r>
        <w:t xml:space="preserve"> (siehe </w:t>
      </w:r>
      <w:r>
        <w:fldChar w:fldCharType="begin"/>
      </w:r>
      <w:r>
        <w:instrText xml:space="preserve"> REF _Ref191209882 \h </w:instrText>
      </w:r>
      <w:r>
        <w:fldChar w:fldCharType="separate"/>
      </w:r>
      <w:r w:rsidRPr="00B52AE1">
        <w:t xml:space="preserve">Abbildung </w:t>
      </w:r>
      <w:r>
        <w:rPr>
          <w:noProof/>
        </w:rPr>
        <w:t>1</w:t>
      </w:r>
      <w:r>
        <w:fldChar w:fldCharType="end"/>
      </w:r>
      <w:r>
        <w:t>)</w:t>
      </w:r>
      <w:r w:rsidR="00CE0D64" w:rsidRPr="00AB3654">
        <w:t xml:space="preserve"> integriert wesentliche Elemente aus acht Modellen</w:t>
      </w:r>
      <w:r w:rsidR="00CE0D64">
        <w:t xml:space="preserve"> der Technologieakzeptanzforschung</w:t>
      </w:r>
      <w:r w:rsidR="00CE0D64" w:rsidRPr="00AB3654">
        <w:t xml:space="preserve">, </w:t>
      </w:r>
      <w:r w:rsidR="00CE0D64">
        <w:t>darunter</w:t>
      </w:r>
      <w:r w:rsidR="00CE0D64" w:rsidRPr="00AB3654">
        <w:t xml:space="preserve"> das </w:t>
      </w:r>
      <w:r w:rsidR="00CE0D64">
        <w:t>bekannte</w:t>
      </w:r>
      <w:r w:rsidR="00CE0D64" w:rsidRPr="00AB3654">
        <w:t xml:space="preserve"> </w:t>
      </w:r>
      <w:r w:rsidR="00CE0D64" w:rsidRPr="00AB3654">
        <w:rPr>
          <w:rStyle w:val="Hervorhebung"/>
        </w:rPr>
        <w:t xml:space="preserve">Technology </w:t>
      </w:r>
      <w:r w:rsidR="00CE0D64" w:rsidRPr="00AB3654">
        <w:rPr>
          <w:rStyle w:val="Hervorhebung"/>
        </w:rPr>
        <w:lastRenderedPageBreak/>
        <w:t>Acceptance Model</w:t>
      </w:r>
      <w:r w:rsidR="00CE0D64" w:rsidRPr="00AB3654">
        <w:t xml:space="preserve"> (TAM) von </w:t>
      </w:r>
      <w:sdt>
        <w:sdtPr>
          <w:alias w:val="To edit, see citavi.com/edit"/>
          <w:tag w:val="CitaviPlaceholder#3fc4ac9a-d171-4ab5-98a7-b7f280389d46"/>
          <w:id w:val="1287845370"/>
          <w:placeholder>
            <w:docPart w:val="C9770D10F5FB480D8DF240FC3D380C07"/>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MWNiMzZlLWRmYjktNDc4Zi05ZjFmLTA3M2QxZDhlNmY4YyIsIlJhbmdlTGVuZ3RoIjo1LCJSZWZlcmVuY2VJZCI6ImEyMmU2NzA5LTI4MGQtNGRmNS05OGYxLTJiZGI4NGE4NDI3OC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}</w:instrText>
          </w:r>
          <w:r w:rsidR="00CE0D64">
            <w:fldChar w:fldCharType="separate"/>
          </w:r>
          <w:r w:rsidR="00CE0D64">
            <w:t>Davis</w:t>
          </w:r>
          <w:r w:rsidR="00CE0D64">
            <w:fldChar w:fldCharType="end"/>
          </w:r>
        </w:sdtContent>
      </w:sdt>
      <w:r w:rsidR="00CE0D64">
        <w:t xml:space="preserve"> </w:t>
      </w:r>
      <w:sdt>
        <w:sdtPr>
          <w:alias w:val="To edit, see citavi.com/edit"/>
          <w:tag w:val="CitaviPlaceholder#d93f66f8-245b-46bd-a9a3-b4bd31229ec3"/>
          <w:id w:val="593521838"/>
          <w:placeholder>
            <w:docPart w:val="C9770D10F5FB480D8DF240FC3D380C07"/>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2ZhYmJkLTczOTQtNDUwMC1iMTVlLTAzNzUzNDA0YTkxNSIsIlJhbmdlTGVuZ3RoIjo2LCJSZWZlcmVuY2VJZCI6ImEyMmU2NzA5LTI4MGQtNGRmNS05OGYxLTJiZGI4NGE4NDI3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}</w:instrText>
          </w:r>
          <w:r w:rsidR="00CE0D64">
            <w:fldChar w:fldCharType="separate"/>
          </w:r>
          <w:r w:rsidR="00CE0D64">
            <w:t>(1989)</w:t>
          </w:r>
          <w:r w:rsidR="00CE0D64">
            <w:fldChar w:fldCharType="end"/>
          </w:r>
        </w:sdtContent>
      </w:sdt>
      <w:r w:rsidR="00CE0D64">
        <w:t xml:space="preserve">, welches die wahrgenommene Nützlichkeit und Benutzerfreundlichkeit als Hauptfaktoren für die Akzeptanz einer neuen Technologie betrachtet </w:t>
      </w:r>
      <w:sdt>
        <w:sdtPr>
          <w:alias w:val="To edit, see citavi.com/edit"/>
          <w:tag w:val="CitaviPlaceholder#4dafd7c3-6de6-43c1-9806-45dc53a4bc11"/>
          <w:id w:val="-589698374"/>
          <w:placeholder>
            <w:docPart w:val="1209E316E5D6467A929421EFD7C7DD1D"/>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zFjZjczLTUxOGUtNDE2ZS1iZTg5LWUzYmYzNTc4YjI4ZS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NGRhZmQ3YzMtNmRlNi00M2MxLTk4MDYtNDVkYzUzYTRiYzExIiwiVGV4dCI6IihWZW5rYXRlc2ggZXQgYWwuLCAyMDAzKSIsIldBSVZlcnNpb24iOiI2LjE5LjIuMSJ9}</w:instrText>
          </w:r>
          <w:r w:rsidR="00CE0D64">
            <w:fldChar w:fldCharType="separate"/>
          </w:r>
          <w:r w:rsidR="00CE0D64">
            <w:t>(Venkatesh et al., 2003)</w:t>
          </w:r>
          <w:r w:rsidR="00CE0D64">
            <w:fldChar w:fldCharType="end"/>
          </w:r>
        </w:sdtContent>
      </w:sdt>
      <w:r w:rsidR="00CE0D64">
        <w:t xml:space="preserve">. Durch seine Einfachheit und Klarheit ist TAM in der Forschung ein häufig genutztes Modell, das die Beziehung zwischen der Nutzungsabsicht einer Technologie und dem tatsächlichen Nutzungsverhalten erklärt </w:t>
      </w:r>
      <w:sdt>
        <w:sdtPr>
          <w:alias w:val="To edit, see citavi.com/edit"/>
          <w:tag w:val="CitaviPlaceholder#588b2558-cc36-4134-9fe5-efb18a5260b6"/>
          <w:id w:val="-545446576"/>
          <w:placeholder>
            <w:docPart w:val="62CFAB7B0BCD4AC39E48FE505C21F6EC"/>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MzVhMzBjLTJiNzgtNDk1Ni04OWVhLTg1ZThiZWEwMzBhOCIsIlJhbmdlTGVuZ3RoIjoxOCwiUmVmZXJlbmNlSWQiOiJlYTI2N2M1ZC0zYzk5LTRhN2EtYmIxMS03OTBiNDFhNjNmO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kJhZ296emkiLCJQcm90ZWN0ZWQiOmZhbHNlLCJTZXgiOjIsIkNyZWF0ZWRCeSI6Il9OYWphdCBCcsO8bmUiLCJDcmVhdGVkT24iOiIyMDI0LTA4LTMxVDA0OjMyOjUyIiwiTW9kaWZpZWRCeSI6Il9OYWphdCBCcsO8bmUiLCJJZCI6IjcwYTAzOTIzLWY1YmMtNDEwZi1hNmY0LWI0YzY3ZjlmNjdlMyIsIk1vZGlmaWVkT24iOiIyMDI0LTA4LTMxVDA0OjMyOjUyIiwiUHJvamVjdCI6eyIkaWQiOiI4IiwiJHR5cGUiOiJTd2lzc0FjYWRlbWljLkNpdGF2aS5Qcm9qZWN0LCBTd2lzc0FjYWRlbWljLkNpdGF2aSJ9fV0sIkNpdGF0aW9uS2V5VXBkYXRlVHlwZSI6MCwiQ29sbGFib3JhdG9ycyI6W10sIkRvaSI6IjEwLjE3NzA1LzFqYWlzLjAwMTI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NzcwNS8xamFpcy4wMDEyMiIsIlVyaVN0cmluZyI6Imh0dHBzOi8vZG9pLm9yZy8xMC4xNzcwNS8xamFpcy4wMDEy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}</w:instrText>
          </w:r>
          <w:r w:rsidR="00CE0D64">
            <w:fldChar w:fldCharType="separate"/>
          </w:r>
          <w:r w:rsidR="00CE0D64">
            <w:t>(R. Bagozzi, 2007)</w:t>
          </w:r>
          <w:r w:rsidR="00CE0D64">
            <w:fldChar w:fldCharType="end"/>
          </w:r>
        </w:sdtContent>
      </w:sdt>
      <w:r w:rsidR="00CE0D64">
        <w:t xml:space="preserve">. TAM vernachlässigt aber komplexe und kontextspezifische Einflussfaktoren, wie z. B. soziale Faktoren </w:t>
      </w:r>
      <w:sdt>
        <w:sdtPr>
          <w:alias w:val="To edit, see citavi.com/edit"/>
          <w:tag w:val="CitaviPlaceholder#4467abf5-9fc4-42bc-b988-e7460d99fa45"/>
          <w:id w:val="-234704170"/>
          <w:placeholder>
            <w:docPart w:val="C9770D10F5FB480D8DF240FC3D380C07"/>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YWMwMWJiLTcwYTAtNDJjYi1hY2M3LThjMDZiYjAwNDRjZSIsIlJhbmdlTGVuZ3RoIjoxOCwiUmVmZXJlbmNlSWQiOiJlYTI2N2M1ZC0zYzk5LTRhN2EtYmIxMS03OTBiNDFhNjNmO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kJhZ296emkiLCJQcm90ZWN0ZWQiOmZhbHNlLCJTZXgiOjIsIkNyZWF0ZWRCeSI6Il9OYWphdCBCcsO8bmUiLCJDcmVhdGVkT24iOiIyMDI0LTA4LTMxVDA0OjMyOjUyIiwiTW9kaWZpZWRCeSI6Il9OYWphdCBCcsO8bmUiLCJJZCI6IjcwYTAzOTIzLWY1YmMtNDEwZi1hNmY0LWI0YzY3ZjlmNjdlMyIsIk1vZGlmaWVkT24iOiIyMDI0LTA4LTMxVDA0OjMyOjUyIiwiUHJvamVjdCI6eyIkaWQiOiI4IiwiJHR5cGUiOiJTd2lzc0FjYWRlbWljLkNpdGF2aS5Qcm9qZWN0LCBTd2lzc0FjYWRlbWljLkNpdGF2aSJ9fV0sIkNpdGF0aW9uS2V5VXBkYXRlVHlwZSI6MCwiQ29sbGFib3JhdG9ycyI6W10sIkRvaSI6IjEwLjE3NzA1LzFqYWlzLjAwMTI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NzcwNS8xamFpcy4wMDEyMiIsIlVyaVN0cmluZyI6Imh0dHBzOi8vZG9pLm9yZy8xMC4xNzcwNS8xamFpcy4wMDEy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}</w:instrText>
          </w:r>
          <w:r w:rsidR="00CE0D64">
            <w:fldChar w:fldCharType="separate"/>
          </w:r>
          <w:r w:rsidR="00CE0D64">
            <w:t>(R. Bagozzi, 2007)</w:t>
          </w:r>
          <w:r w:rsidR="00CE0D64">
            <w:fldChar w:fldCharType="end"/>
          </w:r>
        </w:sdtContent>
      </w:sdt>
      <w:r w:rsidR="00CE0D64">
        <w:t xml:space="preserve"> und Moderationseffekte </w:t>
      </w:r>
      <w:sdt>
        <w:sdtPr>
          <w:alias w:val="To edit, see citavi.com/edit"/>
          <w:tag w:val="CitaviPlaceholder#333d2792-cff5-4242-8099-dbafa966d579"/>
          <w:id w:val="979509135"/>
          <w:placeholder>
            <w:docPart w:val="082D05FC4BFF424082C4FD0790BE11F4"/>
          </w:placeholder>
        </w:sdtPr>
        <w:sdtEndPr/>
        <w:sdtContent>
          <w:r w:rsidR="00CE0D64">
            <w:fldChar w:fldCharType="begin"/>
          </w:r>
          <w:r w:rsidR="00CE0D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YmM4ODA5LTZlMjktNDg1MC1iMTA3LTcwNDdkM2E1NDYwOSIsIlJhbmdlTGVuZ3RoIjoyMSwiUmVmZXJlbmNlSWQiOiI4ZGU2NDdlNS03NjE2LTRiYWMtOTY1ZS1jNGUxOWVkYWM0N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MZW5vdm9cXEFwcERhdGFcXExvY2FsXFxUZW1wXFx1amt6cG5idy5qcGciLCJVcmlTdHJpbmciOiI4ZGU2NDdlNS03NjE2LTRiYWMtOTY1ZS1jNGUxOWVkYWM0NW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4L0lKQ0hNLTA4LTIwMjMtMTI3M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DgvSUpDSE0tMDgtMjAyMy0xMjcxIiwiVXJpU3RyaW5nIjoiaHR0cHM6Ly9kb2kub3JnLzEwLjExMDgvSUpDSE0tMDgtMjAyMy0xMjc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}</w:instrText>
          </w:r>
          <w:r w:rsidR="00CE0D64">
            <w:fldChar w:fldCharType="separate"/>
          </w:r>
          <w:r w:rsidR="00CE0D64">
            <w:t>(Mogaji et al., 2024)</w:t>
          </w:r>
          <w:r w:rsidR="00CE0D64">
            <w:fldChar w:fldCharType="end"/>
          </w:r>
        </w:sdtContent>
      </w:sdt>
      <w:r w:rsidR="00CE0D64">
        <w:t xml:space="preserve">. </w:t>
      </w:r>
    </w:p>
    <w:p w14:paraId="2D0DB0AF" w14:textId="0A1E8AC1" w:rsidR="00BD7B75" w:rsidRPr="0078560A" w:rsidRDefault="00CE0D64" w:rsidP="00BD7B75">
      <w:r>
        <w:t xml:space="preserve">Nach </w:t>
      </w:r>
      <w:sdt>
        <w:sdtPr>
          <w:alias w:val="To edit, see citavi.com/edit"/>
          <w:tag w:val="CitaviPlaceholder#51081e7b-77f0-4c87-9ff7-4a7efa715664"/>
          <w:id w:val="-2058147189"/>
          <w:placeholder>
            <w:docPart w:val="15A8F41AF99F4129AE6A82B014992D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DNiZjgxLTNlZjQtNDI4Yi05ZTk3LTYzNWQ1YzUyNWYxOCIsIlJhbmdlTGVuZ3RoIjoxNiwiUmVmZXJlbmNlSWQiOiIyMTRlNjJjNy04NTU5LTQ3OTktOWM0NS0yZDhkZmFkODA4Zj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XSwiRm9ybWF0dGVkVGV4dCI6eyIkaWQiOiIxOSIsIkNvdW50IjoxLCJUZXh0VW5pdHMiOlt7IiRpZCI6IjIwIiwiRm9udFN0eWxlIjp7IiRpZCI6IjIxIiwiTmV1dHJhbCI6dHJ1ZX0sIlJlYWRpbmdPcmRlciI6MSwiVGV4dCI6IlZlbmthdGVzaCBldCBhbC4ifV19LCJUYWciOiJDaXRhdmlQbGFjZWhvbGRlciM1MTA4MWU3Yi03N2YwLTRjODctOWZmNy00YTdlZmE3MTU2NjQiLCJUZXh0IjoiVmVua2F0ZXNoIGV0IGFsLiIsIldBSVZlcnNpb24iOiI2LjE5LjIuMSJ9}</w:instrText>
          </w:r>
          <w:r>
            <w:fldChar w:fldCharType="separate"/>
          </w:r>
          <w:r>
            <w:t>Venkatesh et al.</w:t>
          </w:r>
          <w:r>
            <w:fldChar w:fldCharType="end"/>
          </w:r>
        </w:sdtContent>
      </w:sdt>
      <w:r>
        <w:t xml:space="preserve"> </w:t>
      </w:r>
      <w:sdt>
        <w:sdtPr>
          <w:alias w:val="To edit, see citavi.com/edit"/>
          <w:tag w:val="CitaviPlaceholder#83c1048f-8445-48e3-95df-124bfe38c074"/>
          <w:id w:val="-1908523939"/>
          <w:placeholder>
            <w:docPart w:val="15A8F41AF99F4129AE6A82B014992D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YmFmOTljLTY0YTQtNGE2YS04N2ZhLWYxOTZjNmIwYzY2NiIsIlJhbmdlTGVuZ3RoIjo2LCJSZWZlcmVuY2VJZCI6IjIxNGU2MmM3LTg1NTktNDc5OS05YzQ1LTJkOGRmYWQ4MDh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MwMDM2NTQwIiwiVXJpU3RyaW5nIjoiaHR0cHM6Ly9kb2kub3JnLzEwLjIzMDcvMzAwMzY1N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I6NDQ6MDkiLCJNb2RpZmllZEJ5IjoiX05hamF0IEJyw7xuZSIsIklkIjoiYmRmMjA0MWMtMTg5OC00NDJhLTkwMzMtNWFiYThjZWY0ZTMxIiwiTW9kaWZpZWRPbiI6IjIwMjQtMDQtMDhUMTI6ND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pzdG9yLm9yZy9zdGFibGUvMzAwMzY1NDAiLCJVcmlTdHJpbmciOiJodHRwOi8vd3d3LmpzdG9yLm9yZy9zdGFibGUvMzAwMzY1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DMpIn1dfSwiVGFnIjoiQ2l0YXZpUGxhY2Vob2xkZXIjODNjMTA0OGYtODQ0NS00OGUzLTk1ZGYtMTI0YmZlMzhjMDc0IiwiVGV4dCI6IigyMDAzKSIsIldBSVZlcnNpb24iOiI2LjE5LjIuMSJ9}</w:instrText>
          </w:r>
          <w:r>
            <w:fldChar w:fldCharType="separate"/>
          </w:r>
          <w:r>
            <w:t>(2003)</w:t>
          </w:r>
          <w:r>
            <w:fldChar w:fldCharType="end"/>
          </w:r>
        </w:sdtContent>
      </w:sdt>
      <w:r>
        <w:t xml:space="preserve"> erklärt das UTAUT-Modell </w:t>
      </w:r>
      <w:r w:rsidRPr="0078560A">
        <w:t>die Verhalten</w:t>
      </w:r>
      <w:r>
        <w:t>sintention</w:t>
      </w:r>
      <w:r w:rsidRPr="0078560A">
        <w:t xml:space="preserve"> </w:t>
      </w:r>
      <w:r>
        <w:t>(</w:t>
      </w:r>
      <w:r w:rsidRPr="00472EDB">
        <w:rPr>
          <w:rStyle w:val="Hervorhebung"/>
        </w:rPr>
        <w:t xml:space="preserve">behavioral </w:t>
      </w:r>
      <w:proofErr w:type="spellStart"/>
      <w:r w:rsidRPr="00472EDB">
        <w:rPr>
          <w:rStyle w:val="Hervorhebung"/>
        </w:rPr>
        <w:t>intention</w:t>
      </w:r>
      <w:proofErr w:type="spellEnd"/>
      <w:r>
        <w:t>), also die Absicht, eine Technologie zu nutzen, die maßgeblich das Nutzungsverhalten beeinflusst.</w:t>
      </w:r>
      <w:r w:rsidR="002F4D7D">
        <w:t xml:space="preserve"> </w:t>
      </w:r>
      <w:r w:rsidR="00744BB1">
        <w:t xml:space="preserve">Die Verhaltensintention wird </w:t>
      </w:r>
      <w:r w:rsidR="007A3D09">
        <w:t>mithilfe von drei</w:t>
      </w:r>
      <w:r w:rsidR="00BD7B75" w:rsidRPr="0078560A">
        <w:t xml:space="preserve"> </w:t>
      </w:r>
      <w:r w:rsidR="00A23BD1">
        <w:t>zentralen Einflussfaktoren</w:t>
      </w:r>
      <w:r w:rsidR="00744BB1">
        <w:t xml:space="preserve"> bestimmt</w:t>
      </w:r>
      <w:r w:rsidR="003329FE">
        <w:t xml:space="preserve">: </w:t>
      </w:r>
      <w:r w:rsidR="00BD7B75" w:rsidRPr="0078560A">
        <w:t xml:space="preserve">1. </w:t>
      </w:r>
      <w:r w:rsidR="00BD7B75" w:rsidRPr="00472EDB">
        <w:rPr>
          <w:rStyle w:val="Hervorhebung"/>
          <w:i w:val="0"/>
          <w:iCs w:val="0"/>
        </w:rPr>
        <w:t>Leistungserwartung</w:t>
      </w:r>
      <w:r w:rsidR="00BD7B75" w:rsidRPr="0078560A">
        <w:t xml:space="preserve"> (</w:t>
      </w:r>
      <w:proofErr w:type="spellStart"/>
      <w:r w:rsidR="00BD7B75" w:rsidRPr="00472EDB">
        <w:rPr>
          <w:rStyle w:val="Hervorhebung"/>
        </w:rPr>
        <w:t>performance</w:t>
      </w:r>
      <w:proofErr w:type="spellEnd"/>
      <w:r w:rsidR="00BD7B75" w:rsidRPr="00472EDB">
        <w:rPr>
          <w:rStyle w:val="Hervorhebung"/>
        </w:rPr>
        <w:t xml:space="preserve"> </w:t>
      </w:r>
      <w:proofErr w:type="spellStart"/>
      <w:r w:rsidR="00BD7B75" w:rsidRPr="00472EDB">
        <w:rPr>
          <w:rStyle w:val="Hervorhebung"/>
        </w:rPr>
        <w:t>expectancy</w:t>
      </w:r>
      <w:proofErr w:type="spellEnd"/>
      <w:r w:rsidR="00BD7B75" w:rsidRPr="0078560A">
        <w:t xml:space="preserve">), 2. </w:t>
      </w:r>
      <w:r w:rsidR="00BD7B75" w:rsidRPr="00472EDB">
        <w:rPr>
          <w:rStyle w:val="Hervorhebung"/>
          <w:i w:val="0"/>
          <w:iCs w:val="0"/>
        </w:rPr>
        <w:t>Aufwandserwartung</w:t>
      </w:r>
      <w:r w:rsidR="00BD7B75" w:rsidRPr="0078560A">
        <w:t xml:space="preserve"> (</w:t>
      </w:r>
      <w:proofErr w:type="spellStart"/>
      <w:r w:rsidR="00BD7B75" w:rsidRPr="00884154">
        <w:rPr>
          <w:rStyle w:val="Hervorhebung"/>
        </w:rPr>
        <w:t>effort</w:t>
      </w:r>
      <w:proofErr w:type="spellEnd"/>
      <w:r w:rsidR="00BD7B75" w:rsidRPr="0078560A">
        <w:t xml:space="preserve"> </w:t>
      </w:r>
      <w:proofErr w:type="spellStart"/>
      <w:r w:rsidR="00BD7B75" w:rsidRPr="00884154">
        <w:rPr>
          <w:rStyle w:val="Hervorhebung"/>
        </w:rPr>
        <w:t>expectancy</w:t>
      </w:r>
      <w:proofErr w:type="spellEnd"/>
      <w:r w:rsidR="00BD7B75" w:rsidRPr="0078560A">
        <w:t>)</w:t>
      </w:r>
      <w:r w:rsidR="000B7232">
        <w:t xml:space="preserve"> und </w:t>
      </w:r>
      <w:r w:rsidR="00BD7B75" w:rsidRPr="0078560A">
        <w:t>3</w:t>
      </w:r>
      <w:r w:rsidR="00BD7B75" w:rsidRPr="0078560A">
        <w:rPr>
          <w:rStyle w:val="Hervorhebung"/>
        </w:rPr>
        <w:t xml:space="preserve">. </w:t>
      </w:r>
      <w:r w:rsidR="00BD7B75" w:rsidRPr="00884154">
        <w:rPr>
          <w:rStyle w:val="Hervorhebung"/>
          <w:i w:val="0"/>
          <w:iCs w:val="0"/>
        </w:rPr>
        <w:t>soziale</w:t>
      </w:r>
      <w:r w:rsidR="008D15FD">
        <w:rPr>
          <w:rStyle w:val="Hervorhebung"/>
          <w:i w:val="0"/>
          <w:iCs w:val="0"/>
        </w:rPr>
        <w:t>r</w:t>
      </w:r>
      <w:r w:rsidR="00BD7B75" w:rsidRPr="00884154">
        <w:rPr>
          <w:rStyle w:val="Hervorhebung"/>
          <w:i w:val="0"/>
          <w:iCs w:val="0"/>
        </w:rPr>
        <w:t xml:space="preserve"> Einfluss</w:t>
      </w:r>
      <w:r w:rsidR="00BD7B75" w:rsidRPr="00884154">
        <w:rPr>
          <w:i/>
          <w:iCs/>
        </w:rPr>
        <w:t xml:space="preserve"> </w:t>
      </w:r>
      <w:r w:rsidR="00BD7B75" w:rsidRPr="0078560A">
        <w:t>(</w:t>
      </w:r>
      <w:r w:rsidR="00BD7B75" w:rsidRPr="00884154">
        <w:rPr>
          <w:rStyle w:val="Hervorhebung"/>
        </w:rPr>
        <w:t xml:space="preserve">social </w:t>
      </w:r>
      <w:proofErr w:type="spellStart"/>
      <w:r w:rsidR="00BD7B75" w:rsidRPr="00884154">
        <w:rPr>
          <w:rStyle w:val="Hervorhebung"/>
        </w:rPr>
        <w:t>influence</w:t>
      </w:r>
      <w:proofErr w:type="spellEnd"/>
      <w:r w:rsidR="00BD7B75" w:rsidRPr="0078560A">
        <w:t>)</w:t>
      </w:r>
      <w:r w:rsidR="00A84D2C">
        <w:t xml:space="preserve"> </w:t>
      </w:r>
      <w:sdt>
        <w:sdtPr>
          <w:alias w:val="To edit, see citavi.com/edit"/>
          <w:tag w:val="CitaviPlaceholder#2de6d7d0-ca58-42db-b059-9b9bfdf05dbf"/>
          <w:id w:val="-1766219344"/>
          <w:placeholder>
            <w:docPart w:val="5C58F2A9CD324A04819604BAFA2F4524"/>
          </w:placeholder>
        </w:sdtPr>
        <w:sdtEndPr/>
        <w:sdtContent>
          <w:r w:rsidR="00A84D2C">
            <w:fldChar w:fldCharType="begin"/>
          </w:r>
          <w:r w:rsidR="00A84D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NzdjMjUxLTA2YTAtNDVhZi05YzVmLTQ4ODgzMTU0ZDZiOS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MmRlNmQ3ZDAtY2E1OC00MmRiLWIwNTktOWI5YmZkZjA1ZGJmIiwiVGV4dCI6IihWZW5rYXRlc2ggZXQgYWwuLCAyMDAzKSIsIldBSVZlcnNpb24iOiI2LjE5LjIuMSJ9}</w:instrText>
          </w:r>
          <w:r w:rsidR="00A84D2C">
            <w:fldChar w:fldCharType="separate"/>
          </w:r>
          <w:r w:rsidR="001643B0">
            <w:t>(Venkatesh et al., 2003)</w:t>
          </w:r>
          <w:r w:rsidR="00A84D2C">
            <w:fldChar w:fldCharType="end"/>
          </w:r>
        </w:sdtContent>
      </w:sdt>
      <w:r w:rsidR="000B7232">
        <w:t>.</w:t>
      </w:r>
    </w:p>
    <w:p w14:paraId="013FF674" w14:textId="4FB828E4" w:rsidR="00BD7B75" w:rsidRDefault="00BD7B75" w:rsidP="00BD7B75">
      <w:r w:rsidRPr="0078560A">
        <w:t>Leistungserwartung</w:t>
      </w:r>
      <w:r w:rsidR="00374CEA">
        <w:t xml:space="preserve"> </w:t>
      </w:r>
      <w:r w:rsidRPr="0078560A">
        <w:t xml:space="preserve">ist das Ausmaß, in dem eine Person </w:t>
      </w:r>
      <w:r w:rsidR="004C635C">
        <w:t>wahrnimmt</w:t>
      </w:r>
      <w:r w:rsidRPr="0078560A">
        <w:t xml:space="preserve">, dass die Nutzung einer Technologie ihre Arbeitsleistung </w:t>
      </w:r>
      <w:r>
        <w:t xml:space="preserve">verbessern und </w:t>
      </w:r>
      <w:r w:rsidR="00F666B1">
        <w:t>das</w:t>
      </w:r>
      <w:r>
        <w:t xml:space="preserve"> Ziel erreicht werden kann</w:t>
      </w:r>
      <w:r w:rsidRPr="0078560A">
        <w:t xml:space="preserve"> </w:t>
      </w:r>
      <w:sdt>
        <w:sdtPr>
          <w:alias w:val="To edit, see citavi.com/edit"/>
          <w:tag w:val="CitaviPlaceholder#bc09e1ae-2521-4725-95fe-b951ce2a2c6e"/>
          <w:id w:val="108334200"/>
          <w:placeholder>
            <w:docPart w:val="A98C87FCDE6D4B4985219AE5C3AC29DE"/>
          </w:placeholder>
        </w:sdtPr>
        <w:sdtEndPr/>
        <w:sdtContent>
          <w:r w:rsidRPr="0078560A">
            <w:fldChar w:fldCharType="begin"/>
          </w:r>
          <w:r w:rsidR="00A24B1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YmM4YjZiLTRmODQtNDU3Ni1hYTdjLWYyOWNlNzkzMWJhNy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YmMwOWUxYWUtMjUyMS00NzI1LTk1ZmUtYjk1MWNlMmEyYzZlIiwiVGV4dCI6IihWZW5rYXRlc2ggZXQgYWwuLCAyMDAzKSIsIldBSVZlcnNpb24iOiI2LjE5LjIuMSJ9}</w:instrText>
          </w:r>
          <w:r w:rsidRPr="0078560A">
            <w:fldChar w:fldCharType="separate"/>
          </w:r>
          <w:r w:rsidR="001643B0">
            <w:t>(Venkatesh et al., 2003)</w:t>
          </w:r>
          <w:r w:rsidRPr="0078560A">
            <w:fldChar w:fldCharType="end"/>
          </w:r>
        </w:sdtContent>
      </w:sdt>
      <w:r w:rsidRPr="0078560A">
        <w:t xml:space="preserve">. Aufwandserwartung bezieht sich auf die </w:t>
      </w:r>
      <w:r w:rsidR="00FD5F0F">
        <w:t xml:space="preserve">subjektiv wahrgenommene </w:t>
      </w:r>
      <w:r w:rsidRPr="0078560A">
        <w:t xml:space="preserve">Leichtigkeit der </w:t>
      </w:r>
      <w:r>
        <w:t xml:space="preserve">Technologienutzung und </w:t>
      </w:r>
      <w:r w:rsidR="00BE011A">
        <w:t>meint somit</w:t>
      </w:r>
      <w:r>
        <w:t xml:space="preserve"> die Benutzerfreundlichkeit</w:t>
      </w:r>
      <w:r w:rsidRPr="0078560A">
        <w:t xml:space="preserve"> </w:t>
      </w:r>
      <w:sdt>
        <w:sdtPr>
          <w:alias w:val="To edit, see citavi.com/edit"/>
          <w:tag w:val="CitaviPlaceholder#3ef9946f-8898-4379-a22e-2c46e7571449"/>
          <w:id w:val="68930862"/>
          <w:placeholder>
            <w:docPart w:val="A98C87FCDE6D4B4985219AE5C3AC29DE"/>
          </w:placeholder>
        </w:sdtPr>
        <w:sdtEndPr/>
        <w:sdtContent>
          <w:r w:rsidRPr="0078560A">
            <w:fldChar w:fldCharType="begin"/>
          </w:r>
          <w:r w:rsidR="00A24B1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GI2MjIyLTlkOTEtNGFhZi1hMzllLWE0OTUxODI3ZjAzNi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M2VmOTk0NmYtODg5OC00Mzc5LWEyMmUtMmM0NmU3NTcxNDQ5IiwiVGV4dCI6IihWZW5rYXRlc2ggZXQgYWwuLCAyMDAzKSIsIldBSVZlcnNpb24iOiI2LjE5LjIuMSJ9}</w:instrText>
          </w:r>
          <w:r w:rsidRPr="0078560A">
            <w:fldChar w:fldCharType="separate"/>
          </w:r>
          <w:r w:rsidR="001643B0">
            <w:t>(Venkatesh et al., 2003)</w:t>
          </w:r>
          <w:r w:rsidRPr="0078560A">
            <w:fldChar w:fldCharType="end"/>
          </w:r>
        </w:sdtContent>
      </w:sdt>
      <w:r w:rsidRPr="0078560A">
        <w:t>. Sozialer Einfluss beschreibt</w:t>
      </w:r>
      <w:r w:rsidR="00441DF6">
        <w:t>, inwieweit</w:t>
      </w:r>
      <w:r w:rsidRPr="0078560A">
        <w:t xml:space="preserve"> </w:t>
      </w:r>
      <w:r w:rsidR="00C147EE">
        <w:t>jemand</w:t>
      </w:r>
      <w:r w:rsidRPr="0078560A">
        <w:t xml:space="preserve"> davon ausgeht, dass eine </w:t>
      </w:r>
      <w:r w:rsidR="003006F2">
        <w:t xml:space="preserve">für sie </w:t>
      </w:r>
      <w:r w:rsidRPr="0078560A">
        <w:t>bedeutsame Person</w:t>
      </w:r>
      <w:r w:rsidR="00EB3CF5">
        <w:t xml:space="preserve"> erwartet, dass </w:t>
      </w:r>
      <w:r w:rsidR="006209AB">
        <w:t>sie die</w:t>
      </w:r>
      <w:r w:rsidR="00F733BB">
        <w:t xml:space="preserve"> Technologie </w:t>
      </w:r>
      <w:r w:rsidR="006209AB">
        <w:t>nutzen soll</w:t>
      </w:r>
      <w:r w:rsidRPr="0078560A">
        <w:t xml:space="preserve"> </w:t>
      </w:r>
      <w:sdt>
        <w:sdtPr>
          <w:alias w:val="To edit, see citavi.com/edit"/>
          <w:tag w:val="CitaviPlaceholder#6bc740e3-9e3e-4efd-9ddb-4f1cc1f9934a"/>
          <w:id w:val="540877459"/>
          <w:placeholder>
            <w:docPart w:val="43F3E83E84D641DC925D39A57D017C61"/>
          </w:placeholder>
        </w:sdtPr>
        <w:sdtEndPr/>
        <w:sdtContent>
          <w:r w:rsidRPr="0078560A">
            <w:fldChar w:fldCharType="begin"/>
          </w:r>
          <w:r w:rsidR="00A24B1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TVlMTQ4LTViMTMtNGZmZS1iNmM2LWNmNTI1OWQ0MDRiYi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NmJjNzQwZTMtOWUzZS00ZWZkLTlkZGItNGYxY2MxZjk5MzRhIiwiVGV4dCI6IihWZW5rYXRlc2ggZXQgYWwuLCAyMDAzKSIsIldBSVZlcnNpb24iOiI2LjE5LjIuMSJ9}</w:instrText>
          </w:r>
          <w:r w:rsidRPr="0078560A">
            <w:fldChar w:fldCharType="separate"/>
          </w:r>
          <w:r w:rsidR="001643B0">
            <w:t>(Venkatesh et al., 2003)</w:t>
          </w:r>
          <w:r w:rsidRPr="0078560A">
            <w:fldChar w:fldCharType="end"/>
          </w:r>
        </w:sdtContent>
      </w:sdt>
      <w:r w:rsidRPr="0078560A">
        <w:t>.</w:t>
      </w:r>
      <w:r>
        <w:t xml:space="preserve"> </w:t>
      </w:r>
    </w:p>
    <w:p w14:paraId="0DDE818E" w14:textId="1EEAA759" w:rsidR="00487391" w:rsidRDefault="00C112C7" w:rsidP="00975A3D">
      <w:r>
        <w:rPr>
          <w:rStyle w:val="Hervorhebung"/>
          <w:i w:val="0"/>
          <w:iCs w:val="0"/>
        </w:rPr>
        <w:t xml:space="preserve">Anders als viele der Vorgängermodelle integriert UTAUT auch Moderatoren, um die Vorhersagekraft zu verbessern </w:t>
      </w:r>
      <w:sdt>
        <w:sdtPr>
          <w:rPr>
            <w:rStyle w:val="Hervorhebung"/>
            <w:i w:val="0"/>
            <w:iCs w:val="0"/>
          </w:rPr>
          <w:alias w:val="To edit, see citavi.com/edit"/>
          <w:tag w:val="CitaviPlaceholder#04d6f0aa-e34e-462c-b9b7-d889ec927233"/>
          <w:id w:val="-2096853155"/>
          <w:placeholder>
            <w:docPart w:val="4B84F9FC708C46B3980662296A81A75A"/>
          </w:placeholder>
        </w:sdtPr>
        <w:sdtEndPr>
          <w:rPr>
            <w:rStyle w:val="Hervorhebung"/>
          </w:rPr>
        </w:sdtEndPr>
        <w:sdtContent>
          <w:r w:rsidR="00CE0D64" w:rsidRPr="00772A1D">
            <w:rPr>
              <w:rStyle w:val="Hervorhebung"/>
              <w:i w:val="0"/>
              <w:iCs w:val="0"/>
            </w:rPr>
            <w:fldChar w:fldCharType="begin"/>
          </w:r>
          <w:r w:rsidR="00AE7C16">
            <w:rPr>
              <w:rStyle w:val="Hervorhebung"/>
              <w:i w:val="0"/>
              <w:iCs w:val="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ZDBmZmU1LTI3NzQtNDViZi1iZWY4LWNhOGZiMzIyNGRmZCIsIlJhbmdlTGVuZ3RoIjoyMiwiUmVmZXJlbmNlSWQiOiI1ZmMxMjYyYS1iZTgwLTRhYmUtOTljNi1kNTQ3ZDM4MTRl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pZCI6IjgiLCIkdHlwZSI6IlN3aXNzQWNhZGVtaWMuQ2l0YXZpLlByb2plY3QsIFN3aXNzQWNhZGVtaWMuQ2l0YXZpIn19LHsiJGlkIjoiOS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TA3OTYtMDE3LTk3NzQteSIsIlVyaVN0cmluZyI6Imh0dHBzOi8vZG9pLm9yZy8xMC4xMDA3L3MxMDc5Ni0wMTctOTc3NC15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}</w:instrText>
          </w:r>
          <w:r w:rsidR="00CE0D64" w:rsidRPr="00772A1D">
            <w:rPr>
              <w:rStyle w:val="Hervorhebung"/>
              <w:i w:val="0"/>
              <w:iCs w:val="0"/>
            </w:rPr>
            <w:fldChar w:fldCharType="separate"/>
          </w:r>
          <w:r w:rsidR="00DC3234">
            <w:rPr>
              <w:rStyle w:val="Hervorhebung"/>
              <w:i w:val="0"/>
              <w:iCs w:val="0"/>
            </w:rPr>
            <w:t>(</w:t>
          </w:r>
          <w:proofErr w:type="spellStart"/>
          <w:r w:rsidR="00DC3234">
            <w:rPr>
              <w:rStyle w:val="Hervorhebung"/>
              <w:i w:val="0"/>
              <w:iCs w:val="0"/>
            </w:rPr>
            <w:t>Dwivedi</w:t>
          </w:r>
          <w:proofErr w:type="spellEnd"/>
          <w:r w:rsidR="00DC3234">
            <w:rPr>
              <w:rStyle w:val="Hervorhebung"/>
              <w:i w:val="0"/>
              <w:iCs w:val="0"/>
            </w:rPr>
            <w:t xml:space="preserve"> et al., 2019)</w:t>
          </w:r>
          <w:r w:rsidR="00CE0D64" w:rsidRPr="00772A1D">
            <w:rPr>
              <w:rStyle w:val="Hervorhebung"/>
              <w:i w:val="0"/>
              <w:iCs w:val="0"/>
            </w:rPr>
            <w:fldChar w:fldCharType="end"/>
          </w:r>
        </w:sdtContent>
      </w:sdt>
      <w:r>
        <w:rPr>
          <w:rStyle w:val="Hervorhebung"/>
          <w:i w:val="0"/>
          <w:iCs w:val="0"/>
        </w:rPr>
        <w:t xml:space="preserve">. </w:t>
      </w:r>
      <w:r w:rsidR="00FB3036">
        <w:rPr>
          <w:rStyle w:val="Hervorhebung"/>
          <w:i w:val="0"/>
          <w:iCs w:val="0"/>
        </w:rPr>
        <w:t xml:space="preserve">Im UTAUT-Modell </w:t>
      </w:r>
      <w:r w:rsidR="00893F71">
        <w:rPr>
          <w:rStyle w:val="Hervorhebung"/>
          <w:i w:val="0"/>
          <w:iCs w:val="0"/>
        </w:rPr>
        <w:t>beeinflussen</w:t>
      </w:r>
      <w:r w:rsidR="00FB3036">
        <w:rPr>
          <w:rStyle w:val="Hervorhebung"/>
          <w:i w:val="0"/>
          <w:iCs w:val="0"/>
        </w:rPr>
        <w:t xml:space="preserve"> </w:t>
      </w:r>
      <w:r w:rsidR="004357C1">
        <w:rPr>
          <w:rStyle w:val="Hervorhebung"/>
          <w:i w:val="0"/>
          <w:iCs w:val="0"/>
        </w:rPr>
        <w:t xml:space="preserve">die </w:t>
      </w:r>
      <w:r w:rsidR="00FB3036">
        <w:rPr>
          <w:rStyle w:val="Hervorhebung"/>
          <w:i w:val="0"/>
          <w:iCs w:val="0"/>
        </w:rPr>
        <w:t>vier Moderatoren</w:t>
      </w:r>
      <w:r w:rsidR="00893F71">
        <w:rPr>
          <w:rStyle w:val="Hervorhebung"/>
          <w:i w:val="0"/>
          <w:iCs w:val="0"/>
        </w:rPr>
        <w:t xml:space="preserve"> </w:t>
      </w:r>
      <w:r w:rsidR="004357C1" w:rsidRPr="004357C1">
        <w:rPr>
          <w:rStyle w:val="Hervorhebung"/>
        </w:rPr>
        <w:t>Geschlecht</w:t>
      </w:r>
      <w:r w:rsidR="004357C1">
        <w:rPr>
          <w:rStyle w:val="Hervorhebung"/>
          <w:i w:val="0"/>
          <w:iCs w:val="0"/>
        </w:rPr>
        <w:t xml:space="preserve">, </w:t>
      </w:r>
      <w:r w:rsidR="004357C1" w:rsidRPr="004357C1">
        <w:rPr>
          <w:rStyle w:val="Hervorhebung"/>
        </w:rPr>
        <w:t>Alter</w:t>
      </w:r>
      <w:r w:rsidR="004357C1">
        <w:rPr>
          <w:rStyle w:val="Hervorhebung"/>
          <w:i w:val="0"/>
          <w:iCs w:val="0"/>
        </w:rPr>
        <w:t xml:space="preserve">, </w:t>
      </w:r>
      <w:r w:rsidR="004357C1" w:rsidRPr="004357C1">
        <w:rPr>
          <w:rStyle w:val="Hervorhebung"/>
        </w:rPr>
        <w:t>Erfahrung</w:t>
      </w:r>
      <w:r w:rsidR="004357C1">
        <w:rPr>
          <w:rStyle w:val="Hervorhebung"/>
          <w:i w:val="0"/>
          <w:iCs w:val="0"/>
        </w:rPr>
        <w:t xml:space="preserve"> und die </w:t>
      </w:r>
      <w:r w:rsidR="004357C1" w:rsidRPr="004357C1">
        <w:rPr>
          <w:rStyle w:val="Hervorhebung"/>
        </w:rPr>
        <w:t>Freiwilligkeit der Nutzung</w:t>
      </w:r>
      <w:r w:rsidR="004357C1">
        <w:rPr>
          <w:rStyle w:val="Hervorhebung"/>
          <w:i w:val="0"/>
          <w:iCs w:val="0"/>
        </w:rPr>
        <w:t xml:space="preserve"> </w:t>
      </w:r>
      <w:r w:rsidR="008D214B">
        <w:rPr>
          <w:rStyle w:val="Hervorhebung"/>
          <w:i w:val="0"/>
          <w:iCs w:val="0"/>
        </w:rPr>
        <w:t xml:space="preserve">die Beziehung zwischen den vier Prädiktoren </w:t>
      </w:r>
      <w:r w:rsidR="00456314">
        <w:rPr>
          <w:rStyle w:val="Hervorhebung"/>
          <w:i w:val="0"/>
          <w:iCs w:val="0"/>
        </w:rPr>
        <w:t>und der Verhaltensintention</w:t>
      </w:r>
      <w:r w:rsidR="00F42683">
        <w:rPr>
          <w:rStyle w:val="Hervorhebung"/>
          <w:i w:val="0"/>
          <w:iCs w:val="0"/>
        </w:rPr>
        <w:t xml:space="preserve"> sowie dem Nutzungsverhalten</w:t>
      </w:r>
      <w:r w:rsidR="0097373A">
        <w:rPr>
          <w:rStyle w:val="Hervorhebung"/>
          <w:i w:val="0"/>
          <w:iCs w:val="0"/>
        </w:rPr>
        <w:t xml:space="preserve"> </w:t>
      </w:r>
      <w:sdt>
        <w:sdtPr>
          <w:rPr>
            <w:rStyle w:val="Hervorhebung"/>
            <w:i w:val="0"/>
            <w:iCs w:val="0"/>
          </w:rPr>
          <w:alias w:val="To edit, see citavi.com/edit"/>
          <w:tag w:val="CitaviPlaceholder#2c0574f5-7a2a-4b02-9875-97fd706c9aba"/>
          <w:id w:val="296043539"/>
          <w:placeholder>
            <w:docPart w:val="DF22A2C2A95F4910BEEFF7282B995D22"/>
          </w:placeholder>
        </w:sdtPr>
        <w:sdtEndPr>
          <w:rPr>
            <w:rStyle w:val="Hervorhebung"/>
          </w:rPr>
        </w:sdtEndPr>
        <w:sdtContent>
          <w:r w:rsidR="0097373A">
            <w:rPr>
              <w:rStyle w:val="Hervorhebung"/>
              <w:i w:val="0"/>
              <w:iCs w:val="0"/>
            </w:rPr>
            <w:fldChar w:fldCharType="begin"/>
          </w:r>
          <w:r w:rsidR="0097373A">
            <w:rPr>
              <w:rStyle w:val="Hervorhebung"/>
              <w:i w:val="0"/>
              <w:iCs w:val="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zk0ZjI3LTFkZTctNDE5OS1hYTMzLWE1NTBhODc3NzMyNy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MmMwNTc0ZjUtN2EyYS00YjAyLTk4NzUtOTdmZDcwNmM5YWJhIiwiVGV4dCI6IihWZW5rYXRlc2ggZXQgYWwuLCAyMDAzKSIsIldBSVZlcnNpb24iOiI2LjE5LjIuMSJ9}</w:instrText>
          </w:r>
          <w:r w:rsidR="0097373A">
            <w:rPr>
              <w:rStyle w:val="Hervorhebung"/>
              <w:i w:val="0"/>
              <w:iCs w:val="0"/>
            </w:rPr>
            <w:fldChar w:fldCharType="separate"/>
          </w:r>
          <w:r w:rsidR="001643B0">
            <w:rPr>
              <w:rStyle w:val="Hervorhebung"/>
              <w:i w:val="0"/>
              <w:iCs w:val="0"/>
            </w:rPr>
            <w:t>(Venkatesh et al., 2003)</w:t>
          </w:r>
          <w:r w:rsidR="0097373A">
            <w:rPr>
              <w:rStyle w:val="Hervorhebung"/>
              <w:i w:val="0"/>
              <w:iCs w:val="0"/>
            </w:rPr>
            <w:fldChar w:fldCharType="end"/>
          </w:r>
        </w:sdtContent>
      </w:sdt>
      <w:r w:rsidR="00F42683">
        <w:rPr>
          <w:rStyle w:val="Hervorhebung"/>
          <w:i w:val="0"/>
          <w:iCs w:val="0"/>
        </w:rPr>
        <w:t xml:space="preserve">. </w:t>
      </w:r>
      <w:r w:rsidR="007945E8">
        <w:t>Geschlecht</w:t>
      </w:r>
      <w:r w:rsidR="00EC6634">
        <w:t xml:space="preserve"> und Alter </w:t>
      </w:r>
      <w:r w:rsidR="00DC58F9">
        <w:t>moderieren den Einfluss von</w:t>
      </w:r>
      <w:r w:rsidR="00C03E61">
        <w:t xml:space="preserve"> Leistungserwartung</w:t>
      </w:r>
      <w:r w:rsidR="00CF207B">
        <w:t>, Aufwandserwartung</w:t>
      </w:r>
      <w:r w:rsidR="00CE5C4E">
        <w:t xml:space="preserve"> und soziale</w:t>
      </w:r>
      <w:r w:rsidR="00FC57ED">
        <w:t>m</w:t>
      </w:r>
      <w:r w:rsidR="00CE5C4E">
        <w:t xml:space="preserve"> Einfluss</w:t>
      </w:r>
      <w:r w:rsidR="00D470A1">
        <w:t xml:space="preserve"> auf die Verhaltensintention</w:t>
      </w:r>
      <w:r w:rsidR="00975A3D">
        <w:t xml:space="preserve"> </w:t>
      </w:r>
      <w:sdt>
        <w:sdtPr>
          <w:alias w:val="To edit, see citavi.com/edit"/>
          <w:tag w:val="CitaviPlaceholder#c11de4a8-7708-4f4f-8c91-6602817ed67d"/>
          <w:id w:val="-982925199"/>
          <w:placeholder>
            <w:docPart w:val="DF22A2C2A95F4910BEEFF7282B995D22"/>
          </w:placeholder>
        </w:sdtPr>
        <w:sdtEndPr/>
        <w:sdtContent>
          <w:r w:rsidR="00975A3D">
            <w:fldChar w:fldCharType="begin"/>
          </w:r>
          <w:r w:rsidR="00975A3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jE2ZTQxLTViOWEtNDgzNC04MjlkLTRlM2NiYzMzNmI1ZS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YzExZGU0YTgtNzcwOC00ZjRmLThjOTEtNjYwMjgxN2VkNjdkIiwiVGV4dCI6IihWZW5rYXRlc2ggZXQgYWwuLCAyMDAzKSIsIldBSVZlcnNpb24iOiI2LjE5LjIuMSJ9}</w:instrText>
          </w:r>
          <w:r w:rsidR="00975A3D">
            <w:fldChar w:fldCharType="separate"/>
          </w:r>
          <w:r w:rsidR="001643B0">
            <w:t>(Venkatesh et al., 2003)</w:t>
          </w:r>
          <w:r w:rsidR="00975A3D">
            <w:fldChar w:fldCharType="end"/>
          </w:r>
        </w:sdtContent>
      </w:sdt>
      <w:r w:rsidR="00CE5C4E">
        <w:t xml:space="preserve">. </w:t>
      </w:r>
      <w:r w:rsidR="00A87DA4">
        <w:t xml:space="preserve">Erfahrung moderiert </w:t>
      </w:r>
      <w:r w:rsidR="00742EF1">
        <w:t xml:space="preserve">den Einfluss </w:t>
      </w:r>
      <w:r w:rsidR="00E233C7">
        <w:t>von Aufwandserwartung</w:t>
      </w:r>
      <w:r w:rsidR="005B3894">
        <w:t xml:space="preserve"> und </w:t>
      </w:r>
      <w:r w:rsidR="00F55226">
        <w:t>sozialem</w:t>
      </w:r>
      <w:r w:rsidR="005B3894">
        <w:t xml:space="preserve"> Einfluss</w:t>
      </w:r>
      <w:r w:rsidR="00AD326C">
        <w:t xml:space="preserve"> </w:t>
      </w:r>
      <w:r w:rsidR="0033458F">
        <w:t xml:space="preserve">auf die </w:t>
      </w:r>
      <w:r w:rsidR="00DD77D7">
        <w:t>Verhaltensintention</w:t>
      </w:r>
      <w:r w:rsidR="00975A3D">
        <w:t xml:space="preserve"> </w:t>
      </w:r>
      <w:sdt>
        <w:sdtPr>
          <w:alias w:val="To edit, see citavi.com/edit"/>
          <w:tag w:val="CitaviPlaceholder#d849aa7f-f783-430f-876f-afebd45487ef"/>
          <w:id w:val="-1512603358"/>
          <w:placeholder>
            <w:docPart w:val="DF22A2C2A95F4910BEEFF7282B995D22"/>
          </w:placeholder>
        </w:sdtPr>
        <w:sdtEndPr/>
        <w:sdtContent>
          <w:r w:rsidR="00975A3D">
            <w:fldChar w:fldCharType="begin"/>
          </w:r>
          <w:r w:rsidR="00975A3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jA2MWU0LTFlMDUtNGQ2My05NmE4LWMyM2NhZWI1NzUyZS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ZDg0OWFhN2YtZjc4My00MzBmLTg3NmYtYWZlYmQ0NTQ4N2VmIiwiVGV4dCI6IihWZW5rYXRlc2ggZXQgYWwuLCAyMDAzKSIsIldBSVZlcnNpb24iOiI2LjE5LjIuMSJ9}</w:instrText>
          </w:r>
          <w:r w:rsidR="00975A3D">
            <w:fldChar w:fldCharType="separate"/>
          </w:r>
          <w:r w:rsidR="001643B0">
            <w:t>(Venkatesh et al., 2003)</w:t>
          </w:r>
          <w:r w:rsidR="00975A3D">
            <w:fldChar w:fldCharType="end"/>
          </w:r>
        </w:sdtContent>
      </w:sdt>
      <w:r w:rsidR="00DD77D7">
        <w:t>. Die</w:t>
      </w:r>
      <w:r w:rsidR="00A82E59">
        <w:t xml:space="preserve"> </w:t>
      </w:r>
      <w:r w:rsidR="00242EB4">
        <w:t>Freiwilligkeit der Nutzung</w:t>
      </w:r>
      <w:r w:rsidR="000148A2">
        <w:t xml:space="preserve"> moderiert hingegen nur</w:t>
      </w:r>
      <w:r w:rsidR="00242EB4">
        <w:t xml:space="preserve"> </w:t>
      </w:r>
      <w:r w:rsidR="00F10EEB">
        <w:t xml:space="preserve">den Einfluss von sozialem Einfluss auf die Verhaltensintention </w:t>
      </w:r>
      <w:sdt>
        <w:sdtPr>
          <w:alias w:val="To edit, see citavi.com/edit"/>
          <w:tag w:val="CitaviPlaceholder#2545f953-5624-4ddd-9edd-32631b9a4935"/>
          <w:id w:val="1096742996"/>
          <w:placeholder>
            <w:docPart w:val="DF22A2C2A95F4910BEEFF7282B995D22"/>
          </w:placeholder>
        </w:sdtPr>
        <w:sdtEndPr/>
        <w:sdtContent>
          <w:r w:rsidR="00AD326C">
            <w:fldChar w:fldCharType="begin"/>
          </w:r>
          <w:r w:rsidR="00AD32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GU5ODYyLTlmZDUtNDViMi04OGU1LTFkYTk5MzM1NTEzNS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MjU0NWY5NTMtNTYyNC00ZGRkLTllZGQtMzI2MzFiOWE0OTM1IiwiVGV4dCI6IihWZW5rYXRlc2ggZXQgYWwuLCAyMDAzKSIsIldBSVZlcnNpb24iOiI2LjE5LjIuMSJ9}</w:instrText>
          </w:r>
          <w:r w:rsidR="00AD326C">
            <w:fldChar w:fldCharType="separate"/>
          </w:r>
          <w:r w:rsidR="001643B0">
            <w:t>(Venkatesh et al., 2003)</w:t>
          </w:r>
          <w:r w:rsidR="00AD326C">
            <w:fldChar w:fldCharType="end"/>
          </w:r>
        </w:sdtContent>
      </w:sdt>
      <w:r w:rsidR="00242EB4">
        <w:t xml:space="preserve">. </w:t>
      </w:r>
    </w:p>
    <w:p w14:paraId="2C1CEE05" w14:textId="550DB0C9" w:rsidR="00BD7B75" w:rsidRDefault="004E2917" w:rsidP="00BD7B75">
      <w:r>
        <w:t xml:space="preserve">Der </w:t>
      </w:r>
      <w:r w:rsidR="00A7415B">
        <w:t>4</w:t>
      </w:r>
      <w:r>
        <w:t xml:space="preserve">. Haupteinflussfaktor, die </w:t>
      </w:r>
      <w:r w:rsidR="00681189" w:rsidRPr="00884154">
        <w:t>unterstützende</w:t>
      </w:r>
      <w:r w:rsidR="00487391">
        <w:t>n</w:t>
      </w:r>
      <w:r w:rsidR="00681189" w:rsidRPr="00884154">
        <w:t xml:space="preserve"> Rahmenbedingungen</w:t>
      </w:r>
      <w:r w:rsidR="00681189" w:rsidRPr="0078560A">
        <w:t xml:space="preserve"> (</w:t>
      </w:r>
      <w:proofErr w:type="spellStart"/>
      <w:r w:rsidR="00681189" w:rsidRPr="00884154">
        <w:rPr>
          <w:rStyle w:val="Hervorhebung"/>
        </w:rPr>
        <w:t>faciliating</w:t>
      </w:r>
      <w:proofErr w:type="spellEnd"/>
      <w:r w:rsidR="00681189" w:rsidRPr="00884154">
        <w:rPr>
          <w:rStyle w:val="Hervorhebung"/>
        </w:rPr>
        <w:t xml:space="preserve"> </w:t>
      </w:r>
      <w:proofErr w:type="spellStart"/>
      <w:r w:rsidR="00681189" w:rsidRPr="00884154">
        <w:rPr>
          <w:rStyle w:val="Hervorhebung"/>
        </w:rPr>
        <w:t>conditions</w:t>
      </w:r>
      <w:proofErr w:type="spellEnd"/>
      <w:r w:rsidR="00681189" w:rsidRPr="0078560A">
        <w:t>)</w:t>
      </w:r>
      <w:r w:rsidR="003B6CA6">
        <w:t xml:space="preserve">, </w:t>
      </w:r>
      <w:r w:rsidR="003A50AE">
        <w:t>beschreibt</w:t>
      </w:r>
      <w:r w:rsidR="00BD7B75" w:rsidRPr="0078560A">
        <w:t xml:space="preserve">, inwieweit eine Person </w:t>
      </w:r>
      <w:r w:rsidR="00D147D6">
        <w:t>wahrnimmt</w:t>
      </w:r>
      <w:r w:rsidR="00BD7B75" w:rsidRPr="0078560A">
        <w:t xml:space="preserve">, dass organisatorische und </w:t>
      </w:r>
      <w:r w:rsidR="00BD7B75" w:rsidRPr="0078560A">
        <w:lastRenderedPageBreak/>
        <w:t xml:space="preserve">technische Unterstützung vorhanden </w:t>
      </w:r>
      <w:r w:rsidR="00F14C6A">
        <w:t>ist</w:t>
      </w:r>
      <w:r w:rsidR="00BD7B75" w:rsidRPr="0078560A">
        <w:t xml:space="preserve">, um die Technologie </w:t>
      </w:r>
      <w:r w:rsidR="002613CC">
        <w:t xml:space="preserve">leichter </w:t>
      </w:r>
      <w:r w:rsidR="00BD7B75" w:rsidRPr="0078560A">
        <w:t xml:space="preserve">nutzen zu können </w:t>
      </w:r>
      <w:sdt>
        <w:sdtPr>
          <w:alias w:val="To edit, see citavi.com/edit"/>
          <w:tag w:val="CitaviPlaceholder#9ca2aed6-0d43-4153-8b96-caae2e828cc8"/>
          <w:id w:val="940118667"/>
          <w:placeholder>
            <w:docPart w:val="C4B80B5C94E24CD7933D55680AD61620"/>
          </w:placeholder>
        </w:sdtPr>
        <w:sdtEndPr/>
        <w:sdtContent>
          <w:r w:rsidR="00BD7B75" w:rsidRPr="0078560A">
            <w:fldChar w:fldCharType="begin"/>
          </w:r>
          <w:r w:rsidR="00A24B1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OGZiMmQ3LThlMmQtNDBjNy04Yjg1LWU4MjY1YmY3OTJkMS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OWNhMmFlZDYtMGQ0My00MTUzLThiOTYtY2FhZTJlODI4Y2M4IiwiVGV4dCI6IihWZW5rYXRlc2ggZXQgYWwuLCAyMDAzKSIsIldBSVZlcnNpb24iOiI2LjE5LjIuMSJ9}</w:instrText>
          </w:r>
          <w:r w:rsidR="00BD7B75" w:rsidRPr="0078560A">
            <w:fldChar w:fldCharType="separate"/>
          </w:r>
          <w:r w:rsidR="001643B0">
            <w:t>(Venkatesh et al., 2003)</w:t>
          </w:r>
          <w:r w:rsidR="00BD7B75" w:rsidRPr="0078560A">
            <w:fldChar w:fldCharType="end"/>
          </w:r>
        </w:sdtContent>
      </w:sdt>
      <w:r w:rsidR="00BD7B75" w:rsidRPr="0078560A">
        <w:t xml:space="preserve">. </w:t>
      </w:r>
      <w:r w:rsidR="00F40344">
        <w:t>U</w:t>
      </w:r>
      <w:r w:rsidR="008858E3">
        <w:t>nterstützenden Rahmenbedingungen wirken</w:t>
      </w:r>
      <w:r w:rsidR="003B6CA6">
        <w:t xml:space="preserve"> sich </w:t>
      </w:r>
      <w:r w:rsidR="00292C37">
        <w:t xml:space="preserve">direkt </w:t>
      </w:r>
      <w:r w:rsidR="003B6CA6">
        <w:t>auf das Nutzungsverhalten</w:t>
      </w:r>
      <w:r w:rsidR="00626304" w:rsidRPr="0078560A">
        <w:t xml:space="preserve"> (</w:t>
      </w:r>
      <w:proofErr w:type="spellStart"/>
      <w:r w:rsidR="00626304" w:rsidRPr="0078560A">
        <w:rPr>
          <w:i/>
          <w:iCs/>
        </w:rPr>
        <w:t>use</w:t>
      </w:r>
      <w:proofErr w:type="spellEnd"/>
      <w:r w:rsidR="00626304" w:rsidRPr="0078560A">
        <w:rPr>
          <w:i/>
          <w:iCs/>
        </w:rPr>
        <w:t xml:space="preserve"> </w:t>
      </w:r>
      <w:proofErr w:type="spellStart"/>
      <w:r w:rsidR="00626304" w:rsidRPr="0078560A">
        <w:rPr>
          <w:i/>
          <w:iCs/>
        </w:rPr>
        <w:t>behavior</w:t>
      </w:r>
      <w:proofErr w:type="spellEnd"/>
      <w:r w:rsidR="00626304" w:rsidRPr="0078560A">
        <w:t>)</w:t>
      </w:r>
      <w:r w:rsidR="00225A6D">
        <w:t xml:space="preserve"> aus</w:t>
      </w:r>
      <w:r w:rsidR="00B02E52">
        <w:t xml:space="preserve">, </w:t>
      </w:r>
      <w:r w:rsidR="001C261A">
        <w:t>welches</w:t>
      </w:r>
      <w:r w:rsidR="00B02E52">
        <w:t xml:space="preserve"> die </w:t>
      </w:r>
      <w:r w:rsidR="00626304" w:rsidRPr="0078560A">
        <w:t xml:space="preserve">tatsächliche Verwendung einer Technologie in der </w:t>
      </w:r>
      <w:r w:rsidR="00626304">
        <w:t xml:space="preserve">Praxis </w:t>
      </w:r>
      <w:r w:rsidR="00B02E52">
        <w:t xml:space="preserve">beschreibt. </w:t>
      </w:r>
      <w:r w:rsidR="00E532C1">
        <w:t xml:space="preserve">Dieser Einflusswird durch </w:t>
      </w:r>
      <w:r w:rsidR="007F2CBC">
        <w:t>Alter</w:t>
      </w:r>
      <w:r w:rsidR="0004367B">
        <w:t xml:space="preserve"> und Erfahrung moderiert</w:t>
      </w:r>
      <w:r w:rsidR="00353FD7">
        <w:t xml:space="preserve"> </w:t>
      </w:r>
      <w:sdt>
        <w:sdtPr>
          <w:alias w:val="To edit, see citavi.com/edit"/>
          <w:tag w:val="CitaviPlaceholder#ab8e4435-640f-401b-a8c5-571dac7c09f7"/>
          <w:id w:val="205078342"/>
          <w:placeholder>
            <w:docPart w:val="85C60F66CE9F47E29EABE2A19B968B04"/>
          </w:placeholder>
        </w:sdtPr>
        <w:sdtEndPr/>
        <w:sdtContent>
          <w:r w:rsidR="00626304">
            <w:fldChar w:fldCharType="begin"/>
          </w:r>
          <w:r w:rsidR="006263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YTkxNzhjLTVhZWEtNDAyNy05MzEyLWZlZTBkN2M3Mzg1Zi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YWI4ZTQ0MzUtNjQwZi00MDFiLWE4YzUtNTcxZGFjN2MwOWY3IiwiVGV4dCI6IihWZW5rYXRlc2ggZXQgYWwuLCAyMDAzKSIsIldBSVZlcnNpb24iOiI2LjE5LjIuMSJ9}</w:instrText>
          </w:r>
          <w:r w:rsidR="00626304">
            <w:fldChar w:fldCharType="separate"/>
          </w:r>
          <w:r w:rsidR="001643B0">
            <w:t>(Venkatesh et al., 2003)</w:t>
          </w:r>
          <w:r w:rsidR="00626304">
            <w:fldChar w:fldCharType="end"/>
          </w:r>
        </w:sdtContent>
      </w:sdt>
      <w:r w:rsidR="00626304">
        <w:t xml:space="preserve">.  </w:t>
      </w:r>
      <w:r w:rsidR="00BD7B75" w:rsidRPr="0078560A">
        <w:t xml:space="preserve">  </w:t>
      </w:r>
    </w:p>
    <w:p w14:paraId="6CE3F517" w14:textId="5E0D9728" w:rsidR="00CE0D64" w:rsidRDefault="00CE0D64" w:rsidP="00DC19D0">
      <w:pPr>
        <w:rPr>
          <w:rStyle w:val="Hervorhebung"/>
          <w:i w:val="0"/>
          <w:iCs w:val="0"/>
        </w:rPr>
      </w:pPr>
      <w:del w:id="50" w:author="Microsoft Word" w:date="2025-03-01T09:44:00Z" w16du:dateUtc="2025-03-01T08:44:00Z">
        <w:r w:rsidRPr="00772A1D">
          <w:delText xml:space="preserve">Kulturübergreifend kann das UTAUT-Modell mit den genannten Prädiktoren etwa 60-70% der Varianz in der Verhaltensintention von Personen erklären </w:delText>
        </w:r>
      </w:del>
      <w:customXmlDelRangeStart w:id="51" w:author="Microsoft Word" w:date="2025-03-01T09:44:00Z"/>
      <w:sdt>
        <w:sdtPr>
          <w:alias w:val="To edit, see citavi.com/edit"/>
          <w:tag w:val="CitaviPlaceholder#ea30ce13-c7a7-4cd1-bccb-e34170e995b5"/>
          <w:id w:val="-1104341102"/>
          <w:placeholder>
            <w:docPart w:val="75A0304A8252492AAB2F5DC729900DFC"/>
          </w:placeholder>
        </w:sdtPr>
        <w:sdtEndPr/>
        <w:sdtContent>
          <w:customXmlDelRangeEnd w:id="51"/>
          <w:del w:id="52" w:author="Microsoft Word" w:date="2025-03-01T09:44:00Z" w16du:dateUtc="2025-03-01T08:44:00Z">
            <w:r w:rsidRPr="00772A1D">
              <w:fldChar w:fldCharType="begin"/>
            </w:r>
            <w:r w:rsidR="000A5A91">
              <w:del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ZTQxNzgzLTZiMjktNDRkMC1iZTIwLWQ1MDE0YmM2Y2JlZiIsIlJhbmdlU3RhcnQiOjE5LCJSYW5nZUxlbmd0aCI6MjUsIlJlZmVyZW5jZUlkIjoiMjE0ZTYyYzctODU1OS00Nzk5LTljNDUtMmQ4ZGZhZDgwOG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LHsiJGlkIjoiMTkiLCIkdHlwZSI6IlN3aXNzQWNhZGVtaWMuQ2l0YXZpLkNpdGF0aW9ucy5Xb3JkUGxhY2Vob2xkZXJFbnRyeSwgU3dpc3NBY2FkZW1pYy5DaXRhdmkiLCJJZCI6IjdjYzYxYWUwLTUyZjMtNGZhMC1hNWE2LTFmOTU4YjU2Mjk1MSIsIlJhbmdlTGVuZ3RoIjoxOSwiUmVmZXJlbmNlSWQiOiI0MDk1MjNhZi05NDhhLTQ4MjMtYTE3OC1jMDQyOWQ2YzRjNDI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50ZWxlLjIwMjIuMTAxOTI1IiwiVXJpU3RyaW5nIjoiaHR0cHM6Ly9kb2kub3JnLzEwLjEwMTYvai50ZWxlLjIwMjIuMTAxOTI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}</w:delInstrText>
            </w:r>
            <w:r w:rsidRPr="00772A1D">
              <w:fldChar w:fldCharType="separate"/>
            </w:r>
            <w:r w:rsidR="000A5A91">
              <w:delText>(Kelly et al., 2023; Venkatesh et al., 2003)</w:delText>
            </w:r>
            <w:r w:rsidRPr="00772A1D">
              <w:fldChar w:fldCharType="end"/>
            </w:r>
          </w:del>
          <w:customXmlDelRangeStart w:id="53" w:author="Microsoft Word" w:date="2025-03-01T09:44:00Z"/>
        </w:sdtContent>
      </w:sdt>
      <w:customXmlDelRangeEnd w:id="53"/>
      <w:del w:id="54" w:author="Microsoft Word" w:date="2025-03-01T09:44:00Z" w16du:dateUtc="2025-03-01T08:44:00Z">
        <w:r w:rsidRPr="00772A1D">
          <w:delText xml:space="preserve">. Faktoren wie die Einstellung zur Technologienutzung, das Vertrauen in die eigenen Fähigkeiten und die Angst vor Technologien stellen im UTAUT-Modell keine direkten Einflussfaktoren des Nutzungsverhaltens dar </w:delText>
        </w:r>
      </w:del>
      <w:customXmlDelRangeStart w:id="55" w:author="Microsoft Word" w:date="2025-03-01T09:44:00Z"/>
      <w:sdt>
        <w:sdtPr>
          <w:alias w:val="To edit, see citavi.com/edit"/>
          <w:tag w:val="CitaviPlaceholder#8314b244-8665-4004-b4f9-1ed40ee98e78"/>
          <w:id w:val="-1210409564"/>
          <w:placeholder>
            <w:docPart w:val="736DAB4C6B164F669FED14F486C5E444"/>
          </w:placeholder>
        </w:sdtPr>
        <w:sdtEndPr/>
        <w:sdtContent>
          <w:customXmlDelRangeEnd w:id="55"/>
          <w:del w:id="56" w:author="Microsoft Word" w:date="2025-03-01T09:44:00Z" w16du:dateUtc="2025-03-01T08:44:00Z">
            <w:r w:rsidR="00BD7B75" w:rsidRPr="0078560A">
              <w:fldChar w:fldCharType="begin"/>
            </w:r>
            <w:r w:rsidR="00A24B1E">
              <w:del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MDkwNDE2LTEzNTYtNDFlMC05MTc0LThhZDQ2OWIxZmI2Mi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ODMxNGIyNDQtODY2NS00MDA0LWI0ZjktMWVkNDBlZTk4ZTc4IiwiVGV4dCI6IihWZW5rYXRlc2ggZXQgYWwuLCAyMDAzKSIsIldBSVZlcnNpb24iOiI2LjE5LjIuMSJ9}</w:delInstrText>
            </w:r>
            <w:r w:rsidR="00BD7B75" w:rsidRPr="0078560A">
              <w:fldChar w:fldCharType="separate"/>
            </w:r>
            <w:r w:rsidR="001643B0">
              <w:delText>(Venkatesh et al., 2003)</w:delText>
            </w:r>
            <w:r w:rsidR="00BD7B75" w:rsidRPr="0078560A">
              <w:fldChar w:fldCharType="end"/>
            </w:r>
          </w:del>
          <w:customXmlDelRangeStart w:id="57" w:author="Microsoft Word" w:date="2025-03-01T09:44:00Z"/>
        </w:sdtContent>
      </w:sdt>
      <w:customXmlDelRangeEnd w:id="57"/>
      <w:del w:id="58" w:author="Microsoft Word" w:date="2025-03-01T09:44:00Z" w16du:dateUtc="2025-03-01T08:44:00Z">
        <w:r w:rsidRPr="00772A1D">
          <w:delText xml:space="preserve">. </w:delText>
        </w:r>
      </w:del>
      <w:ins w:id="59" w:author="Microsoft Word" w:date="2025-03-01T09:44:00Z" w16du:dateUtc="2025-03-01T08:44:00Z">
        <w:r w:rsidRPr="00772A1D">
          <w:t xml:space="preserve">Kulturübergreifend kann das UTAUT-Modell mit den genannten Prädiktoren etwa 60-70% der Varianz in der Verhaltensintention von Personen erklären </w:t>
        </w:r>
      </w:ins>
      <w:customXmlInsRangeStart w:id="60" w:author="Microsoft Word" w:date="2025-03-01T09:44:00Z"/>
      <w:sdt>
        <w:sdtPr>
          <w:alias w:val="To edit, see citavi.com/edit"/>
          <w:tag w:val="CitaviPlaceholder#ea30ce13-c7a7-4cd1-bccb-e34170e995b5"/>
          <w:id w:val="96915412"/>
          <w:placeholder>
            <w:docPart w:val="F3B0DFDE614549A69CCCCB66384B857F"/>
          </w:placeholder>
        </w:sdtPr>
        <w:sdtContent>
          <w:customXmlInsRangeEnd w:id="60"/>
          <w:ins w:id="61"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ZTQxNzgzLTZiMjktNDRkMC1iZTIwLWQ1MDE0YmM2Y2JlZiIsIlJhbmdlU3RhcnQiOjE5LCJSYW5nZUxlbmd0aCI6MjUsIlJlZmVyZW5jZUlkIjoiMjE0ZTYyYzctODU1OS00Nzk5LTljNDUtMmQ4ZGZhZDgwOG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LHsiJGlkIjoiMTkiLCIkdHlwZSI6IlN3aXNzQWNhZGVtaWMuQ2l0YXZpLkNpdGF0aW9ucy5Xb3JkUGxhY2Vob2xkZXJFbnRyeSwgU3dpc3NBY2FkZW1pYy5DaXRhdmkiLCJJZCI6IjdjYzYxYWUwLTUyZjMtNGZhMC1hNWE2LTFmOTU4YjU2Mjk1MSIsIlJhbmdlTGVuZ3RoIjoxOSwiUmVmZXJlbmNlSWQiOiI0MDk1MjNhZi05NDhhLTQ4MjMtYTE3OC1jMDQyOWQ2YzRjNDI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50ZWxlLjIwMjIuMTAxOTI1IiwiVXJpU3RyaW5nIjoiaHR0cHM6Ly9kb2kub3JnLzEwLjEwMTYvai50ZWxlLjIwMjIuMTAxOTI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}</w:instrText>
            </w:r>
            <w:r w:rsidRPr="00772A1D">
              <w:fldChar w:fldCharType="separate"/>
            </w:r>
            <w:r w:rsidR="00DC3234">
              <w:t>(Kelly et al., 2023; Venkatesh et al., 2003)</w:t>
            </w:r>
            <w:r w:rsidRPr="00772A1D">
              <w:fldChar w:fldCharType="end"/>
            </w:r>
          </w:ins>
          <w:customXmlInsRangeStart w:id="62" w:author="Microsoft Word" w:date="2025-03-01T09:44:00Z"/>
        </w:sdtContent>
      </w:sdt>
      <w:customXmlInsRangeEnd w:id="62"/>
      <w:ins w:id="63" w:author="Microsoft Word" w:date="2025-03-01T09:44:00Z" w16du:dateUtc="2025-03-01T08:44:00Z">
        <w:r w:rsidRPr="00772A1D">
          <w:t xml:space="preserve">. Faktoren wie die Einstellung zur Technologienutzung, das Vertrauen in die eigenen Fähigkeiten und die Angst vor Technologien stellen im UTAUT-Modell keine direkten Einflussfaktoren des Nutzungsverhaltens dar </w:t>
        </w:r>
      </w:ins>
      <w:customXmlInsRangeStart w:id="64" w:author="Microsoft Word" w:date="2025-03-01T09:44:00Z"/>
      <w:sdt>
        <w:sdtPr>
          <w:alias w:val="To edit, see citavi.com/edit"/>
          <w:tag w:val="CitaviPlaceholder#8314b244-8665-4004-b4f9-1ed40ee98e78"/>
          <w:id w:val="1388076521"/>
          <w:placeholder>
            <w:docPart w:val="12120A0E6305442EBA00660A333B9A32"/>
          </w:placeholder>
        </w:sdtPr>
        <w:sdtContent>
          <w:customXmlInsRangeEnd w:id="64"/>
          <w:ins w:id="65" w:author="Microsoft Word" w:date="2025-03-01T09:44:00Z" w16du:dateUtc="2025-03-01T08:44:00Z">
            <w:r w:rsidRPr="00772A1D">
              <w:t xml:space="preserve">Kulturübergreifend kann das UTAUT-Modell mit den genannten Prädiktoren etwa 60-70% der Varianz in der Verhaltensintention von Personen erklären </w:t>
            </w:r>
          </w:ins>
          <w:customXmlInsRangeStart w:id="66" w:author="Microsoft Word" w:date="2025-03-01T09:44:00Z"/>
          <w:sdt>
            <w:sdtPr>
              <w:alias w:val="To edit, see citavi.com/edit"/>
              <w:tag w:val="CitaviPlaceholder#ea30ce13-c7a7-4cd1-bccb-e34170e995b5"/>
              <w:id w:val="-194777194"/>
              <w:placeholder>
                <w:docPart w:val="0612303451FC43B7A92A2646810B052B"/>
              </w:placeholder>
            </w:sdtPr>
            <w:sdtContent>
              <w:customXmlInsRangeEnd w:id="66"/>
              <w:ins w:id="67" w:author="Microsoft Word" w:date="2025-03-01T09:44:00Z" w16du:dateUtc="2025-03-01T08:44:00Z">
                <w:r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ZTQxNzgzLTZiMjktNDRkMC1iZTIwLWQ1MDE0YmM2Y2JlZiIsIlJhbmdlU3RhcnQiOjE5LCJSYW5nZUxlbmd0aCI6MjUsIlJlZmVyZW5jZUlkIjoiMjE0ZTYyYzctODU1OS00Nzk5LTljNDUtMmQ4ZGZhZDgwOG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LHsiJGlkIjoiMTkiLCIkdHlwZSI6IlN3aXNzQWNhZGVtaWMuQ2l0YXZpLkNpdGF0aW9ucy5Xb3JkUGxhY2Vob2xkZXJFbnRyeSwgU3dpc3NBY2FkZW1pYy5DaXRhdmkiLCJJZCI6IjdjYzYxYWUwLTUyZjMtNGZhMC1hNWE2LTFmOTU4YjU2Mjk1MSIsIlJhbmdlTGVuZ3RoIjoxOSwiUmVmZXJlbmNlSWQiOiI0MDk1MjNhZi05NDhhLTQ4MjMtYTE3OC1jMDQyOWQ2YzRjNDI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50ZWxlLjIwMjIuMTAxOTI1IiwiVXJpU3RyaW5nIjoiaHR0cHM6Ly9kb2kub3JnLzEwLjEwMTYvai50ZWxlLjIwMjIuMTAxOTI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}</w:instrText>
                </w:r>
                <w:r w:rsidRPr="00772A1D">
                  <w:fldChar w:fldCharType="separate"/>
                </w:r>
                <w:r w:rsidR="000A5A91">
                  <w:t>(Kelly et al., 2023; Venkatesh et al., 2003)</w:t>
                </w:r>
                <w:r w:rsidRPr="00772A1D">
                  <w:fldChar w:fldCharType="end"/>
                </w:r>
              </w:ins>
              <w:customXmlInsRangeStart w:id="68" w:author="Microsoft Word" w:date="2025-03-01T09:44:00Z"/>
            </w:sdtContent>
          </w:sdt>
          <w:customXmlInsRangeEnd w:id="68"/>
          <w:ins w:id="69" w:author="Microsoft Word" w:date="2025-03-01T09:44:00Z" w16du:dateUtc="2025-03-01T08:44:00Z">
            <w:r w:rsidRPr="00772A1D">
              <w:t xml:space="preserve">. Faktoren wie die Einstellung zur Technologienutzung, das Vertrauen in die eigenen Fähigkeiten und die Angst vor Technologien stellen im UTAUT-Modell keine direkten Einflussfaktoren des Nutzungsverhaltens dar </w:t>
            </w:r>
            <w:r w:rsidR="00BD7B75" w:rsidRPr="0078560A">
              <w:fldChar w:fldCharType="begin"/>
            </w:r>
            <w:r w:rsidR="00A24B1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MDkwNDE2LTEzNTYtNDFlMC05MTc0LThhZDQ2OWIxZmI2Mi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ODMxNGIyNDQtODY2NS00MDA0LWI0ZjktMWVkNDBlZTk4ZTc4IiwiVGV4dCI6IihWZW5rYXRlc2ggZXQgYWwuLCAyMDAzKSIsIldBSVZlcnNpb24iOiI2LjE5LjIuMSJ9}</w:instrText>
            </w:r>
            <w:r w:rsidR="00BD7B75" w:rsidRPr="0078560A">
              <w:fldChar w:fldCharType="separate"/>
            </w:r>
            <w:r w:rsidR="00DC3234">
              <w:t>(Venkatesh et al., 2003)</w:t>
            </w:r>
            <w:r w:rsidR="00BD7B75" w:rsidRPr="0078560A">
              <w:fldChar w:fldCharType="end"/>
            </w:r>
          </w:ins>
          <w:customXmlInsRangeStart w:id="70" w:author="Microsoft Word" w:date="2025-03-01T09:44:00Z"/>
        </w:sdtContent>
      </w:sdt>
      <w:customXmlInsRangeEnd w:id="70"/>
      <w:ins w:id="71" w:author="Microsoft Word" w:date="2025-03-01T09:44:00Z" w16du:dateUtc="2025-03-01T08:44:00Z">
        <w:r w:rsidRPr="00772A1D">
          <w:t xml:space="preserve">. </w:t>
        </w:r>
      </w:ins>
    </w:p>
    <w:p w14:paraId="1DC7E2E9" w14:textId="4FF00E46" w:rsidR="008C2087" w:rsidRPr="00772A1D" w:rsidRDefault="008C2087" w:rsidP="008C2087">
      <w:pPr>
        <w:pStyle w:val="Beschriftung"/>
        <w:rPr>
          <w:rStyle w:val="Hervorhebung"/>
          <w:i/>
        </w:rPr>
      </w:pPr>
      <w:r w:rsidRPr="0078560A">
        <w:rPr>
          <w:noProof/>
        </w:rPr>
        <w:lastRenderedPageBreak/>
        <w:drawing>
          <wp:inline distT="0" distB="0" distL="0" distR="0" wp14:anchorId="476066E6" wp14:editId="5FFAF6DA">
            <wp:extent cx="5399405" cy="3785870"/>
            <wp:effectExtent l="19050" t="19050" r="10795" b="24130"/>
            <wp:docPr id="1785313891" name="Grafik 1" descr="Ein Bild, das Diagramm, Text,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3891" name="Grafik 1" descr="Ein Bild, das Diagramm, Text, Reihe, parallel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3785870"/>
                    </a:xfrm>
                    <a:prstGeom prst="rect">
                      <a:avLst/>
                    </a:prstGeom>
                    <a:ln>
                      <a:solidFill>
                        <a:schemeClr val="tx1">
                          <a:lumMod val="50000"/>
                          <a:lumOff val="50000"/>
                        </a:schemeClr>
                      </a:solidFill>
                    </a:ln>
                  </pic:spPr>
                </pic:pic>
              </a:graphicData>
            </a:graphic>
          </wp:inline>
        </w:drawing>
      </w:r>
    </w:p>
    <w:p w14:paraId="5288A6A2" w14:textId="63C81624" w:rsidR="007B5B8D" w:rsidRPr="00F043F9" w:rsidRDefault="001A6D27" w:rsidP="00F043F9">
      <w:pPr>
        <w:pStyle w:val="Beschriftung"/>
        <w:rPr>
          <w:i w:val="0"/>
        </w:rPr>
      </w:pPr>
      <w:bookmarkStart w:id="72" w:name="_Ref191209882"/>
      <w:bookmarkStart w:id="73" w:name="_Toc191215390"/>
      <w:bookmarkStart w:id="74" w:name="_Toc191314539"/>
      <w:r w:rsidRPr="00B52AE1">
        <w:t xml:space="preserve">Abbildung </w:t>
      </w:r>
      <w:r w:rsidRPr="00B52AE1">
        <w:fldChar w:fldCharType="begin"/>
      </w:r>
      <w:r w:rsidRPr="00B52AE1">
        <w:instrText xml:space="preserve"> SEQ Abbildung \* ARABIC </w:instrText>
      </w:r>
      <w:r w:rsidRPr="00B52AE1">
        <w:fldChar w:fldCharType="separate"/>
      </w:r>
      <w:r w:rsidR="003C61ED">
        <w:rPr>
          <w:noProof/>
        </w:rPr>
        <w:t>1</w:t>
      </w:r>
      <w:r w:rsidRPr="00B52AE1">
        <w:fldChar w:fldCharType="end"/>
      </w:r>
      <w:bookmarkEnd w:id="72"/>
      <w:r w:rsidR="00B52AE1" w:rsidRPr="00B52AE1">
        <w:t xml:space="preserve"> </w:t>
      </w:r>
      <w:r w:rsidRPr="00282B64">
        <w:rPr>
          <w:i w:val="0"/>
          <w:iCs w:val="0"/>
        </w:rPr>
        <w:t>Wirkungsmodell nach UTAUT (Venkatesh et al., 2003)</w:t>
      </w:r>
      <w:bookmarkEnd w:id="73"/>
      <w:bookmarkEnd w:id="74"/>
    </w:p>
    <w:p w14:paraId="56395EA4" w14:textId="49A93497" w:rsidR="00E306F3" w:rsidRDefault="00E306F3" w:rsidP="00E306F3">
      <w:pPr>
        <w:pStyle w:val="berschrift3"/>
      </w:pPr>
      <w:r>
        <w:t>UTAUT</w:t>
      </w:r>
      <w:r w:rsidR="006C0ABB">
        <w:t>-Faktoren</w:t>
      </w:r>
      <w:r w:rsidR="006C0ABB">
        <w:t xml:space="preserve"> und </w:t>
      </w:r>
      <w:r w:rsidR="005E0F9F">
        <w:t>Maßnahmen</w:t>
      </w:r>
      <w:r w:rsidR="00E6298A">
        <w:t xml:space="preserve"> </w:t>
      </w:r>
    </w:p>
    <w:p w14:paraId="4A850A11" w14:textId="36C28504" w:rsidR="006524A7" w:rsidRPr="00C97A5A" w:rsidRDefault="00F95B0B" w:rsidP="006524A7">
      <w:r w:rsidRPr="007A71AB">
        <w:t xml:space="preserve">Das </w:t>
      </w:r>
      <w:r w:rsidRPr="007A71AB">
        <w:rPr>
          <w:rStyle w:val="Hervorhebung"/>
          <w:i w:val="0"/>
          <w:iCs w:val="0"/>
        </w:rPr>
        <w:t xml:space="preserve">UTAUT- </w:t>
      </w:r>
      <w:r w:rsidRPr="007A71AB">
        <w:t xml:space="preserve">Modell von </w:t>
      </w:r>
      <w:sdt>
        <w:sdtPr>
          <w:alias w:val="To edit, see citavi.com/edit"/>
          <w:tag w:val="CitaviPlaceholder#4f7d4049-07ab-4759-8dea-f87b4be3a23c"/>
          <w:id w:val="-1539956822"/>
          <w:placeholder>
            <w:docPart w:val="EF997ABB01BB48A9BAC9C04AAE01C074"/>
          </w:placeholder>
        </w:sdtPr>
        <w:sdtContent>
          <w:r>
            <w:fldChar w:fldCharType="begin"/>
          </w:r>
          <w:r w:rsidRPr="007A71A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DNiZjgxLTNlZjQtNDI4Yi05ZTk3LTYzNWQ1YzUyNWYxOCIsIlJhbmdlTGVuZ3RoIjoxNiwiUmVmZXJlbmNlSWQiOiIyMTRlNjJjNy04NTU5LTQ3OTktOWM0NS0yZDhkZmFkODA4Zj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w:instrText>
          </w:r>
          <w:r>
            <w:rPr>
              <w:lang w:val="en-US"/>
            </w:rPr>
            <w:instrText>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XSwiRm9ybWF0dGVkVGV4dCI6eyIkaWQiOiIxOSIsIkNvdW50IjoxLCJUZXh0VW5pdHMiOlt7IiRpZCI6IjIwIiwiRm9udFN0eWxlIjp7IiRpZCI6IjIxIiwiTmV1dHJhbCI6dHJ1ZX0sIlJlYWRpbmdPcmRlciI6MSwiVGV4dCI6IlZlbmthdGVzaCBldCBhbC4ifV19LCJUYWciOiJDaXRhdmlQbGFjZWhvbGRlciM0ZjdkNDA0OS0wN2FiLTQ3NTktOGRlYS1mODdiNGJlM2EyM2MiLCJUZXh0IjoiVmVua2F0ZXNoIGV0IGFsLiIsIldBSVZlcnNpb24iOiI2LjE5LjIuMSJ9}</w:instrText>
          </w:r>
          <w:r>
            <w:fldChar w:fldCharType="separate"/>
          </w:r>
          <w:r>
            <w:t>Venkatesh et al.</w:t>
          </w:r>
          <w:r>
            <w:fldChar w:fldCharType="end"/>
          </w:r>
        </w:sdtContent>
      </w:sdt>
      <w:r>
        <w:t xml:space="preserve"> </w:t>
      </w:r>
      <w:sdt>
        <w:sdtPr>
          <w:alias w:val="To edit, see citavi.com/edit"/>
          <w:tag w:val="CitaviPlaceholder#e1bdaa7d-f7d9-45ae-a890-9812801148d7"/>
          <w:id w:val="-89940663"/>
          <w:placeholder>
            <w:docPart w:val="EF997ABB01BB48A9BAC9C04AAE01C074"/>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YmFmOTljLTY0YTQtNGE2YS04N2ZhLWYxOTZjNmIwYzY2NiIsIlJhbmdlTGVuZ3RoIjo2LCJSZWZlcmVuY2VJZCI6IjIxNGU2MmM3LTg1NTktNDc5OS05YzQ1LTJkOGRmYWQ4MDh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MwMDM2NTQwIiwiVXJpU3RyaW5nIjoiaHR0cHM6Ly9kb2kub3JnLzEwLjIzMDcvMzAwMzY1N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I6NDQ6MDkiLCJNb2RpZmllZEJ5IjoiX05hamF0IEJyw7xuZSIsIklkIjoiYmRmMjA0MWMtMTg5OC00NDJhLTkwMzMtNWFiYThjZWY0ZTMxIiwiTW9kaWZpZWRPbiI6IjIwMjQtMDQtMDhUMTI6ND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pzdG9yLm9yZy9zdGFibGUvMzAwMzY1NDAiLCJVcmlTdHJpbmciOiJodHRwOi8vd3d3LmpzdG9yLm9yZy9zdGFibGUvMzAwMzY1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DMpIn1dfSwiVGFnIjoiQ2l0YXZpUGxhY2Vob2xkZXIjZTFiZGFhN2QtZjdkOS00NWFlLWE4OTAtOTgxMjgwMTE0OGQ3IiwiVGV4dCI6IigyMDAzKSIsIldBSVZlcnNpb24iOiI2LjE5LjIuMSJ9}</w:instrText>
          </w:r>
          <w:r>
            <w:fldChar w:fldCharType="separate"/>
          </w:r>
          <w:r>
            <w:t>(2003)</w:t>
          </w:r>
          <w:r>
            <w:fldChar w:fldCharType="end"/>
          </w:r>
        </w:sdtContent>
      </w:sdt>
      <w:r>
        <w:t xml:space="preserve"> </w:t>
      </w:r>
      <w:r w:rsidRPr="00772A1D">
        <w:t xml:space="preserve">bietet einen strukturierten und umfassenden Ansatz zur Analyse der Faktoren, die die Akzeptanz und </w:t>
      </w:r>
      <w:r w:rsidRPr="00772A1D">
        <w:rPr>
          <w:rStyle w:val="Hervorhebung"/>
          <w:i w:val="0"/>
          <w:iCs w:val="0"/>
        </w:rPr>
        <w:t>Nutzung</w:t>
      </w:r>
      <w:r w:rsidRPr="00772A1D">
        <w:t xml:space="preserve"> von KI vorhersagen können </w:t>
      </w:r>
      <w:sdt>
        <w:sdtPr>
          <w:alias w:val="To edit, see citavi.com/edit"/>
          <w:tag w:val="CitaviPlaceholder#c4d64eb0-cac8-4eb7-9c6c-6db3f8f216d7"/>
          <w:id w:val="1864472178"/>
          <w:placeholder>
            <w:docPart w:val="42BECF754ED0485D91D6F0A2C8536389"/>
          </w:placeholder>
        </w:sdtPr>
        <w:sdtEndPr/>
        <w:sdtContent>
          <w:r w:rsidRPr="00772A1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DJlMzUxLWEwYjQtNDNiMS04YzRiLTdmMTAyNDc0MTM1MCIsIlJhbmdlU3RhcnQiOjIzLCJSYW5nZUxlbmd0aCI6MTgsIlJlZmVyZW5jZUlkIjoiNzQ4ZDUwYjItY2Y4NC00OTM4LWI5NDEtYWZiZWU3YzVmYz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wNDc5LTAyMC0wMzkxOC05IiwiVXJpU3RyaW5nIjoiaHR0cHM6Ly9kb2kub3JnLzEwLjEwMDcvczEwNDc5LTAyMC0wMzkxOC05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yMzA3LzMwMDM2NTQwIiwiVXJpU3RyaW5nIjoiaHR0cHM6Ly9kb2kub3JnLzEwLjIzMDcvMzAwMzY1NDA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I6NDQ6MDkiLCJNb2RpZmllZEJ5IjoiX05hamF0IEJyw7xuZSIsIklkIjoiYmRmMjA0MWMtMTg5OC00NDJhLTkwMzMtNWFiYThjZWY0ZTMxIiwiTW9kaWZpZWRPbiI6IjIwMjQtMDQtMDhUMTI6NDQ6MDk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JodHRwOi8vd3d3LmpzdG9yLm9yZy9zdGFibGUvMzAwMzY1NDAiLCJVcmlTdHJpbmciOiJodHRwOi8vd3d3LmpzdG9yLm9yZy9zdGFibGUvMzAwMzY1NDA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}</w:instrText>
          </w:r>
          <w:r w:rsidRPr="00772A1D">
            <w:fldChar w:fldCharType="separate"/>
          </w:r>
          <w:r>
            <w:t>(Venkatesh et al., 2003; Venkatesh, 2022)</w:t>
          </w:r>
          <w:r w:rsidRPr="00772A1D">
            <w:fldChar w:fldCharType="end"/>
          </w:r>
          <w:ins w:id="75"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DJlMzUxLWEwYjQtNDNiMS04YzRiLTdmMTAyNDc0MTM1MCIsIlJhbmdlU3RhcnQiOjIzLCJSYW5nZUxlbmd0aCI6MTgsIlJlZmVyZW5jZUlkIjoiNzQ4ZDUwYjItY2Y4NC00OTM4LWI5NDEtYWZiZWU3YzVmYz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wNDc5LTAyMC0wMzkxOC05IiwiVXJpU3RyaW5nIjoiaHR0cHM6Ly9kb2kub3JnLzEwLjEwMDcvczEwNDc5LTAyMC0wMzkxOC05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yMzA3LzMwMDM2NTQwIiwiVXJpU3RyaW5nIjoiaHR0cHM6Ly9kb2kub3JnLzEwLjIzMDcvMzAwMzY1NDA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I6NDQ6MDkiLCJNb2RpZmllZEJ5IjoiX05hamF0IEJyw7xuZSIsIklkIjoiYmRmMjA0MWMtMTg5OC00NDJhLTkwMzMtNWFiYThjZWY0ZTMxIiwiTW9kaWZpZWRPbiI6IjIwMjQtMDQtMDhUMTI6NDQ6MDk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JodHRwOi8vd3d3LmpzdG9yLm9yZy9zdGFibGUvMzAwMzY1NDAiLCJVcmlTdHJpbmciOiJodHRwOi8vd3d3LmpzdG9yLm9yZy9zdGFibGUvMzAwMzY1NDA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}</w:instrText>
            </w:r>
            <w:r w:rsidRPr="00772A1D">
              <w:fldChar w:fldCharType="separate"/>
            </w:r>
            <w:r w:rsidR="00DC3234">
              <w:t>(Venkatesh et al., 2003; Venkatesh, 2022)</w:t>
            </w:r>
            <w:r w:rsidRPr="00772A1D">
              <w:fldChar w:fldCharType="end"/>
            </w:r>
          </w:ins>
          <w:customXmlInsRangeStart w:id="76" w:author="Microsoft Word" w:date="2025-03-01T09:44:00Z"/>
        </w:sdtContent>
      </w:sdt>
      <w:customXmlInsRangeEnd w:id="76"/>
      <w:ins w:id="77" w:author="Microsoft Word" w:date="2025-03-01T09:44:00Z" w16du:dateUtc="2025-03-01T08:44:00Z">
        <w:r w:rsidRPr="00772A1D">
          <w:t xml:space="preserve">. </w:t>
        </w:r>
        <w:r w:rsidR="00654BA8">
          <w:t>Es dient</w:t>
        </w:r>
        <w:r w:rsidR="00052F68">
          <w:t xml:space="preserve"> in der vorliegenden Arbeit als Grundlage für die Entwicklung der vertrauensbildenden Maßnahmen</w:t>
        </w:r>
        <w:r w:rsidR="00FD621D">
          <w:t xml:space="preserve">, also </w:t>
        </w:r>
        <w:r w:rsidR="00065E88">
          <w:t>Interventionen</w:t>
        </w:r>
        <w:r w:rsidR="00FD621D">
          <w:t xml:space="preserve">, die </w:t>
        </w:r>
        <w:r w:rsidR="00786FEF">
          <w:t>helfen sollen, das Vertr</w:t>
        </w:r>
        <w:r w:rsidR="00B51758">
          <w:t>auen und somit die Akzeptanz zu erhöhen</w:t>
        </w:r>
        <w:r w:rsidR="00052F68">
          <w:t xml:space="preserve">. </w:t>
        </w:r>
        <w:r w:rsidR="005A404A">
          <w:t xml:space="preserve">Denn </w:t>
        </w:r>
        <w:r w:rsidR="00BF6AAF">
          <w:t xml:space="preserve">Vertrauen ist entscheidend, wenn es darum geht, Akzeptanz für Automatisierungen zu fördern </w:t>
        </w:r>
      </w:ins>
      <w:customXmlInsRangeStart w:id="78" w:author="Microsoft Word" w:date="2025-03-01T09:44:00Z"/>
      <w:sdt>
        <w:sdtPr>
          <w:alias w:val="To edit, see citavi.com/edit"/>
          <w:tag w:val="CitaviPlaceholder#b03f8524-ac17-4d2f-8670-2bd0e481e3c2"/>
          <w:id w:val="-1726370717"/>
          <w:placeholder>
            <w:docPart w:val="E57E742E70144E74B5AC49478B30EF5A"/>
          </w:placeholder>
        </w:sdtPr>
        <w:sdtContent>
          <w:customXmlInsRangeEnd w:id="78"/>
          <w:ins w:id="79" w:author="Microsoft Word" w:date="2025-03-01T09:44:00Z" w16du:dateUtc="2025-03-01T08:44:00Z">
            <w:r w:rsidR="00BF6AAF"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ZjBmNWQ2LTgxNTQtNGYwYy05OWI4LTYzNmUxZjU0Mjc2ZCIsIlJhbmdlTGVuZ3RoIjoyMSwiUmVmZXJlbmNlSWQiOiJmOTBlODk4NC0wMGM0LTQ2MTItYWU1ZC04N2U4ZTM5OWI2Z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c3LzAwMTg3MjA4MTQ1NDc1IiwiVXJpU3RyaW5nIjoiaHR0cHM6Ly9kb2kub3JnLzEwLjExNzcvMDAxODcyMDgxNDU0NzU3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NDoxOSIsIk1vZGlmaWVkQnkiOiJfTmFqYXQgQnLDvG5lIiwiSWQiOiI2NDc4NDdjZi01NjQ5LTQ2YzUtYjAwOC01ODdmNGUwYjRkNjMiLCJNb2RpZmllZE9uIjoiMjAyNC0wMy0yM1QxNjozNDozNi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jI1ODc1NDMyIiwiVXJpU3RyaW5nIjoiaHR0cDovL3d3dy5uY2JpLm5sbS5uaWguZ292L3B1Ym1lZC8yNTg3NTQz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}</w:instrText>
            </w:r>
            <w:r w:rsidR="00BF6AAF" w:rsidRPr="00772A1D">
              <w:fldChar w:fldCharType="separate"/>
            </w:r>
            <w:r w:rsidR="00DC3234">
              <w:t>(Hoff &amp; Bashir, 2015)</w:t>
            </w:r>
            <w:r w:rsidR="00BF6AAF" w:rsidRPr="00772A1D">
              <w:fldChar w:fldCharType="end"/>
            </w:r>
          </w:ins>
          <w:customXmlInsRangeStart w:id="80" w:author="Microsoft Word" w:date="2025-03-01T09:44:00Z"/>
        </w:sdtContent>
      </w:sdt>
      <w:customXmlInsRangeEnd w:id="80"/>
      <w:ins w:id="81" w:author="Microsoft Word" w:date="2025-03-01T09:44:00Z" w16du:dateUtc="2025-03-01T08:44:00Z">
        <w:r w:rsidR="00DC2F6D">
          <w:t xml:space="preserve">, insbesondere, wenn es </w:t>
        </w:r>
        <w:r w:rsidR="00EA46EA">
          <w:t xml:space="preserve">sich </w:t>
        </w:r>
        <w:r w:rsidR="00DC2F6D">
          <w:t xml:space="preserve">um eine komplexe KI-Technologie handelt </w:t>
        </w:r>
      </w:ins>
      <w:customXmlInsRangeStart w:id="82" w:author="Microsoft Word" w:date="2025-03-01T09:44:00Z"/>
      <w:sdt>
        <w:sdtPr>
          <w:alias w:val="To edit, see citavi.com/edit"/>
          <w:tag w:val="CitaviPlaceholder#a3a15193-8ac0-403f-ae39-072f2dd32f43"/>
          <w:id w:val="1785464160"/>
          <w:placeholder>
            <w:docPart w:val="5753700D71B74CF8B89DF3B94F56F78F"/>
          </w:placeholder>
        </w:sdtPr>
        <w:sdtEndPr/>
        <w:sdtContent>
          <w:customXmlInsRangeEnd w:id="82"/>
          <w:ins w:id="83" w:author="Microsoft Word" w:date="2025-03-01T09:44:00Z" w16du:dateUtc="2025-03-01T08:44:00Z">
            <w:r w:rsidR="00DC2F6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NDQ0YjQwLTYxYzktNDIwMS1iODA0LWM5NDVhZjc4ZTNhNyIsIlJhbmdlTGVuZ3RoIjoyMSwiUmVmZXJlbmNlSWQiOiI1NWMwYTdkNi1hYmFiLTRjMzYtODNiZC1mYjI0YmE3M2E5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4MC8xMDQ0NzMxOC4yMDIyLjIwNTA1NDMiLCJVcmlTdHJpbmciOiJodHRwczovL2RvaS5vcmcvMTAuMTA4MC8xMDQ0NzMxOC4yMDIyLjIwNTA1N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}</w:instrText>
            </w:r>
            <w:r w:rsidR="00DC2F6D">
              <w:fldChar w:fldCharType="separate"/>
            </w:r>
            <w:r w:rsidR="00DC3234">
              <w:t>(</w:t>
            </w:r>
            <w:proofErr w:type="spellStart"/>
            <w:r w:rsidR="00DC3234">
              <w:t>Choung</w:t>
            </w:r>
            <w:proofErr w:type="spellEnd"/>
            <w:r w:rsidR="00DC3234">
              <w:t xml:space="preserve"> et al., 2023)</w:t>
            </w:r>
            <w:r w:rsidR="00DC2F6D">
              <w:fldChar w:fldCharType="end"/>
            </w:r>
            <w:r w:rsidRPr="00772A1D">
              <w:t xml:space="preserve">. </w:t>
            </w:r>
            <w:r w:rsidR="00654BA8">
              <w:t>Es dient</w:t>
            </w:r>
            <w:r w:rsidR="00052F68">
              <w:t xml:space="preserve"> in der vorliegenden Arbeit als Grundlage für die Entwicklung der vertrauensbildenden Maßnahmen</w:t>
            </w:r>
            <w:r w:rsidR="00FD621D">
              <w:t xml:space="preserve">, also </w:t>
            </w:r>
            <w:r w:rsidR="00065E88">
              <w:t>Interventionen</w:t>
            </w:r>
            <w:r w:rsidR="00FD621D">
              <w:t xml:space="preserve">, die </w:t>
            </w:r>
            <w:r w:rsidR="00786FEF">
              <w:t>helfen sollen, das Vertr</w:t>
            </w:r>
            <w:r w:rsidR="00B51758">
              <w:t xml:space="preserve">auen und somit die Akzeptanz zu </w:t>
            </w:r>
            <w:proofErr w:type="gramStart"/>
            <w:r w:rsidR="00B51758">
              <w:t>erhöhen</w:t>
            </w:r>
            <w:r w:rsidR="00052F68">
              <w:t>.</w:t>
            </w:r>
          </w:ins>
          <w:r w:rsidRPr="00772A1D">
            <w:t>.</w:t>
          </w:r>
          <w:proofErr w:type="gramEnd"/>
          <w:r w:rsidRPr="00772A1D">
            <w:t xml:space="preserve"> </w:t>
          </w:r>
          <w:r w:rsidR="00654BA8">
            <w:t>Es dient</w:t>
          </w:r>
          <w:r w:rsidR="00052F68">
            <w:t xml:space="preserve"> in der vorliegenden Arbeit als Grundlage für die Entwicklung der vertrauensbildenden Maßnahmen</w:t>
          </w:r>
          <w:r w:rsidR="00FD621D">
            <w:t xml:space="preserve">, also </w:t>
          </w:r>
          <w:r w:rsidR="00065E88">
            <w:t>Interventionen</w:t>
          </w:r>
          <w:r w:rsidR="00FD621D">
            <w:t xml:space="preserve">, die </w:t>
          </w:r>
          <w:r w:rsidR="00786FEF">
            <w:t>helfen sollen, das Vertr</w:t>
          </w:r>
          <w:r w:rsidR="00B51758">
            <w:t>auen und somit die Akzeptanz zu erhöhen</w:t>
          </w:r>
          <w:r w:rsidR="00052F68">
            <w:t xml:space="preserve">. </w:t>
          </w:r>
          <w:r w:rsidR="005A404A">
            <w:t xml:space="preserve">Denn </w:t>
          </w:r>
          <w:r w:rsidR="00BF6AAF">
            <w:t>Vertrauen</w:t>
          </w:r>
          <w:r w:rsidR="00BF6AAF">
            <w:t xml:space="preserve"> ist entscheidend, wenn es darum geht, Akzeptanz für Automatisierungen zu fördern </w:t>
          </w:r>
          <w:sdt>
            <w:sdtPr>
              <w:alias w:val="To edit, see citavi.com/edit"/>
              <w:tag w:val="CitaviPlaceholder#b03f8524-ac17-4d2f-8670-2bd0e481e3c2"/>
              <w:id w:val="-710335471"/>
              <w:placeholder>
                <w:docPart w:val="F0311F3A181A49AC95F70FB0620BEED7"/>
              </w:placeholder>
            </w:sdtPr>
            <w:sdtContent>
              <w:r w:rsidR="00BF6AAF" w:rsidRPr="00772A1D">
                <w:fldChar w:fldCharType="begin"/>
              </w:r>
              <w:r w:rsidR="00BF6AA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ZjBmNWQ2LTgxNTQtNGYwYy05OWI4LTYzNmUxZjU0Mjc2ZCIsIlJhbmdlTGVuZ3RoIjoyMSwiUmVmZXJlbmNlSWQiOiJmOTBlODk4NC0wMGM0LTQ2MTItYWU1ZC04N2U4ZTM5OWI2Z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c3LzAwMTg3MjA4MTQ1NDc1IiwiVXJpU3RyaW5nIjoiaHR0cHM6Ly9kb2kub3JnLzEwLjExNzcvMDAxODcyMDgxNDU0NzU3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NDoxOSIsIk1vZGlmaWVkQnkiOiJfTmFqYXQgQnLDvG5lIiwiSWQiOiI2NDc4NDdjZi01NjQ5LTQ2YzUtYjAwOC01ODdmNGUwYjRkNjMiLCJNb2RpZmllZE9uIjoiMjAyNC0wMy0yM1QxNjozNDozNi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jI1ODc1NDMyIiwiVXJpU3RyaW5nIjoiaHR0cDovL3d3dy5uY2JpLm5sbS5uaWguZ292L3B1Ym1lZC8yNTg3NTQz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}</w:instrText>
              </w:r>
              <w:r w:rsidR="00BF6AAF" w:rsidRPr="00772A1D">
                <w:fldChar w:fldCharType="separate"/>
              </w:r>
              <w:r w:rsidR="00BF6AAF">
                <w:t>(Hoff &amp; Bashir, 2015)</w:t>
              </w:r>
              <w:r w:rsidR="00BF6AAF" w:rsidRPr="00772A1D">
                <w:fldChar w:fldCharType="end"/>
              </w:r>
            </w:sdtContent>
          </w:sdt>
          <w:r w:rsidR="00DC2F6D">
            <w:t xml:space="preserve">, </w:t>
          </w:r>
          <w:r w:rsidR="00DC2F6D">
            <w:t xml:space="preserve">insbesondere, wenn es </w:t>
          </w:r>
          <w:r w:rsidR="00EA46EA">
            <w:t xml:space="preserve">sich </w:t>
          </w:r>
          <w:r w:rsidR="00DC2F6D">
            <w:t xml:space="preserve">um eine komplexe KI-Technologie handelt </w:t>
          </w:r>
          <w:r w:rsidR="00DC2F6D">
            <w:fldChar w:fldCharType="begin"/>
          </w:r>
          <w:r w:rsidR="00DC2F6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NDQ0YjQwLTYxYzktNDIwMS1iODA0LWM5NDVhZjc4ZTNhNyIsIlJhbmdlTGVuZ3RoIjoyMSwiUmVmZXJlbmNlSWQiOiI1NWMwYTdkNi1hYmFiLTRjMzYtODNiZC1mYjI0YmE3M2E5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4MC8xMDQ0NzMxOC4yMDIyLjIwNTA1NDMiLCJVcmlTdHJpbmciOiJodHRwczovL2RvaS5vcmcvMTAuMTA4MC8xMDQ0NzMxOC4yMDIyLjIwNTA1N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}</w:instrText>
          </w:r>
          <w:r w:rsidR="00DC2F6D">
            <w:fldChar w:fldCharType="separate"/>
          </w:r>
          <w:r w:rsidR="001754DC">
            <w:t>(</w:t>
          </w:r>
          <w:proofErr w:type="spellStart"/>
          <w:r w:rsidR="001754DC">
            <w:t>Choung</w:t>
          </w:r>
          <w:proofErr w:type="spellEnd"/>
          <w:r w:rsidR="001754DC">
            <w:t xml:space="preserve"> et al., 2023)</w:t>
          </w:r>
          <w:r w:rsidR="00DC2F6D">
            <w:fldChar w:fldCharType="end"/>
          </w:r>
        </w:sdtContent>
      </w:sdt>
      <w:r w:rsidR="00DC2F6D">
        <w:t xml:space="preserve">. </w:t>
      </w:r>
      <w:r w:rsidR="00A719BC">
        <w:t xml:space="preserve">Es gibt Hinweise darauf, </w:t>
      </w:r>
      <w:r w:rsidR="00A719BC">
        <w:lastRenderedPageBreak/>
        <w:t>dass v</w:t>
      </w:r>
      <w:r w:rsidR="00044428">
        <w:t xml:space="preserve">ertrauensbildende </w:t>
      </w:r>
      <w:r w:rsidR="00B825A6">
        <w:t>Maßnahmen</w:t>
      </w:r>
      <w:r w:rsidR="00B43505">
        <w:t xml:space="preserve"> </w:t>
      </w:r>
      <w:r w:rsidR="00DC6413">
        <w:t>selbst</w:t>
      </w:r>
      <w:r w:rsidR="00B43505">
        <w:t xml:space="preserve"> in sensiblen Bereichen </w:t>
      </w:r>
      <w:r w:rsidR="00B825A6">
        <w:t xml:space="preserve">die Akzeptanz von KI fördern </w:t>
      </w:r>
      <w:sdt>
        <w:sdtPr>
          <w:alias w:val="To edit, see citavi.com/edit"/>
          <w:tag w:val="CitaviPlaceholder#bd1eb8cc-faf2-4b8d-bd83-575582892075"/>
          <w:id w:val="124288282"/>
          <w:placeholder>
            <w:docPart w:val="2CEC8A73BB4B4DFDA3FAB8D257B70246"/>
          </w:placeholder>
        </w:sdtPr>
        <w:sdtContent>
          <w:r w:rsidR="00B825A6">
            <w:fldChar w:fldCharType="begin"/>
          </w:r>
          <w:r w:rsidR="00B82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QxMTY1LWUyZTUtNGFmMS1hOTMwLWFjMWJkOTE4MWFhMSIsIlJhbmdlTGVuZ3RoIjoyMiwiUmVmZXJlbmNlSWQiOiJiOTE0ZTNkMi04YmEzLTQzN2YtYWQ3Mi00OTMxYmY5MGJiM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kzL2pjci91Y3owMTMiLCJVcmlTdHJpbmciOiJodHRwczovL2RvaS5vcmcvMTAuMTA5My9qY3IvdWN6M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</w:instrText>
          </w:r>
          <w:r w:rsidR="00B825A6" w:rsidRPr="0029307C">
            <w:instrText>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}</w:instrText>
          </w:r>
          <w:r w:rsidR="00B825A6">
            <w:fldChar w:fldCharType="separate"/>
          </w:r>
          <w:r w:rsidR="001754DC">
            <w:t>(</w:t>
          </w:r>
          <w:proofErr w:type="spellStart"/>
          <w:r w:rsidR="001754DC">
            <w:t>Longoni</w:t>
          </w:r>
          <w:proofErr w:type="spellEnd"/>
          <w:r w:rsidR="001754DC">
            <w:t xml:space="preserve"> et al., 2019)</w:t>
          </w:r>
          <w:r w:rsidR="00B825A6">
            <w:fldChar w:fldCharType="end"/>
          </w:r>
        </w:sdtContent>
      </w:sdt>
      <w:r w:rsidR="009D5AEE">
        <w:t xml:space="preserve"> und</w:t>
      </w:r>
      <w:r w:rsidR="007051BE">
        <w:t xml:space="preserve"> mehr Sicherheit im Umgang mit der neuen Technik vermittel</w:t>
      </w:r>
      <w:r w:rsidR="009D5AEE">
        <w:t>n</w:t>
      </w:r>
      <w:r w:rsidR="007051BE">
        <w:t xml:space="preserve"> </w:t>
      </w:r>
      <w:r w:rsidR="008C22A1">
        <w:t>können</w:t>
      </w:r>
      <w:r w:rsidR="007051BE">
        <w:t xml:space="preserve"> </w:t>
      </w:r>
      <w:sdt>
        <w:sdtPr>
          <w:alias w:val="To edit, see citavi.com/edit"/>
          <w:tag w:val="CitaviPlaceholder#b99b1aae-24a8-4580-b847-ccaa9a4b3e9d"/>
          <w:id w:val="-756280059"/>
          <w:placeholder>
            <w:docPart w:val="842E294829664A1AAF7DB7D0CDD3BC99"/>
          </w:placeholder>
        </w:sdtPr>
        <w:sdtEndPr/>
        <w:sdtContent>
          <w:r w:rsidR="007051BE" w:rsidRPr="00772A1D">
            <w:fldChar w:fldCharType="begin"/>
          </w:r>
          <w:r w:rsidR="007051B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M2E5ZDg5LWYxZjAtNDA4MS04MjMyLWQ5YTA1ZDY5NmM4OCIsIlJhbmdlTGVuZ3RoIjoyMiwiUmVmZXJlbmNlSWQiOiI1MWM5NDhhOC1hNDE5LTQyYjEtODkzMC0xNmY0MGM1MDc5Z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wuYWNtLm9yZy9kb2kvcHJvY2VlZGluZ3MvMTAuMTE0NS8zMzUxMDk1IiwiVXJpU3RyaW5nIjoiaHR0cHM6Ly9kbC5hY20ub3JnL2RvaS9wcm9jZWVkaW5ncy8xMC4xMTQ1LzMzNTEwOT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zMFQwODozNDo0MCIsIk1vZGlmaWVkQnkiOiJfTmFqYXQgQnLDvG5lIiwiSWQiOiJjZDg3YzcxZS1lNDY4LTRlODAtYmZlNS1jOWMwYzQ2ZDc3NmYiLCJNb2RpZmllZE9uIjoiMjAyNC0wNy0zMFQwODozNDo0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xNDUvMzM1MTA5NS4zMzcyODM0IiwiVXJpU3RyaW5nIjoiaHR0cHM6Ly9kb2kub3JnLzEwLjExNDUvMzM1MTA5NS4zMzcyOD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zNTEwOTUiLCJVcmlTdHJpbmciOiJodHRwczovL2RvaS5vcmcvMTAuMTE0NS8zMzUxMDk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mJmYWNlMmY3LTBmZGUtNGZmMi1iMGYwLTgwMDAwZWIzZjE3MSIsIk1vZGlmaWVkT24iOiIyMDI0LTA3LTMwVDA4OjM0OjQwIiwiUHJvamVjdCI6eyIkcmVmIjoiOCJ9fV0sIk9yZ2FuaXphdGlvbnMiOltdLCJPdGhlcnNJbnZvbHZlZCI6W10sIlBsYWNlT2ZQdWJsaWNhdGlvbiI6Ik5ldyBZb3JrLCBOWSwgVVNBIiwiUHVibGlzaGVycyI6W3siJGlkIjoiMzA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}</w:instrText>
          </w:r>
          <w:r w:rsidR="007051BE" w:rsidRPr="00772A1D">
            <w:fldChar w:fldCharType="separate"/>
          </w:r>
          <w:r w:rsidR="007051BE">
            <w:t>(</w:t>
          </w:r>
          <w:proofErr w:type="spellStart"/>
          <w:r w:rsidR="007051BE">
            <w:t>Toreini</w:t>
          </w:r>
          <w:proofErr w:type="spellEnd"/>
          <w:r w:rsidR="007051BE">
            <w:t xml:space="preserve"> et al., 2020)</w:t>
          </w:r>
          <w:r w:rsidR="007051BE" w:rsidRPr="00772A1D">
            <w:fldChar w:fldCharType="end"/>
          </w:r>
          <w:r w:rsidR="007051BE" w:rsidRPr="00772A1D">
            <w:t>.</w:t>
          </w:r>
          <w:ins w:id="84" w:author="Microsoft Word" w:date="2025-03-01T09:44:00Z" w16du:dateUtc="2025-03-01T08:44:00Z">
            <w:r w:rsidR="007051BE" w:rsidRPr="00772A1D">
              <w:t>.</w:t>
            </w:r>
            <w:r w:rsidR="007051BE"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M2E5ZDg5LWYxZjAtNDA4MS04MjMyLWQ5YTA1ZDY5NmM4OCIsIlJhbmdlTGVuZ3RoIjoyMiwiUmVmZXJlbmNlSWQiOiI1MWM5NDhhOC1hNDE5LTQyYjEtODkzMC0xNmY0MGM1MDc5Z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wuYWNtLm9yZy9kb2kvcHJvY2VlZGluZ3MvMTAuMTE0NS8zMzUxMDk1IiwiVXJpU3RyaW5nIjoiaHR0cHM6Ly9kbC5hY20ub3JnL2RvaS9wcm9jZWVkaW5ncy8xMC4xMTQ1LzMzNTEwOT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zMFQwODozNDo0MCIsIk1vZGlmaWVkQnkiOiJfTmFqYXQgQnLDvG5lIiwiSWQiOiJjZDg3YzcxZS1lNDY4LTRlODAtYmZlNS1jOWMwYzQ2ZDc3NmYiLCJNb2RpZmllZE9uIjoiMjAyNC0wNy0zMFQwODozNDo0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xNDUvMzM1MTA5NS4zMzcyODM0IiwiVXJpU3RyaW5nIjoiaHR0cHM6Ly9kb2kub3JnLzEwLjExNDUvMzM1MTA5NS4zMzcyOD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zNTEwOTUiLCJVcmlTdHJpbmciOiJodHRwczovL2RvaS5vcmcvMTAuMTE0NS8zMzUxMDk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mJmYWNlMmY3LTBmZGUtNGZmMi1iMGYwLTgwMDAwZWIzZjE3MSIsIk1vZGlmaWVkT24iOiIyMDI0LTA3LTMwVDA4OjM0OjQwIiwiUHJvamVjdCI6eyIkcmVmIjoiOCJ9fV0sIk9yZ2FuaXphdGlvbnMiOltdLCJPdGhlcnNJbnZvbHZlZCI6W10sIlBsYWNlT2ZQdWJsaWNhdGlvbiI6Ik5ldyBZb3JrLCBOWSwgVVNBIiwiUHVibGlzaGVycyI6W3siJGlkIjoiMzA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}</w:instrText>
            </w:r>
            <w:r w:rsidR="007051BE" w:rsidRPr="00772A1D">
              <w:fldChar w:fldCharType="separate"/>
            </w:r>
            <w:r w:rsidR="00DC3234">
              <w:t>(</w:t>
            </w:r>
            <w:proofErr w:type="spellStart"/>
            <w:r w:rsidR="00DC3234">
              <w:t>Toreini</w:t>
            </w:r>
            <w:proofErr w:type="spellEnd"/>
            <w:r w:rsidR="00DC3234">
              <w:t xml:space="preserve"> et al., 2020)</w:t>
            </w:r>
            <w:r w:rsidR="007051BE" w:rsidRPr="00772A1D">
              <w:fldChar w:fldCharType="end"/>
            </w:r>
          </w:ins>
          <w:customXmlInsRangeStart w:id="85" w:author="Microsoft Word" w:date="2025-03-01T09:44:00Z"/>
        </w:sdtContent>
      </w:sdt>
      <w:customXmlInsRangeEnd w:id="85"/>
      <w:ins w:id="86" w:author="Microsoft Word" w:date="2025-03-01T09:44:00Z" w16du:dateUtc="2025-03-01T08:44:00Z">
        <w:r w:rsidR="007051BE" w:rsidRPr="00772A1D">
          <w:t>.</w:t>
        </w:r>
      </w:ins>
    </w:p>
    <w:p w14:paraId="0EE1ADC0" w14:textId="77777777" w:rsidR="00DB790D" w:rsidRDefault="00407E9F" w:rsidP="006524A7">
      <w:pPr>
        <w:rPr>
          <w:ins w:id="87" w:author="Microsoft Word" w:date="2025-03-01T09:44:00Z" w16du:dateUtc="2025-03-01T08:44:00Z"/>
        </w:rPr>
      </w:pPr>
      <w:r w:rsidRPr="00772A1D">
        <w:t xml:space="preserve">Auch bezüglich GenKI </w:t>
      </w:r>
      <w:r>
        <w:t>wird</w:t>
      </w:r>
      <w:r w:rsidRPr="00772A1D">
        <w:t xml:space="preserve"> UTAUT </w:t>
      </w:r>
      <w:r>
        <w:t xml:space="preserve">mittlerweile </w:t>
      </w:r>
      <w:r w:rsidRPr="00772A1D">
        <w:t xml:space="preserve">als theoretischer Rahmen </w:t>
      </w:r>
      <w:r w:rsidR="00B8096A">
        <w:t>herangezogen</w:t>
      </w:r>
      <w:r w:rsidRPr="00772A1D">
        <w:t>, um die Nutzungsabsicht und das Nutzungsverhalten</w:t>
      </w:r>
      <w:r>
        <w:t xml:space="preserve"> </w:t>
      </w:r>
      <w:r w:rsidRPr="00772A1D">
        <w:t xml:space="preserve">im Arbeitskontext zu untersuchen </w:t>
      </w:r>
      <w:sdt>
        <w:sdtPr>
          <w:alias w:val="To edit, see citavi.com/edit"/>
          <w:tag w:val="CitaviPlaceholder#1fd65cc7-27ca-4130-9875-d7f53cd6715d"/>
          <w:id w:val="372740091"/>
          <w:placeholder>
            <w:docPart w:val="D21AE7E3C84F48E8A32C7B8FD7E08872"/>
          </w:placeholder>
        </w:sdtPr>
        <w:sdtContent>
          <w:r w:rsidRPr="00772A1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DdjNjM3LTA4MTItNDQwNC05ZDMxLWZjMDkyMTYyMTQ5OCIsIlJhbmdlU3RhcnQiOjQyLCJSYW5nZUxlbmd0aCI6MTksIlJlZmVyZW5jZUlkIjoiNTY5NzU1ZGMtZmJhNy00OTI4LWI1OTUtZjE5MzliMjlkNTQw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gwLzEwNDQ3MzE4LjIwMjQuMjM3NTY4NiIsIlVyaVN0cmluZyI6Imh0dHBzOi8vZG9pLm9yZy8xMC4xMDgwLzEwNDQ3MzE4LjIwMjQuMjM3NTY4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Q2Mjg3L09UVFA2Mjk1IiwiVXJpU3RyaW5nIjoiaHR0cHM6Ly9kb2kub3JnLzEwLjQ2Mjg3L290dHA2Mjk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MC4xMDA3L3MxMDYzOS0wMjQtMTI4MzUtNCIsIlVyaVN0cmluZyI6Imh0dHBzOi8vZG9pLm9yZy8xMC4xMDA3L3MxMDYzOS0wMjQtMTI4MzUtN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}</w:instrText>
          </w:r>
          <w:r w:rsidRPr="00772A1D">
            <w:fldChar w:fldCharType="separate"/>
          </w:r>
          <w:r>
            <w:t xml:space="preserve">(Du &amp; </w:t>
          </w:r>
          <w:proofErr w:type="spellStart"/>
          <w:r>
            <w:t>Lv</w:t>
          </w:r>
          <w:proofErr w:type="spellEnd"/>
          <w:r>
            <w:t xml:space="preserve">, 2024; </w:t>
          </w:r>
          <w:proofErr w:type="spellStart"/>
          <w:r>
            <w:t>Eftimov</w:t>
          </w:r>
          <w:proofErr w:type="spellEnd"/>
          <w:r>
            <w:t xml:space="preserve"> &amp; </w:t>
          </w:r>
          <w:proofErr w:type="spellStart"/>
          <w:r>
            <w:t>Kitanovikj</w:t>
          </w:r>
          <w:proofErr w:type="spellEnd"/>
          <w:r>
            <w:t>, 2023; Xia &amp; Chen, 2024)</w:t>
          </w:r>
          <w:r w:rsidRPr="00772A1D">
            <w:fldChar w:fldCharType="end"/>
          </w:r>
        </w:sdtContent>
      </w:sdt>
      <w:r>
        <w:t xml:space="preserve">. </w:t>
      </w:r>
      <w:r w:rsidR="002455A1">
        <w:rPr>
          <w:rStyle w:val="Hervorhebung"/>
          <w:i w:val="0"/>
          <w:iCs w:val="0"/>
        </w:rPr>
        <w:t>In der Forschung werden nicht immer alle Faktoren</w:t>
      </w:r>
      <w:r w:rsidR="009E2E09" w:rsidRPr="00772A1D">
        <w:rPr>
          <w:rStyle w:val="Hervorhebung"/>
          <w:i w:val="0"/>
          <w:iCs w:val="0"/>
        </w:rPr>
        <w:t xml:space="preserve"> des</w:t>
      </w:r>
      <w:r w:rsidR="009E2E09" w:rsidRPr="00772A1D">
        <w:rPr>
          <w:rStyle w:val="Hervorhebung"/>
          <w:i w:val="0"/>
          <w:iCs w:val="0"/>
        </w:rPr>
        <w:t xml:space="preserve"> UTAUT-Modells </w:t>
      </w:r>
      <w:r w:rsidR="002455A1">
        <w:rPr>
          <w:rStyle w:val="Hervorhebung"/>
          <w:i w:val="0"/>
          <w:iCs w:val="0"/>
        </w:rPr>
        <w:t>verwendet</w:t>
      </w:r>
      <w:r w:rsidR="009E2E09" w:rsidRPr="00772A1D">
        <w:rPr>
          <w:rStyle w:val="Hervorhebung"/>
          <w:i w:val="0"/>
          <w:iCs w:val="0"/>
        </w:rPr>
        <w:t xml:space="preserve"> </w:t>
      </w:r>
      <w:sdt>
        <w:sdtPr>
          <w:rPr>
            <w:rStyle w:val="Hervorhebung"/>
            <w:i w:val="0"/>
            <w:iCs w:val="0"/>
          </w:rPr>
          <w:alias w:val="To edit, see citavi.com/edit"/>
          <w:tag w:val="CitaviPlaceholder#364a5582-6762-461b-a4b9-257b02cbf7b3"/>
          <w:id w:val="-1629073416"/>
          <w:placeholder>
            <w:docPart w:val="21A83C2C17284A05949D211D9D239AFB"/>
          </w:placeholder>
        </w:sdtPr>
        <w:sdtContent>
          <w:r w:rsidR="009E2E09" w:rsidRPr="00772A1D">
            <w:rPr>
              <w:rStyle w:val="Hervorhebung"/>
              <w:i w:val="0"/>
              <w:iCs w:val="0"/>
            </w:rPr>
            <w:fldChar w:fldCharType="begin"/>
          </w:r>
          <w:r w:rsidR="009E2E09">
            <w:rPr>
              <w:rStyle w:val="Hervorhebung"/>
              <w:i w:val="0"/>
              <w:iCs w:val="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zFiMTdjLTI1OTUtNDcwNy04MDRhLWM5NWU2Nzk0NThhYyIsIlJhbmdlTGVuZ3RoIjoyMSwiUmVmZXJlbmNlSWQiOiI1ZmMxMjYyYS1iZTgwLTRhYmUtOTljNi1kNTQ3ZDM4MTRl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pZCI6IjgiLCIkdHlwZSI6IlN3aXNzQWNhZGVtaWMuQ2l0YXZpLlByb2plY3QsIFN3aXNzQWNhZGVtaWMuQ2l0YXZpIn19LHsiJGlkIjoiOS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TA3OTYtMDE3LTk3NzQteSIsIlVyaVN0cmluZyI6Imh0dHBzOi8vZG9pLm9yZy8xMC4xMDA3L3MxMDc5Ni0wMTctOTc3NC15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E1Nzwvbj5cclxuICA8aW4+dHJ1ZTwvaW4+XHJcbiAgPG9zPjE1Nzwvb3M+XHJcbiAgPHBzPjE1NzwvcHM+XHJcbjwvc3A+XHJcbjxvcz4xNTc8L29zPiIsIlBlcmlvZGljYWwiOnsiJGlkIjoiMjU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TExL2JqZXQuMTM0MjUiLCJVcmlTdHJpbmciOiJodHRwczovL2RvaS5vcmcvMTAuMTExMS9iamV0LjEzNDI1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}</w:instrText>
          </w:r>
          <w:r w:rsidR="009E2E09" w:rsidRPr="00772A1D">
            <w:rPr>
              <w:rStyle w:val="Hervorhebung"/>
              <w:i w:val="0"/>
              <w:iCs w:val="0"/>
            </w:rPr>
            <w:fldChar w:fldCharType="separate"/>
          </w:r>
          <w:r w:rsidR="009E2E09">
            <w:rPr>
              <w:rStyle w:val="Hervorhebung"/>
              <w:i w:val="0"/>
              <w:iCs w:val="0"/>
            </w:rPr>
            <w:t>(</w:t>
          </w:r>
          <w:proofErr w:type="spellStart"/>
          <w:r w:rsidR="009E2E09">
            <w:rPr>
              <w:rStyle w:val="Hervorhebung"/>
              <w:i w:val="0"/>
              <w:iCs w:val="0"/>
            </w:rPr>
            <w:t>Dwivedi</w:t>
          </w:r>
          <w:proofErr w:type="spellEnd"/>
          <w:r w:rsidR="009E2E09">
            <w:rPr>
              <w:rStyle w:val="Hervorhebung"/>
              <w:i w:val="0"/>
              <w:iCs w:val="0"/>
            </w:rPr>
            <w:t xml:space="preserve"> et al., 2019; </w:t>
          </w:r>
          <w:proofErr w:type="spellStart"/>
          <w:r w:rsidR="009E2E09">
            <w:rPr>
              <w:rStyle w:val="Hervorhebung"/>
              <w:i w:val="0"/>
              <w:iCs w:val="0"/>
            </w:rPr>
            <w:t>Strzelecki</w:t>
          </w:r>
          <w:proofErr w:type="spellEnd"/>
          <w:r w:rsidR="009E2E09">
            <w:rPr>
              <w:rStyle w:val="Hervorhebung"/>
              <w:i w:val="0"/>
              <w:iCs w:val="0"/>
            </w:rPr>
            <w:t xml:space="preserve"> &amp; </w:t>
          </w:r>
          <w:proofErr w:type="spellStart"/>
          <w:r w:rsidR="009E2E09">
            <w:rPr>
              <w:rStyle w:val="Hervorhebung"/>
              <w:i w:val="0"/>
              <w:iCs w:val="0"/>
            </w:rPr>
            <w:t>ElArabawy</w:t>
          </w:r>
          <w:proofErr w:type="spellEnd"/>
          <w:r w:rsidR="009E2E09">
            <w:rPr>
              <w:rStyle w:val="Hervorhebung"/>
              <w:i w:val="0"/>
              <w:iCs w:val="0"/>
            </w:rPr>
            <w:t>, 2024; Venkatesh et al., 2012)</w:t>
          </w:r>
          <w:r w:rsidR="009E2E09" w:rsidRPr="00772A1D">
            <w:rPr>
              <w:rStyle w:val="Hervorhebung"/>
              <w:i w:val="0"/>
              <w:iCs w:val="0"/>
            </w:rPr>
            <w:fldChar w:fldCharType="end"/>
          </w:r>
        </w:sdtContent>
      </w:sdt>
      <w:r w:rsidR="00A578F8">
        <w:rPr>
          <w:rStyle w:val="Hervorhebung"/>
          <w:i w:val="0"/>
          <w:iCs w:val="0"/>
        </w:rPr>
        <w:t xml:space="preserve">. </w:t>
      </w:r>
      <w:r w:rsidR="004B3E21">
        <w:rPr>
          <w:rStyle w:val="Hervorhebung"/>
          <w:i w:val="0"/>
          <w:iCs w:val="0"/>
        </w:rPr>
        <w:t>Es kommt vor, dass</w:t>
      </w:r>
      <w:r w:rsidR="009E2E09" w:rsidRPr="00772A1D">
        <w:rPr>
          <w:rStyle w:val="Hervorhebung"/>
          <w:i w:val="0"/>
          <w:iCs w:val="0"/>
        </w:rPr>
        <w:t xml:space="preserve"> Moderatoren </w:t>
      </w:r>
      <w:r w:rsidR="00A578F8">
        <w:rPr>
          <w:rStyle w:val="Hervorhebung"/>
          <w:i w:val="0"/>
          <w:iCs w:val="0"/>
        </w:rPr>
        <w:t>aus</w:t>
      </w:r>
      <w:r w:rsidR="004B3E21">
        <w:rPr>
          <w:rStyle w:val="Hervorhebung"/>
          <w:i w:val="0"/>
          <w:iCs w:val="0"/>
        </w:rPr>
        <w:t>gelassen</w:t>
      </w:r>
      <w:r w:rsidR="009E2E09" w:rsidRPr="00772A1D">
        <w:rPr>
          <w:rStyle w:val="Hervorhebung"/>
          <w:i w:val="0"/>
          <w:iCs w:val="0"/>
        </w:rPr>
        <w:t xml:space="preserve"> oder durch andere</w:t>
      </w:r>
      <w:r w:rsidR="004B3E21">
        <w:rPr>
          <w:rStyle w:val="Hervorhebung"/>
          <w:i w:val="0"/>
          <w:iCs w:val="0"/>
        </w:rPr>
        <w:t xml:space="preserve"> ersetzt werden</w:t>
      </w:r>
      <w:r w:rsidR="009E2E09" w:rsidRPr="00772A1D">
        <w:rPr>
          <w:rStyle w:val="Hervorhebung"/>
          <w:i w:val="0"/>
          <w:iCs w:val="0"/>
        </w:rPr>
        <w:t xml:space="preserve"> </w:t>
      </w:r>
      <w:sdt>
        <w:sdtPr>
          <w:rPr>
            <w:rStyle w:val="Hervorhebung"/>
            <w:i w:val="0"/>
            <w:iCs w:val="0"/>
          </w:rPr>
          <w:alias w:val="To edit, see citavi.com/edit"/>
          <w:tag w:val="CitaviPlaceholder#f401b365-cda3-4a36-9fa1-fc617883f08b"/>
          <w:id w:val="1147866024"/>
          <w:placeholder>
            <w:docPart w:val="E2A909E4EB7E4849ADC0039557D53006"/>
          </w:placeholder>
        </w:sdtPr>
        <w:sdtContent>
          <w:r w:rsidR="009E2E09" w:rsidRPr="00772A1D">
            <w:rPr>
              <w:rStyle w:val="Hervorhebung"/>
              <w:i w:val="0"/>
              <w:iCs w:val="0"/>
            </w:rPr>
            <w:fldChar w:fldCharType="begin"/>
          </w:r>
          <w:r w:rsidR="009E2E09">
            <w:rPr>
              <w:rStyle w:val="Hervorhebung"/>
              <w:i w:val="0"/>
              <w:iCs w:val="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NDlmMGUzLTE4MzEtNDZjNC04YmRmLWQ0MDhmYzg4ZjM2MCIsIlJhbmdlTGVuZ3RoIjoyMiwiUmVmZXJlbmNlSWQiOiI1ZmMxMjYyYS1iZTgwLTRhYmUtOTljNi1kNTQ3ZDM4MTRl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pZCI6IjgiLCIkdHlwZSI6IlN3aXNzQWNhZGVtaWMuQ2l0YXZpLlByb2plY3QsIFN3aXNzQWNhZGVtaWMuQ2l0YXZpIn19LHsiJGlkIjoiOS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TA3OTYtMDE3LTk3NzQteSIsIlVyaVN0cmluZyI6Imh0dHBzOi8vZG9pLm9yZy8xMC4xMDA3L3MxMDc5Ni0wMTctOTc3NC15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}</w:instrText>
          </w:r>
          <w:r w:rsidR="009E2E09" w:rsidRPr="00772A1D">
            <w:rPr>
              <w:rStyle w:val="Hervorhebung"/>
              <w:i w:val="0"/>
              <w:iCs w:val="0"/>
            </w:rPr>
            <w:fldChar w:fldCharType="separate"/>
          </w:r>
          <w:r w:rsidR="009E2E09">
            <w:rPr>
              <w:rStyle w:val="Hervorhebung"/>
              <w:i w:val="0"/>
              <w:iCs w:val="0"/>
            </w:rPr>
            <w:t>(</w:t>
          </w:r>
          <w:proofErr w:type="spellStart"/>
          <w:r w:rsidR="009E2E09">
            <w:rPr>
              <w:rStyle w:val="Hervorhebung"/>
              <w:i w:val="0"/>
              <w:iCs w:val="0"/>
            </w:rPr>
            <w:t>Dwivedi</w:t>
          </w:r>
          <w:proofErr w:type="spellEnd"/>
          <w:r w:rsidR="009E2E09">
            <w:rPr>
              <w:rStyle w:val="Hervorhebung"/>
              <w:i w:val="0"/>
              <w:iCs w:val="0"/>
            </w:rPr>
            <w:t xml:space="preserve"> et al., 2019)</w:t>
          </w:r>
          <w:r w:rsidR="009E2E09" w:rsidRPr="00772A1D">
            <w:rPr>
              <w:rStyle w:val="Hervorhebung"/>
              <w:i w:val="0"/>
              <w:iCs w:val="0"/>
            </w:rPr>
            <w:fldChar w:fldCharType="end"/>
          </w:r>
        </w:sdtContent>
      </w:sdt>
      <w:r w:rsidR="009E2E09" w:rsidRPr="00772A1D">
        <w:rPr>
          <w:rStyle w:val="Hervorhebung"/>
          <w:i w:val="0"/>
          <w:iCs w:val="0"/>
        </w:rPr>
        <w:t xml:space="preserve">. </w:t>
      </w:r>
      <w:r w:rsidR="00A578F8" w:rsidRPr="00246EBB">
        <w:rPr>
          <w:rStyle w:val="Hervorhebung"/>
          <w:i w:val="0"/>
          <w:highlight w:val="yellow"/>
        </w:rPr>
        <w:t xml:space="preserve">In der vorliegenden Arbeit </w:t>
      </w:r>
      <w:r w:rsidR="006E46C8" w:rsidRPr="00246EBB">
        <w:rPr>
          <w:rStyle w:val="Hervorhebung"/>
          <w:i w:val="0"/>
          <w:highlight w:val="yellow"/>
        </w:rPr>
        <w:t>wird die Freiwilligkeit der Nutzung nicht weiter berücksichtigt</w:t>
      </w:r>
      <w:r w:rsidR="00121A63" w:rsidRPr="00246EBB">
        <w:rPr>
          <w:rStyle w:val="Hervorhebung"/>
          <w:i w:val="0"/>
          <w:highlight w:val="yellow"/>
        </w:rPr>
        <w:t>, da</w:t>
      </w:r>
      <w:r w:rsidR="009E2E09" w:rsidRPr="00246EBB">
        <w:rPr>
          <w:rStyle w:val="Hervorhebung"/>
          <w:i w:val="0"/>
          <w:highlight w:val="yellow"/>
        </w:rPr>
        <w:t xml:space="preserve"> der Moderator Freiwilligkeit nicht immer gegeben</w:t>
      </w:r>
      <w:r w:rsidR="00121A63" w:rsidRPr="00246EBB">
        <w:rPr>
          <w:rStyle w:val="Hervorhebung"/>
          <w:i w:val="0"/>
          <w:highlight w:val="yellow"/>
        </w:rPr>
        <w:t xml:space="preserve"> ist</w:t>
      </w:r>
      <w:r w:rsidR="009E2E09" w:rsidRPr="00246EBB">
        <w:rPr>
          <w:rStyle w:val="Hervorhebung"/>
          <w:i w:val="0"/>
          <w:highlight w:val="yellow"/>
        </w:rPr>
        <w:t xml:space="preserve"> </w:t>
      </w:r>
      <w:sdt>
        <w:sdtPr>
          <w:rPr>
            <w:rStyle w:val="Hervorhebung"/>
            <w:i w:val="0"/>
            <w:highlight w:val="yellow"/>
          </w:rPr>
          <w:alias w:val="To edit, see citavi.com/edit"/>
          <w:tag w:val="CitaviPlaceholder#721c02f2-fbff-4358-b44b-c3c4bb05f708"/>
          <w:id w:val="1709606067"/>
          <w:placeholder>
            <w:docPart w:val="6AED9F85F3E94BD98DA365C5653103EE"/>
          </w:placeholder>
        </w:sdtPr>
        <w:sdtContent>
          <w:r w:rsidR="009E2E09" w:rsidRPr="00246EBB">
            <w:rPr>
              <w:rStyle w:val="Hervorhebung"/>
              <w:i w:val="0"/>
              <w:highlight w:val="yellow"/>
            </w:rPr>
            <w:fldChar w:fldCharType="begin"/>
          </w:r>
          <w:r w:rsidR="009E2E09" w:rsidRPr="00246EBB">
            <w:rPr>
              <w:rStyle w:val="Hervorhebung"/>
              <w:i w:val="0"/>
              <w:highlight w:val="yellow"/>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NmNjMDg4LTBjMWMtNDBjZC1iN2QwLWMxYmFjYzg5OTc2YiIsIlJhbmdlTGVuZ3RoIjoyMSwiUmVmZXJlbmNlSWQiOiI1ZmMxMjYyYS1iZTgwLTRhYmUtOTljNi1kNTQ3ZDM4MTRl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pZCI6IjgiLCIkdHlwZSI6IlN3aXNzQWNhZGVtaWMuQ2l0YXZpLlByb2plY3QsIFN3aXNzQWNhZGVtaWMuQ2l0YXZpIn19LHsiJGlkIjoiOS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TA3OTYtMDE3LTk3NzQteSIsIlVyaVN0cmluZyI6Imh0dHBzOi8vZG9pLm9yZy8xMC4xMDA3L3MxMDc5Ni0wMTctOTc3NC15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}</w:instrText>
          </w:r>
          <w:r w:rsidR="009E2E09" w:rsidRPr="00246EBB">
            <w:rPr>
              <w:rStyle w:val="Hervorhebung"/>
              <w:i w:val="0"/>
              <w:highlight w:val="yellow"/>
            </w:rPr>
            <w:fldChar w:fldCharType="separate"/>
          </w:r>
          <w:r w:rsidR="009E2E09" w:rsidRPr="00246EBB">
            <w:rPr>
              <w:rStyle w:val="Hervorhebung"/>
              <w:i w:val="0"/>
              <w:highlight w:val="yellow"/>
            </w:rPr>
            <w:t>(</w:t>
          </w:r>
          <w:proofErr w:type="spellStart"/>
          <w:r w:rsidR="009E2E09" w:rsidRPr="00246EBB">
            <w:rPr>
              <w:rStyle w:val="Hervorhebung"/>
              <w:i w:val="0"/>
              <w:highlight w:val="yellow"/>
            </w:rPr>
            <w:t>Dwivedi</w:t>
          </w:r>
          <w:proofErr w:type="spellEnd"/>
          <w:r w:rsidR="009E2E09" w:rsidRPr="00246EBB">
            <w:rPr>
              <w:rStyle w:val="Hervorhebung"/>
              <w:i w:val="0"/>
              <w:highlight w:val="yellow"/>
            </w:rPr>
            <w:t xml:space="preserve"> et al., 2019; </w:t>
          </w:r>
          <w:proofErr w:type="spellStart"/>
          <w:r w:rsidR="009E2E09" w:rsidRPr="00246EBB">
            <w:rPr>
              <w:rStyle w:val="Hervorhebung"/>
              <w:i w:val="0"/>
              <w:highlight w:val="yellow"/>
            </w:rPr>
            <w:t>Schepman</w:t>
          </w:r>
          <w:proofErr w:type="spellEnd"/>
          <w:r w:rsidR="009E2E09" w:rsidRPr="00246EBB">
            <w:rPr>
              <w:rStyle w:val="Hervorhebung"/>
              <w:i w:val="0"/>
              <w:highlight w:val="yellow"/>
            </w:rPr>
            <w:t xml:space="preserve"> &amp; </w:t>
          </w:r>
          <w:proofErr w:type="spellStart"/>
          <w:r w:rsidR="009E2E09" w:rsidRPr="00246EBB">
            <w:rPr>
              <w:rStyle w:val="Hervorhebung"/>
              <w:i w:val="0"/>
              <w:highlight w:val="yellow"/>
            </w:rPr>
            <w:t>Rodway</w:t>
          </w:r>
          <w:proofErr w:type="spellEnd"/>
          <w:r w:rsidR="009E2E09" w:rsidRPr="00246EBB">
            <w:rPr>
              <w:rStyle w:val="Hervorhebung"/>
              <w:i w:val="0"/>
              <w:highlight w:val="yellow"/>
            </w:rPr>
            <w:t>, 2020)</w:t>
          </w:r>
          <w:r w:rsidR="009E2E09" w:rsidRPr="00246EBB">
            <w:rPr>
              <w:rStyle w:val="Hervorhebung"/>
              <w:i w:val="0"/>
              <w:highlight w:val="yellow"/>
            </w:rPr>
            <w:fldChar w:fldCharType="end"/>
          </w:r>
        </w:sdtContent>
      </w:sdt>
      <w:r w:rsidR="009E2E09" w:rsidRPr="00246EBB">
        <w:rPr>
          <w:rStyle w:val="Hervorhebung"/>
          <w:i w:val="0"/>
          <w:highlight w:val="yellow"/>
        </w:rPr>
        <w:t>.</w:t>
      </w:r>
      <w:r w:rsidR="009E2E09" w:rsidRPr="00772A1D">
        <w:rPr>
          <w:rStyle w:val="Hervorhebung"/>
          <w:i w:val="0"/>
          <w:iCs w:val="0"/>
        </w:rPr>
        <w:t xml:space="preserve"> </w:t>
      </w:r>
    </w:p>
    <w:p w14:paraId="5A0A66A8" w14:textId="1FF4D6D0" w:rsidR="009E2E09" w:rsidRDefault="00407E9F" w:rsidP="006524A7">
      <w:pPr>
        <w:rPr>
          <w:rStyle w:val="Hervorhebung"/>
          <w:i w:val="0"/>
        </w:rPr>
      </w:pPr>
      <w:r w:rsidRPr="00772A1D">
        <w:t xml:space="preserve">Auch bezüglich GenKI </w:t>
      </w:r>
      <w:r>
        <w:t>wird</w:t>
      </w:r>
      <w:r w:rsidRPr="00772A1D">
        <w:t xml:space="preserve"> UTAUT </w:t>
      </w:r>
      <w:r>
        <w:t xml:space="preserve">mittlerweile </w:t>
      </w:r>
      <w:r w:rsidRPr="00772A1D">
        <w:t xml:space="preserve">als theoretischer Rahmen </w:t>
      </w:r>
      <w:r w:rsidR="00B8096A">
        <w:t>herangezogen</w:t>
      </w:r>
      <w:r w:rsidRPr="00772A1D">
        <w:t>, um die Nutzungsabsicht und das Nutzungsverhalten</w:t>
      </w:r>
      <w:r>
        <w:t xml:space="preserve"> </w:t>
      </w:r>
      <w:r w:rsidRPr="00772A1D">
        <w:t xml:space="preserve">im Arbeitskontext zu untersuchen </w:t>
      </w:r>
      <w:sdt>
        <w:sdtPr>
          <w:alias w:val="To edit, see citavi.com/edit"/>
          <w:tag w:val="CitaviPlaceholder#1fd65cc7-27ca-4130-9875-d7f53cd6715d"/>
          <w:id w:val="81114890"/>
          <w:placeholder>
            <w:docPart w:val="D2C1B82E31F24E2DB21A1BF4BF613BFC"/>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DdjNjM3LTA4MTItNDQwNC05ZDMxLWZjMDkyMTYyMTQ5OCIsIlJhbmdlU3RhcnQiOjQyLCJSYW5nZUxlbmd0aCI6MTksIlJlZmVyZW5jZUlkIjoiNTY5NzU1ZGMtZmJhNy00OTI4LWI1OTUtZjE5MzliMjlkNTQw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gwLzEwNDQ3MzE4LjIwMjQuMjM3NTY4NiIsIlVyaVN0cmluZyI6Imh0dHBzOi8vZG9pLm9yZy8xMC4xMDgwLzEwNDQ3MzE4LjIwMjQuMjM3NTY4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Q2Mjg3L09UVFA2Mjk1IiwiVXJpU3RyaW5nIjoiaHR0cHM6Ly9kb2kub3JnLzEwLjQ2Mjg3L290dHA2Mjk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MC4xMDA3L3MxMDYzOS0wMjQtMTI4MzUtNCIsIlVyaVN0cmluZyI6Imh0dHBzOi8vZG9pLm9yZy8xMC4xMDA3L3MxMDYzOS0wMjQtMTI4MzUtN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}</w:instrText>
          </w:r>
          <w:r w:rsidRPr="00772A1D">
            <w:fldChar w:fldCharType="separate"/>
          </w:r>
          <w:r w:rsidR="00DC3234">
            <w:t xml:space="preserve">(Du &amp; </w:t>
          </w:r>
          <w:proofErr w:type="spellStart"/>
          <w:r w:rsidR="00DC3234">
            <w:t>Lv</w:t>
          </w:r>
          <w:proofErr w:type="spellEnd"/>
          <w:r w:rsidR="00DC3234">
            <w:t xml:space="preserve">, 2024; </w:t>
          </w:r>
          <w:proofErr w:type="spellStart"/>
          <w:r w:rsidR="00DC3234">
            <w:t>Eftimov</w:t>
          </w:r>
          <w:proofErr w:type="spellEnd"/>
          <w:r w:rsidR="00DC3234">
            <w:t xml:space="preserve"> &amp; </w:t>
          </w:r>
          <w:proofErr w:type="spellStart"/>
          <w:r w:rsidR="00DC3234">
            <w:t>Kitanovikj</w:t>
          </w:r>
          <w:proofErr w:type="spellEnd"/>
          <w:r w:rsidR="00DC3234">
            <w:t>, 2023; Xia &amp; Chen, 2024)</w:t>
          </w:r>
          <w:r w:rsidRPr="00772A1D">
            <w:fldChar w:fldCharType="end"/>
          </w:r>
        </w:sdtContent>
      </w:sdt>
      <w:r>
        <w:t xml:space="preserve">. </w:t>
      </w:r>
      <w:r w:rsidR="002455A1">
        <w:rPr>
          <w:rStyle w:val="Hervorhebung"/>
          <w:i w:val="0"/>
          <w:iCs w:val="0"/>
        </w:rPr>
        <w:t>In der Forschung werden nicht immer alle Faktoren</w:t>
      </w:r>
      <w:r w:rsidR="009E2E09" w:rsidRPr="00772A1D">
        <w:rPr>
          <w:rStyle w:val="Hervorhebung"/>
          <w:i w:val="0"/>
          <w:iCs w:val="0"/>
        </w:rPr>
        <w:t xml:space="preserve"> des UTAUT-Modells </w:t>
      </w:r>
      <w:r w:rsidR="002455A1">
        <w:rPr>
          <w:rStyle w:val="Hervorhebung"/>
          <w:i w:val="0"/>
          <w:iCs w:val="0"/>
        </w:rPr>
        <w:t>verwendet</w:t>
      </w:r>
      <w:r w:rsidR="009E2E09" w:rsidRPr="00772A1D">
        <w:rPr>
          <w:rStyle w:val="Hervorhebung"/>
          <w:i w:val="0"/>
          <w:iCs w:val="0"/>
        </w:rPr>
        <w:t xml:space="preserve"> </w:t>
      </w:r>
      <w:sdt>
        <w:sdtPr>
          <w:rPr>
            <w:rStyle w:val="Hervorhebung"/>
            <w:i w:val="0"/>
            <w:iCs w:val="0"/>
          </w:rPr>
          <w:alias w:val="To edit, see citavi.com/edit"/>
          <w:tag w:val="CitaviPlaceholder#364a5582-6762-461b-a4b9-257b02cbf7b3"/>
          <w:id w:val="1355993552"/>
          <w:placeholder>
            <w:docPart w:val="A72543260F4F4CD486C0223DC934C8F5"/>
          </w:placeholder>
        </w:sdtPr>
        <w:sdtContent>
          <w:r w:rsidR="009E2E09" w:rsidRPr="00772A1D">
            <w:rPr>
              <w:rStyle w:val="Hervorhebung"/>
              <w:i w:val="0"/>
              <w:iCs w:val="0"/>
            </w:rPr>
            <w:fldChar w:fldCharType="begin"/>
          </w:r>
          <w:r w:rsidR="00AE7C16">
            <w:rPr>
              <w:rStyle w:val="Hervorhebung"/>
              <w:i w:val="0"/>
              <w:iCs w:val="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zFiMTdjLTI1OTUtNDcwNy04MDRhLWM5NWU2Nzk0NThhYyIsIlJhbmdlTGVuZ3RoIjoyMSwiUmVmZXJlbmNlSWQiOiI1ZmMxMjYyYS1iZTgwLTRhYmUtOTljNi1kNTQ3ZDM4MTRl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pZCI6IjgiLCIkdHlwZSI6IlN3aXNzQWNhZGVtaWMuQ2l0YXZpLlByb2plY3QsIFN3aXNzQWNhZGVtaWMuQ2l0YXZpIn19LHsiJGlkIjoiOS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TA3OTYtMDE3LTk3NzQteSIsIlVyaVN0cmluZyI6Imh0dHBzOi8vZG9pLm9yZy8xMC4xMDA3L3MxMDc5Ni0wMTctOTc3NC15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E1Nzwvbj5cclxuICA8aW4+dHJ1ZTwvaW4+XHJcbiAgPG9zPjE1Nzwvb3M+XHJcbiAgPHBzPjE1NzwvcHM+XHJcbjwvc3A+XHJcbjxvcz4xNTc8L29zPiIsIlBlcmlvZGljYWwiOnsiJGlkIjoiMjU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TExL2JqZXQuMTM0MjUiLCJVcmlTdHJpbmciOiJodHRwczovL2RvaS5vcmcvMTAuMTExMS9iamV0LjEzNDI1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}</w:instrText>
          </w:r>
          <w:r w:rsidR="009E2E09" w:rsidRPr="00772A1D">
            <w:rPr>
              <w:rStyle w:val="Hervorhebung"/>
              <w:i w:val="0"/>
              <w:iCs w:val="0"/>
            </w:rPr>
            <w:fldChar w:fldCharType="separate"/>
          </w:r>
          <w:r w:rsidR="00DC3234">
            <w:rPr>
              <w:rStyle w:val="Hervorhebung"/>
              <w:i w:val="0"/>
              <w:iCs w:val="0"/>
            </w:rPr>
            <w:t>(</w:t>
          </w:r>
          <w:proofErr w:type="spellStart"/>
          <w:r w:rsidR="00DC3234">
            <w:rPr>
              <w:rStyle w:val="Hervorhebung"/>
              <w:i w:val="0"/>
              <w:iCs w:val="0"/>
            </w:rPr>
            <w:t>Dwivedi</w:t>
          </w:r>
          <w:proofErr w:type="spellEnd"/>
          <w:r w:rsidR="00DC3234">
            <w:rPr>
              <w:rStyle w:val="Hervorhebung"/>
              <w:i w:val="0"/>
              <w:iCs w:val="0"/>
            </w:rPr>
            <w:t xml:space="preserve"> et al., 2019; </w:t>
          </w:r>
          <w:proofErr w:type="spellStart"/>
          <w:r w:rsidR="00DC3234">
            <w:rPr>
              <w:rStyle w:val="Hervorhebung"/>
              <w:i w:val="0"/>
              <w:iCs w:val="0"/>
            </w:rPr>
            <w:t>Strzelecki</w:t>
          </w:r>
          <w:proofErr w:type="spellEnd"/>
          <w:r w:rsidR="00DC3234">
            <w:rPr>
              <w:rStyle w:val="Hervorhebung"/>
              <w:i w:val="0"/>
              <w:iCs w:val="0"/>
            </w:rPr>
            <w:t xml:space="preserve"> &amp; </w:t>
          </w:r>
          <w:proofErr w:type="spellStart"/>
          <w:r w:rsidR="00DC3234">
            <w:rPr>
              <w:rStyle w:val="Hervorhebung"/>
              <w:i w:val="0"/>
              <w:iCs w:val="0"/>
            </w:rPr>
            <w:t>ElArabawy</w:t>
          </w:r>
          <w:proofErr w:type="spellEnd"/>
          <w:r w:rsidR="00DC3234">
            <w:rPr>
              <w:rStyle w:val="Hervorhebung"/>
              <w:i w:val="0"/>
              <w:iCs w:val="0"/>
            </w:rPr>
            <w:t>, 2024; Venkatesh et al., 2012)</w:t>
          </w:r>
          <w:r w:rsidR="009E2E09" w:rsidRPr="00772A1D">
            <w:rPr>
              <w:rStyle w:val="Hervorhebung"/>
              <w:i w:val="0"/>
              <w:iCs w:val="0"/>
            </w:rPr>
            <w:fldChar w:fldCharType="end"/>
          </w:r>
        </w:sdtContent>
      </w:sdt>
      <w:r w:rsidR="00A578F8">
        <w:rPr>
          <w:rStyle w:val="Hervorhebung"/>
          <w:i w:val="0"/>
          <w:iCs w:val="0"/>
        </w:rPr>
        <w:t xml:space="preserve">. </w:t>
      </w:r>
      <w:r w:rsidR="004B3E21">
        <w:rPr>
          <w:rStyle w:val="Hervorhebung"/>
          <w:i w:val="0"/>
          <w:iCs w:val="0"/>
        </w:rPr>
        <w:t>Es kommt vor, dass</w:t>
      </w:r>
      <w:r w:rsidR="009E2E09" w:rsidRPr="00772A1D">
        <w:rPr>
          <w:rStyle w:val="Hervorhebung"/>
          <w:i w:val="0"/>
          <w:iCs w:val="0"/>
        </w:rPr>
        <w:t xml:space="preserve"> Moderatoren </w:t>
      </w:r>
      <w:r w:rsidR="00A578F8">
        <w:rPr>
          <w:rStyle w:val="Hervorhebung"/>
          <w:i w:val="0"/>
          <w:iCs w:val="0"/>
        </w:rPr>
        <w:t>aus</w:t>
      </w:r>
      <w:r w:rsidR="004B3E21">
        <w:rPr>
          <w:rStyle w:val="Hervorhebung"/>
          <w:i w:val="0"/>
          <w:iCs w:val="0"/>
        </w:rPr>
        <w:t>gelassen</w:t>
      </w:r>
      <w:r w:rsidR="009E2E09" w:rsidRPr="00772A1D">
        <w:rPr>
          <w:rStyle w:val="Hervorhebung"/>
          <w:i w:val="0"/>
          <w:iCs w:val="0"/>
        </w:rPr>
        <w:t xml:space="preserve"> oder durch andere</w:t>
      </w:r>
      <w:r w:rsidR="004B3E21">
        <w:rPr>
          <w:rStyle w:val="Hervorhebung"/>
          <w:i w:val="0"/>
          <w:iCs w:val="0"/>
        </w:rPr>
        <w:t xml:space="preserve"> ersetzt werden</w:t>
      </w:r>
      <w:r w:rsidR="009E2E09" w:rsidRPr="00772A1D">
        <w:rPr>
          <w:rStyle w:val="Hervorhebung"/>
          <w:i w:val="0"/>
          <w:iCs w:val="0"/>
        </w:rPr>
        <w:t xml:space="preserve"> </w:t>
      </w:r>
      <w:sdt>
        <w:sdtPr>
          <w:rPr>
            <w:rStyle w:val="Hervorhebung"/>
            <w:i w:val="0"/>
            <w:iCs w:val="0"/>
          </w:rPr>
          <w:alias w:val="To edit, see citavi.com/edit"/>
          <w:tag w:val="CitaviPlaceholder#f401b365-cda3-4a36-9fa1-fc617883f08b"/>
          <w:id w:val="2095967331"/>
          <w:placeholder>
            <w:docPart w:val="F521A8F4E9F54DB8AC2B2EFF4B2CE5A6"/>
          </w:placeholder>
        </w:sdtPr>
        <w:sdtContent>
          <w:r w:rsidR="009E2E09" w:rsidRPr="00772A1D">
            <w:rPr>
              <w:rStyle w:val="Hervorhebung"/>
              <w:i w:val="0"/>
              <w:iCs w:val="0"/>
            </w:rPr>
            <w:fldChar w:fldCharType="begin"/>
          </w:r>
          <w:r w:rsidR="00AE7C16">
            <w:rPr>
              <w:rStyle w:val="Hervorhebung"/>
              <w:i w:val="0"/>
              <w:iCs w:val="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NDlmMGUzLTE4MzEtNDZjNC04YmRmLWQ0MDhmYzg4ZjM2MCIsIlJhbmdlTGVuZ3RoIjoyMiwiUmVmZXJlbmNlSWQiOiI1ZmMxMjYyYS1iZTgwLTRhYmUtOTljNi1kNTQ3ZDM4MTRl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pZCI6IjgiLCIkdHlwZSI6IlN3aXNzQWNhZGVtaWMuQ2l0YXZpLlByb2plY3QsIFN3aXNzQWNhZGVtaWMuQ2l0YXZpIn19LHsiJGlkIjoiOS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TA3OTYtMDE3LTk3NzQteSIsIlVyaVN0cmluZyI6Imh0dHBzOi8vZG9pLm9yZy8xMC4xMDA3L3MxMDc5Ni0wMTctOTc3NC15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}</w:instrText>
          </w:r>
          <w:r w:rsidR="009E2E09" w:rsidRPr="00772A1D">
            <w:rPr>
              <w:rStyle w:val="Hervorhebung"/>
              <w:i w:val="0"/>
              <w:iCs w:val="0"/>
            </w:rPr>
            <w:fldChar w:fldCharType="separate"/>
          </w:r>
          <w:r w:rsidR="00DC3234">
            <w:rPr>
              <w:rStyle w:val="Hervorhebung"/>
              <w:i w:val="0"/>
              <w:iCs w:val="0"/>
            </w:rPr>
            <w:t>(</w:t>
          </w:r>
          <w:proofErr w:type="spellStart"/>
          <w:r w:rsidR="00DC3234">
            <w:rPr>
              <w:rStyle w:val="Hervorhebung"/>
              <w:i w:val="0"/>
              <w:iCs w:val="0"/>
            </w:rPr>
            <w:t>Dwivedi</w:t>
          </w:r>
          <w:proofErr w:type="spellEnd"/>
          <w:r w:rsidR="00DC3234">
            <w:rPr>
              <w:rStyle w:val="Hervorhebung"/>
              <w:i w:val="0"/>
              <w:iCs w:val="0"/>
            </w:rPr>
            <w:t xml:space="preserve"> et al., 2019)</w:t>
          </w:r>
          <w:r w:rsidR="009E2E09" w:rsidRPr="00772A1D">
            <w:rPr>
              <w:rStyle w:val="Hervorhebung"/>
              <w:i w:val="0"/>
              <w:iCs w:val="0"/>
            </w:rPr>
            <w:fldChar w:fldCharType="end"/>
          </w:r>
        </w:sdtContent>
      </w:sdt>
      <w:r w:rsidR="009E2E09" w:rsidRPr="00772A1D">
        <w:rPr>
          <w:rStyle w:val="Hervorhebung"/>
          <w:i w:val="0"/>
          <w:iCs w:val="0"/>
        </w:rPr>
        <w:t xml:space="preserve">. </w:t>
      </w:r>
      <w:r w:rsidR="00A578F8" w:rsidRPr="00246EBB">
        <w:rPr>
          <w:rStyle w:val="Hervorhebung"/>
          <w:i w:val="0"/>
          <w:highlight w:val="yellow"/>
        </w:rPr>
        <w:t xml:space="preserve">In der vorliegenden Arbeit </w:t>
      </w:r>
      <w:r w:rsidR="006E46C8" w:rsidRPr="00246EBB">
        <w:rPr>
          <w:rStyle w:val="Hervorhebung"/>
          <w:i w:val="0"/>
          <w:highlight w:val="yellow"/>
        </w:rPr>
        <w:t>wird die Freiwilligkeit der Nutzung nicht weiter berücksichtigt</w:t>
      </w:r>
      <w:r w:rsidR="00121A63" w:rsidRPr="00246EBB">
        <w:rPr>
          <w:rStyle w:val="Hervorhebung"/>
          <w:i w:val="0"/>
          <w:highlight w:val="yellow"/>
        </w:rPr>
        <w:t>, da</w:t>
      </w:r>
      <w:r w:rsidR="009E2E09" w:rsidRPr="00246EBB">
        <w:rPr>
          <w:rStyle w:val="Hervorhebung"/>
          <w:i w:val="0"/>
          <w:highlight w:val="yellow"/>
        </w:rPr>
        <w:t xml:space="preserve"> der Moderator Freiwilligkeit nicht immer gegeben</w:t>
      </w:r>
      <w:r w:rsidR="00121A63" w:rsidRPr="00246EBB">
        <w:rPr>
          <w:rStyle w:val="Hervorhebung"/>
          <w:i w:val="0"/>
          <w:highlight w:val="yellow"/>
        </w:rPr>
        <w:t xml:space="preserve"> ist</w:t>
      </w:r>
      <w:r w:rsidR="009E2E09" w:rsidRPr="00246EBB">
        <w:rPr>
          <w:rStyle w:val="Hervorhebung"/>
          <w:i w:val="0"/>
          <w:highlight w:val="yellow"/>
        </w:rPr>
        <w:t xml:space="preserve"> </w:t>
      </w:r>
      <w:sdt>
        <w:sdtPr>
          <w:rPr>
            <w:rStyle w:val="Hervorhebung"/>
            <w:i w:val="0"/>
            <w:highlight w:val="yellow"/>
          </w:rPr>
          <w:alias w:val="To edit, see citavi.com/edit"/>
          <w:tag w:val="CitaviPlaceholder#721c02f2-fbff-4358-b44b-c3c4bb05f708"/>
          <w:id w:val="-105038474"/>
          <w:placeholder>
            <w:docPart w:val="676E1C60D33542ACB8B5F7F53B80E3D7"/>
          </w:placeholder>
        </w:sdtPr>
        <w:sdtContent>
          <w:r w:rsidR="009E2E09" w:rsidRPr="00246EBB">
            <w:rPr>
              <w:rStyle w:val="Hervorhebung"/>
              <w:i w:val="0"/>
              <w:highlight w:val="yellow"/>
            </w:rPr>
            <w:fldChar w:fldCharType="begin"/>
          </w:r>
          <w:r w:rsidR="00AE7C16">
            <w:rPr>
              <w:rStyle w:val="Hervorhebung"/>
              <w:i w:val="0"/>
              <w:highlight w:val="yellow"/>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NmNjMDg4LTBjMWMtNDBjZC1iN2QwLWMxYmFjYzg5OTc2YiIsIlJhbmdlTGVuZ3RoIjoyMSwiUmVmZXJlbmNlSWQiOiI1ZmMxMjYyYS1iZTgwLTRhYmUtOTljNi1kNTQ3ZDM4MTRl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Z2VzaCIsIkxhc3ROYW1lIjoiRHdpdmVkaSIsIk1pZGRsZU5hbWUiOiJLLiIsIlByb3RlY3RlZCI6ZmFsc2UsIlNleCI6MCwiQ3JlYXRlZEJ5IjoiX05hamF0IEJyw7xuZSIsIkNyZWF0ZWRPbiI6IjIwMjQtMDMtMTFUMDY6NDQ6NTIiLCJNb2RpZmllZEJ5IjoiX05hamF0IEJyw7xuZSIsIklkIjoiYjNiZGE5N2ItMjg0YS00NTAzLWE0ZmMtNmVjOWZiNWJjMGI3IiwiTW9kaWZpZWRPbiI6IjIwMjQtMDMtMTFUMDY6NDQ6NTIiLCJQcm9qZWN0Ijp7IiRpZCI6IjgiLCIkdHlwZSI6IlN3aXNzQWNhZGVtaWMuQ2l0YXZpLlByb2plY3QsIFN3aXNzQWNhZGVtaWMuQ2l0YXZpIn19LHsiJGlkIjoiOS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TA3OTYtMDE3LTk3NzQteSIsIlVyaVN0cmluZyI6Imh0dHBzOi8vZG9pLm9yZy8xMC4xMDA3L3MxMDc5Ni0wMTctOTc3NC15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}</w:instrText>
          </w:r>
          <w:r w:rsidR="009E2E09" w:rsidRPr="00246EBB">
            <w:rPr>
              <w:rStyle w:val="Hervorhebung"/>
              <w:i w:val="0"/>
              <w:highlight w:val="yellow"/>
            </w:rPr>
            <w:fldChar w:fldCharType="separate"/>
          </w:r>
          <w:r w:rsidR="00DC3234">
            <w:rPr>
              <w:rStyle w:val="Hervorhebung"/>
              <w:i w:val="0"/>
              <w:highlight w:val="yellow"/>
            </w:rPr>
            <w:t>(</w:t>
          </w:r>
          <w:proofErr w:type="spellStart"/>
          <w:r w:rsidR="00DC3234">
            <w:rPr>
              <w:rStyle w:val="Hervorhebung"/>
              <w:i w:val="0"/>
              <w:highlight w:val="yellow"/>
            </w:rPr>
            <w:t>Dwivedi</w:t>
          </w:r>
          <w:proofErr w:type="spellEnd"/>
          <w:r w:rsidR="00DC3234">
            <w:rPr>
              <w:rStyle w:val="Hervorhebung"/>
              <w:i w:val="0"/>
              <w:highlight w:val="yellow"/>
            </w:rPr>
            <w:t xml:space="preserve"> et al., 2019; </w:t>
          </w:r>
          <w:proofErr w:type="spellStart"/>
          <w:r w:rsidR="00DC3234">
            <w:rPr>
              <w:rStyle w:val="Hervorhebung"/>
              <w:i w:val="0"/>
              <w:highlight w:val="yellow"/>
            </w:rPr>
            <w:t>Schepman</w:t>
          </w:r>
          <w:proofErr w:type="spellEnd"/>
          <w:r w:rsidR="00DC3234">
            <w:rPr>
              <w:rStyle w:val="Hervorhebung"/>
              <w:i w:val="0"/>
              <w:highlight w:val="yellow"/>
            </w:rPr>
            <w:t xml:space="preserve"> &amp; </w:t>
          </w:r>
          <w:proofErr w:type="spellStart"/>
          <w:r w:rsidR="00DC3234">
            <w:rPr>
              <w:rStyle w:val="Hervorhebung"/>
              <w:i w:val="0"/>
              <w:highlight w:val="yellow"/>
            </w:rPr>
            <w:t>Rodway</w:t>
          </w:r>
          <w:proofErr w:type="spellEnd"/>
          <w:r w:rsidR="00DC3234">
            <w:rPr>
              <w:rStyle w:val="Hervorhebung"/>
              <w:i w:val="0"/>
              <w:highlight w:val="yellow"/>
            </w:rPr>
            <w:t>, 2020)</w:t>
          </w:r>
          <w:r w:rsidR="009E2E09" w:rsidRPr="00246EBB">
            <w:rPr>
              <w:rStyle w:val="Hervorhebung"/>
              <w:i w:val="0"/>
              <w:highlight w:val="yellow"/>
            </w:rPr>
            <w:fldChar w:fldCharType="end"/>
          </w:r>
        </w:sdtContent>
      </w:sdt>
      <w:r w:rsidR="009E2E09" w:rsidRPr="00246EBB">
        <w:rPr>
          <w:rStyle w:val="Hervorhebung"/>
          <w:i w:val="0"/>
          <w:highlight w:val="yellow"/>
        </w:rPr>
        <w:t>.</w:t>
      </w:r>
      <w:r w:rsidR="009E2E09" w:rsidRPr="00772A1D">
        <w:rPr>
          <w:rStyle w:val="Hervorhebung"/>
          <w:i w:val="0"/>
          <w:iCs w:val="0"/>
        </w:rPr>
        <w:t xml:space="preserve"> </w:t>
      </w:r>
    </w:p>
    <w:p w14:paraId="64FC7EF2" w14:textId="77777777" w:rsidR="00815D31" w:rsidRDefault="00815D31" w:rsidP="00013769">
      <w:pPr>
        <w:rPr>
          <w:rStyle w:val="Hervorhebung"/>
          <w:i w:val="0"/>
          <w:iCs w:val="0"/>
        </w:rPr>
      </w:pPr>
    </w:p>
    <w:p w14:paraId="7E5A34D7" w14:textId="77777777" w:rsidR="00815D31" w:rsidRPr="00C97A5A" w:rsidRDefault="00815D31" w:rsidP="00013769"/>
    <w:p w14:paraId="192929F1" w14:textId="77777777" w:rsidR="003E4366" w:rsidRPr="0078560A" w:rsidRDefault="007E620B" w:rsidP="003E4366">
      <w:pPr>
        <w:pStyle w:val="berschrift1"/>
      </w:pPr>
      <w:bookmarkStart w:id="88" w:name="_Toc191314499"/>
      <w:r w:rsidRPr="0078560A">
        <w:lastRenderedPageBreak/>
        <w:t>Fragestellung</w:t>
      </w:r>
      <w:r w:rsidR="00DF52C9" w:rsidRPr="0078560A">
        <w:t xml:space="preserve"> und</w:t>
      </w:r>
      <w:r w:rsidR="00964E67">
        <w:t xml:space="preserve"> Ableitung der</w:t>
      </w:r>
      <w:r w:rsidR="00DF52C9" w:rsidRPr="0078560A">
        <w:t xml:space="preserve"> Hypothesen</w:t>
      </w:r>
      <w:bookmarkEnd w:id="88"/>
      <w:r w:rsidR="003E4366" w:rsidRPr="0078560A">
        <w:t xml:space="preserve"> </w:t>
      </w:r>
    </w:p>
    <w:p w14:paraId="5B3AB5E0" w14:textId="77777777" w:rsidR="00223FB0" w:rsidRPr="00223FB0" w:rsidRDefault="00975D72" w:rsidP="00223FB0">
      <w:r>
        <w:t xml:space="preserve">Im </w:t>
      </w:r>
      <w:r w:rsidR="00382A9C">
        <w:t>Folgenden</w:t>
      </w:r>
      <w:r>
        <w:t xml:space="preserve"> werden die zentralen Forschungsfragen der vorliegenden Untersuchung aufgeführt</w:t>
      </w:r>
      <w:r w:rsidR="00382A9C">
        <w:t xml:space="preserve"> und die </w:t>
      </w:r>
      <w:r w:rsidR="00C1005D">
        <w:t>Hypothesen</w:t>
      </w:r>
      <w:r w:rsidR="00382A9C">
        <w:t xml:space="preserve"> auf der Grundlage der </w:t>
      </w:r>
      <w:r w:rsidR="00C1005D">
        <w:t>dargestellten Theorie</w:t>
      </w:r>
      <w:r w:rsidR="004208F5">
        <w:t>n</w:t>
      </w:r>
      <w:r w:rsidR="00C1005D">
        <w:t xml:space="preserve"> abgeleitet. </w:t>
      </w:r>
      <w:r>
        <w:t xml:space="preserve"> </w:t>
      </w:r>
    </w:p>
    <w:p w14:paraId="76603C78" w14:textId="77777777" w:rsidR="003E4366" w:rsidRPr="0078560A" w:rsidRDefault="0052246F" w:rsidP="003E4366">
      <w:pPr>
        <w:pStyle w:val="berschrift2"/>
      </w:pPr>
      <w:bookmarkStart w:id="89" w:name="_Toc191314500"/>
      <w:r w:rsidRPr="0078560A">
        <w:t>Fragestellungen</w:t>
      </w:r>
      <w:bookmarkEnd w:id="89"/>
    </w:p>
    <w:p w14:paraId="64FCCF96" w14:textId="5FF0A607" w:rsidR="00FF769A" w:rsidRPr="00FF769A" w:rsidRDefault="006562CB" w:rsidP="00FF769A">
      <w:r w:rsidRPr="0078560A">
        <w:t xml:space="preserve">Es soll </w:t>
      </w:r>
      <w:r w:rsidR="004208F5">
        <w:t xml:space="preserve">in der vorliegenden Untersuchung insbesondere </w:t>
      </w:r>
      <w:r w:rsidRPr="0078560A">
        <w:t xml:space="preserve">gezeigt werden, dass Personen die Einführung einer </w:t>
      </w:r>
      <w:r>
        <w:t>GenKI</w:t>
      </w:r>
      <w:r w:rsidRPr="0078560A">
        <w:t xml:space="preserve"> im Arbeitskontext eher akzeptieren, wenn sie zuvor vertrauensbildende Maßnahmen erhalten</w:t>
      </w:r>
      <w:r w:rsidR="008918F5">
        <w:t>,</w:t>
      </w:r>
      <w:r w:rsidR="009251C6">
        <w:t xml:space="preserve"> </w:t>
      </w:r>
      <w:r w:rsidRPr="0078560A">
        <w:t xml:space="preserve">als Personen, die zuvor keine vertrauensbildenden Maßnahmen erhalten. </w:t>
      </w:r>
      <w:r w:rsidR="00B04E01">
        <w:t>Die vertrauensbildenden</w:t>
      </w:r>
      <w:r w:rsidRPr="0078560A">
        <w:t xml:space="preserve"> Maßnahmen sollen aus dem UTAUT-Modell </w:t>
      </w:r>
      <w:sdt>
        <w:sdtPr>
          <w:alias w:val="To edit, see citavi.com/edit"/>
          <w:tag w:val="CitaviPlaceholder#fa7deb9f-792d-49d5-881b-bca5ccceab38"/>
          <w:id w:val="-544681871"/>
          <w:placeholder>
            <w:docPart w:val="15A7ED5549394B60B2C1AF6BB2510935"/>
          </w:placeholder>
        </w:sdtPr>
        <w:sdtEndPr/>
        <w:sdtContent>
          <w:r w:rsidRPr="0078560A">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mRmOTQzLWZjMDQtNGIwYS05ZGI0LWQ5YzU2YmU0N2FkMS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ZmE3ZGViOWYtNzkyZC00OWQ1LTg4MWItYmNhNWNjY2VhYjM4IiwiVGV4dCI6IihWZW5rYXRlc2ggZXQgYWwuLCAyMDAzKSIsIldBSVZlcnNpb24iOiI2LjE5LjIuMSJ9}</w:instrText>
          </w:r>
          <w:r w:rsidRPr="0078560A">
            <w:fldChar w:fldCharType="separate"/>
          </w:r>
          <w:r w:rsidR="007E1F3A">
            <w:t>(Venkatesh et al., 2003)</w:t>
          </w:r>
          <w:r w:rsidRPr="0078560A">
            <w:fldChar w:fldCharType="end"/>
          </w:r>
        </w:sdtContent>
      </w:sdt>
      <w:r w:rsidRPr="0078560A">
        <w:t xml:space="preserve"> hergeleitet werden. </w:t>
      </w:r>
      <w:r>
        <w:t>Ferner soll untersucht werden, inwieweit die Wirkung dieser vertrauensbildenden Maßnahmen von dem Anwendungsfeld</w:t>
      </w:r>
      <w:r w:rsidR="00267365">
        <w:t>, in dem GenKI im Arbeitskontext angewendet werden soll,</w:t>
      </w:r>
      <w:r>
        <w:t xml:space="preserve"> und von der allgemeinen Einstellung gegenüber KI</w:t>
      </w:r>
      <w:r w:rsidR="00DB42BC">
        <w:t xml:space="preserve"> abhängt</w:t>
      </w:r>
      <w:r>
        <w:t>.</w:t>
      </w:r>
      <w:r w:rsidRPr="0078560A">
        <w:t xml:space="preserve"> </w:t>
      </w:r>
      <w:r w:rsidR="00FF769A">
        <w:t xml:space="preserve">Es ergeben sich folgende Fragestellungen: </w:t>
      </w:r>
    </w:p>
    <w:p w14:paraId="51B4A168" w14:textId="77777777" w:rsidR="003E4366" w:rsidRPr="0078560A" w:rsidRDefault="003E4366" w:rsidP="00CC6F37">
      <w:pPr>
        <w:pStyle w:val="Listenabsatz"/>
        <w:numPr>
          <w:ilvl w:val="0"/>
          <w:numId w:val="4"/>
        </w:numPr>
      </w:pPr>
      <w:r w:rsidRPr="0078560A">
        <w:t xml:space="preserve">Führen vertrauensbildende Maßnahmen zur Erhöhung der Akzeptanz von </w:t>
      </w:r>
      <w:r w:rsidR="00E02164">
        <w:t>GenKI</w:t>
      </w:r>
      <w:r w:rsidRPr="0078560A">
        <w:t xml:space="preserve"> am Arbeitsplatz? </w:t>
      </w:r>
    </w:p>
    <w:p w14:paraId="19A0EC8C" w14:textId="77777777" w:rsidR="003E4366" w:rsidRPr="0078560A" w:rsidRDefault="003E4366" w:rsidP="00CC6F37">
      <w:pPr>
        <w:pStyle w:val="Listenabsatz"/>
        <w:numPr>
          <w:ilvl w:val="0"/>
          <w:numId w:val="4"/>
        </w:numPr>
      </w:pPr>
      <w:r w:rsidRPr="0078560A">
        <w:t xml:space="preserve">Inwieweit hängt die Wirkung dieser vertrauensbildenden Maßnahmen ab von </w:t>
      </w:r>
    </w:p>
    <w:p w14:paraId="4D9F8190" w14:textId="77777777" w:rsidR="003E4366" w:rsidRPr="0078560A" w:rsidRDefault="003E4366" w:rsidP="00CC6F37">
      <w:pPr>
        <w:pStyle w:val="Listenabsatz"/>
        <w:numPr>
          <w:ilvl w:val="0"/>
          <w:numId w:val="5"/>
        </w:numPr>
      </w:pPr>
      <w:r w:rsidRPr="0078560A">
        <w:t>de</w:t>
      </w:r>
      <w:r w:rsidR="007C008A" w:rsidRPr="0078560A">
        <w:t>m</w:t>
      </w:r>
      <w:r w:rsidRPr="0078560A">
        <w:t xml:space="preserve"> </w:t>
      </w:r>
      <w:r w:rsidR="00C74C74" w:rsidRPr="0078560A">
        <w:t xml:space="preserve">Anwendungsfeld von </w:t>
      </w:r>
      <w:r w:rsidR="00E02164">
        <w:t>GenKI</w:t>
      </w:r>
      <w:r w:rsidR="00C74C74" w:rsidRPr="0078560A">
        <w:t xml:space="preserve"> </w:t>
      </w:r>
      <w:r w:rsidRPr="0078560A">
        <w:t>im Arbeitskontext</w:t>
      </w:r>
      <w:r w:rsidR="00313B9C" w:rsidRPr="0078560A">
        <w:t>?</w:t>
      </w:r>
      <w:r w:rsidRPr="0078560A">
        <w:t xml:space="preserve"> </w:t>
      </w:r>
    </w:p>
    <w:p w14:paraId="7B3A4ED2" w14:textId="77777777" w:rsidR="003E4366" w:rsidRPr="0078560A" w:rsidRDefault="003E4366" w:rsidP="00CC6F37">
      <w:pPr>
        <w:pStyle w:val="Listenabsatz"/>
        <w:numPr>
          <w:ilvl w:val="0"/>
          <w:numId w:val="5"/>
        </w:numPr>
      </w:pPr>
      <w:r w:rsidRPr="0078560A">
        <w:t>der allgemeinen Einstellung gegenüber KI?</w:t>
      </w:r>
    </w:p>
    <w:p w14:paraId="0297FD83" w14:textId="77777777" w:rsidR="006366D7" w:rsidRDefault="006F7279" w:rsidP="00B577A0">
      <w:pPr>
        <w:pStyle w:val="berschrift2"/>
      </w:pPr>
      <w:bookmarkStart w:id="90" w:name="_Toc191314501"/>
      <w:r w:rsidRPr="0078560A">
        <w:t>Hypothesen</w:t>
      </w:r>
      <w:bookmarkEnd w:id="90"/>
    </w:p>
    <w:p w14:paraId="73146D17" w14:textId="3E36E524" w:rsidR="000B444A" w:rsidRDefault="005F2CF2" w:rsidP="00AE423A">
      <w:r w:rsidRPr="00772A1D">
        <w:t>Studien zeigen, dass die Akzeptanz und der Nutzen von KI maßgeblich vom Vertrauen der Anwendenden abhäng</w:t>
      </w:r>
      <w:r>
        <w:t>en</w:t>
      </w:r>
      <w:sdt>
        <w:sdtPr>
          <w:alias w:val="To edit, see citavi.com/edit"/>
          <w:tag w:val="CitaviPlaceholder#1a71eb5f-1f32-4747-bf7b-a5d0698bcde9"/>
          <w:id w:val="723649106"/>
          <w:placeholder>
            <w:docPart w:val="5C12D390093842918B1C3565C07182CA"/>
          </w:placeholder>
        </w:sdtPr>
        <w:sdtContent>
          <w:r>
            <w:t xml:space="preserve"> </w:t>
          </w:r>
          <w:r w:rsidRPr="00772A1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ThiZThlLTg2YmEtNGIyYS1hMWMzLTQ0NmEzMjM2N2Y5ZCIsIlJhbmdlU3RhcnQiOjQyLCJSYW5nZUxlbmd0aCI6MjEsIlJlZmVyZW5jZUlkIjoiNTFjYjFiMWQtMzg1NS00MmU2LThhY2EtMzc0ZGQxODRlMjk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G9uIiwiTGFzdE5hbWUiOiJKYWNvdmkiLCJQcm90ZWN0ZWQiOmZhbHNlLCJTZXgiOjIsIkNyZWF0ZWRCeSI6Il9OYWphdCBCcsO8bmUiLCJDcmVhdGVkT24iOiIyMDI0LTAzLTExVDA3OjQyOjM2IiwiTW9kaWZpZWRCeSI6Il9OYWphdCBCcsO8bmUiLCJJZCI6IjE0NDg0MWQ4LTQ5NDYtNGIyYS05ZDY5LTZkNDY2MGJiNzZmYyIsIk1vZGlmaWVkT24iOiIyMDI0LTAzLTExVDA3OjQyOjM2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xODgiLCJVcmlTdHJpbmciOiJodHRwczovL2RsLmFjbS5vcmcvZG9pL3Byb2NlZWRpbmdzLzEwLjExNDUvMzQ0MjE4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0LTA3VDA4OjU2OjMzIiwiTW9kaWZpZWRCeSI6Il9OYWphdCBCcsO8bmUiLCJJZCI6ImJmYTRmNTQ0LTcxYzMtNGI3NS1iNjdhLTc3NTY0NGM5NzY4MSIsIk1vZGlmaWVkT24iOiIyMDI0LTA0LTA3VDA4OjU2OjMz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Tg4LjM0NDU5MjMiLCJVcmlTdHJpbmciOiJodHRwczovL2RvaS5vcmcvMTAuMTE0NS8zNDQyMTg4LjM0NDU5M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Eb2kiOiIxMC4xMTQ1LzM0NDIxODgiLCJFZGl0b3JzIjpbXSwiRXZhbHVhdGlvbkNvbXBsZXhpdHkiOjAsIkV2YWx1YXRpb25Tb3VyY2VUZXh0Rm9ybWF0IjowLCJHcm91cHMiOltdLCJIYXNMYWJlbDEiOmZhbHNlLCJIYXNMYWJlbDIiOmZhbHNlLCJJc2JuIjoiOTc4MTQ1MDM4MzA5N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zQ0MjE4OCIsIlVyaVN0cmluZyI6Imh0dHBzOi8vZG9pLm9yZy8xMC4xMTQ1LzM0NDIxODg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Dg6NTY6MzMiLCJNb2RpZmllZEJ5IjoiX05hamF0IEJyw7xuZSIsIklkIjoiYTg0ZTUxNmUtMGEyMS00YzQ3LThmYTgtZGVjODM4NTBiMzQwIiwiTW9kaWZpZWRPbiI6IjIwMjQtMDQtMDdUMDg6NTY6MzMiLCJQcm9qZWN0Ijp7IiRyZWYiOiI4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zY2lwb2wvc2NhYzA1NiIsIkVkaXRvcnMiOltdLCJFdmFsdWF0aW9uQ29tcGxleGl0eSI6MCwiRXZhbHVhdGlvblNvdXJjZVRleHRGb3JtYXQiOjAsIkdyb3VwcyI6W10sIkhhc0xhYmVsMSI6ZmFsc2UsIkhhc0xhYmVsMiI6ZmFsc2UsIktleXdvcmRzIjpbXS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jEwLjEwOTMvc2NpcG9sL3NjYWMwNTYiLCJVcmlTdHJpbmciOiJodHRwczovL2RvaS5vcmcvMTAuMTA5My9zY2lwb2wvc2NhYzA1N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0Ni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1M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w:instrText>
          </w:r>
          <w:r w:rsidRPr="00765790">
            <w:rPr>
              <w:lang w:val="en-US"/>
            </w:rPr>
            <w:instrText>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}</w:instrText>
          </w:r>
          <w:r w:rsidRPr="00772A1D">
            <w:fldChar w:fldCharType="separate"/>
          </w:r>
          <w:r>
            <w:rPr>
              <w:lang w:val="en-US"/>
            </w:rPr>
            <w:t xml:space="preserve">(Castelo et al., 2019; Choung et al., 2023; </w:t>
          </w:r>
          <w:proofErr w:type="spellStart"/>
          <w:r>
            <w:rPr>
              <w:lang w:val="en-US"/>
            </w:rPr>
            <w:t>Jacovi</w:t>
          </w:r>
          <w:proofErr w:type="spellEnd"/>
          <w:r>
            <w:rPr>
              <w:lang w:val="en-US"/>
            </w:rPr>
            <w:t xml:space="preserve"> et al., 2021; O’Shaughnessy et al., 2023)</w:t>
          </w:r>
          <w:r w:rsidRPr="00772A1D">
            <w:fldChar w:fldCharType="end"/>
          </w:r>
        </w:sdtContent>
      </w:sdt>
      <w:r w:rsidRPr="00E04F6F">
        <w:rPr>
          <w:lang w:val="en-US"/>
        </w:rPr>
        <w:t xml:space="preserve">. </w:t>
      </w:r>
      <w:r w:rsidR="00520519" w:rsidRPr="00772A1D">
        <w:t xml:space="preserve">Vertrauen mediiert nicht nur die Interaktion zwischen Mensch und Technologie im Allgemeinen, sondern kann auch elementar für die Akzeptanz von KI sein </w:t>
      </w:r>
      <w:sdt>
        <w:sdtPr>
          <w:alias w:val="To edit, see citavi.com/edit"/>
          <w:tag w:val="CitaviPlaceholder#61260e0f-057c-4ce7-ad70-4ae40f8e2b75"/>
          <w:id w:val="1311670869"/>
          <w:placeholder>
            <w:docPart w:val="948F5495AEE246FEA84292028102D108"/>
          </w:placeholder>
        </w:sdtPr>
        <w:sdtContent>
          <w:r w:rsidR="00520519" w:rsidRPr="00772A1D">
            <w:fldChar w:fldCharType="begin"/>
          </w:r>
          <w:r w:rsidR="0052051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GJiZDAzLWMwODktNDg0ZC1iNTA1LTY3MTgxM2NlN2E2YiIsIlJhbmdlU3RhcnQiOjE3LCJSYW5nZUxlbmd0aCI6MjcsIlJlZmVyZW5jZUlkIjoiNWRkMTQxZmUtMWE4Ny00MmJjLTgzZWYtMWYzMzc4MDdlOTQ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xlbm92b1xcQXBwRGF0YVxcTG9jYWxcXFRlbXBcXHMyZWNvM2VpLmpwZyIsIlVyaVN0cmluZyI6IjVkZDE0MWZlLTFhODctNDJiYy04M2VmLTFmMzM3ODA3ZTk0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i4wMS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EwMi4wNDIyMSIsIlVyaVN0cmluZyI6Imh0dHBzOi8vYXJ4aXYub3JnL3BkZi8yMTAyLjA0MjIxdjE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YWphdCBCcsO8bmUiLCJDcmVhdGVkT24iOiIyMDI0LTAzLTExVDA3OjQ0OjU3IiwiTW9kaWZpZWRCeSI6Il9OYWphdCBCcsO8bmUiLCJJZCI6ImI2OTRhNjdmLTVlMDYtNDkzYS04OWEzLTFhZTFiYjA1NDk0MCIsIk1vZGlmaWVkT24iOiIyMDI0LTAzLTExVDA3OjQ0OjU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EwMi4wNDIyMSIsIlVyaVN0cmluZyI6Imh0dHA6Ly9hcnhpdi5vcmcvcGRmLzIxMDIuMDQyM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jaGIuMjAyMS4xMDY3MDAiLCJVcmlTdHJpbmciOiJodHRwczovL2RvaS5vcmcvMTAuMTAxNi9qLmNoYi4yMDIxLjEwNjcwM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}</w:instrText>
          </w:r>
          <w:r w:rsidR="00520519" w:rsidRPr="00772A1D">
            <w:fldChar w:fldCharType="separate"/>
          </w:r>
          <w:r w:rsidR="00520519">
            <w:t>(Chi et al., 2021; Knowles &amp; Richards, 2021)</w:t>
          </w:r>
          <w:r w:rsidR="00520519" w:rsidRPr="00772A1D">
            <w:fldChar w:fldCharType="end"/>
          </w:r>
        </w:sdtContent>
      </w:sdt>
      <w:r w:rsidR="00520519">
        <w:t xml:space="preserve">. </w:t>
      </w:r>
      <w:r w:rsidR="00CE0D64" w:rsidRPr="00772A1D">
        <w:t xml:space="preserve">Wenn Menschen einer Technik vertrauen, kann diese das individuelle Nutzungsverhalten von Menschen beeinflussen </w:t>
      </w:r>
      <w:sdt>
        <w:sdtPr>
          <w:alias w:val="To edit, see citavi.com/edit"/>
          <w:tag w:val="CitaviPlaceholder#94076ea3-189a-494c-8a5c-309f494e13f1"/>
          <w:id w:val="-142735514"/>
          <w:placeholder>
            <w:docPart w:val="82283789677141BAAA2DB72D6F03696C"/>
          </w:placeholder>
        </w:sdtPr>
        <w:sdtEndPr/>
        <w:sdtContent>
          <w:r w:rsidR="00CE0D64"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MzRkYWVjLTdjMTItNGQyYy05NDkxLWYzNmY0ZjllN2MyMiIsIlJhbmdlU3RhcnQiOjM5LCJSYW5nZUxlbmd0aCI6MjMsIlJlZmVyZW5jZUlkIjoiNTFjOTQ4YTgtYTQxOS00MmIxLTg5MzAtMTZmNDBjNTA3OWZ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M1MTA5NSIsIlVyaVN0cmluZyI6Imh0dHBzOi8vZGwuYWNtLm9yZy9kb2kvcHJvY2VlZGluZ3MvMTAuMTE0NS8zMzUxMDk1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hamF0IEJyw7xuZSIsIkNyZWF0ZWRPbiI6IjIwMjQtMDctMzBUMDg6MzQ6NDAiLCJNb2RpZmllZEJ5IjoiX05hamF0IEJyw7xuZSIsIklkIjoiY2Q4N2M3MWUtZTQ2OC00ZTgwLWJmZTUtYzljMGM0NmQ3NzZmIiwiTW9kaWZpZWRPbiI6IjIwMjQtMDctMzBUMDg6MzQ6N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MzNTEwOTUuMzM3MjgzNCIsIlVyaVN0cmluZyI6Imh0dHBzOi8vZG9pLm9yZy8xMC4xMTQ1LzMzNTEwOTUuMzM3Mjg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E0NS8zMzUxMDk1IiwiVXJpU3RyaW5nIjoiaHR0cHM6Ly9kb2kub3JnLzEwLjExNDUvMzM1MTA5NS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AwOjU4IiwiTW9kaWZpZWRCeSI6Il9OYWphdCBCcsO8bmUiLCJJZCI6ImE3NTVlMTdkLWM3MzMtNDI5Mi04OWZkLTQ4YTkyMGI0Njk3MyIsIk1vZGlmaWVkT24iOiIyMDI0LTA4LTE1VDEwOjAwOjU4IiwiUHJvamVjdCI6eyIkcmVmIjoiOCJ9fV0sIk51bWJlciI6IjEiLCJPcmdhbml6YXRpb25zIjpbXSwiT3RoZXJzSW52b2x2ZWQiOltdLCJQYWdlUmFuZ2UiOiI8c3A+XHJcbiAgPG4+NTE8L24+XHJcbiAgPGluPnRydWU8L2luPlxyXG4gIDxvcz41MTwvb3M+XHJcbiAgPHBzPjUxPC9wcz5cclxuPC9zcD5cclxuPG9zPjUxPC9vcz4iLCJQZXJpb2RpY2FsIjp7IiRpZCI6IjU0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}</w:instrText>
          </w:r>
          <w:r w:rsidR="00CE0D64" w:rsidRPr="00772A1D">
            <w:fldChar w:fldCharType="separate"/>
          </w:r>
          <w:r w:rsidR="000A5A91">
            <w:t>(</w:t>
          </w:r>
          <w:proofErr w:type="spellStart"/>
          <w:r w:rsidR="000A5A91">
            <w:t>Gefen</w:t>
          </w:r>
          <w:proofErr w:type="spellEnd"/>
          <w:r w:rsidR="000A5A91">
            <w:t xml:space="preserve"> et al., 2003; Mayer et al., 1995; </w:t>
          </w:r>
          <w:proofErr w:type="spellStart"/>
          <w:r w:rsidR="000A5A91">
            <w:t>Toreini</w:t>
          </w:r>
          <w:proofErr w:type="spellEnd"/>
          <w:r w:rsidR="000A5A91">
            <w:t xml:space="preserve"> et al., 2020)</w:t>
          </w:r>
          <w:r w:rsidR="00CE0D64" w:rsidRPr="00772A1D">
            <w:fldChar w:fldCharType="end"/>
          </w:r>
        </w:sdtContent>
      </w:sdt>
      <w:r w:rsidR="00CE0D64" w:rsidRPr="00772A1D">
        <w:t xml:space="preserve">. Beschäftigte wünschen sich Unterstützung im Umgang mit GenKI, </w:t>
      </w:r>
      <w:r w:rsidR="008F64BC">
        <w:t>was</w:t>
      </w:r>
      <w:r w:rsidR="00CE0D64" w:rsidRPr="00772A1D">
        <w:t xml:space="preserve"> Vertrauen fördern kann </w:t>
      </w:r>
      <w:sdt>
        <w:sdtPr>
          <w:alias w:val="To edit, see citavi.com/edit"/>
          <w:tag w:val="CitaviPlaceholder#54393b4c-88fb-4133-8fea-4acb249568a5"/>
          <w:id w:val="1629053773"/>
          <w:placeholder>
            <w:docPart w:val="A74109315C734BC288CEF7EDA453BD81"/>
          </w:placeholder>
        </w:sdtPr>
        <w:sdtEndPr/>
        <w:sdtContent>
          <w:r w:rsidR="00404ABF">
            <w:fldChar w:fldCharType="begin"/>
          </w:r>
          <w:r w:rsidR="00404AB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MjcyMmMzLWVmMTMtNDZmYS1hMDliLTFiZTcwMmM2YzNiZiIsIlJhbmdlTGVuZ3RoIjoyMSwiUmVmZXJlbmNlSWQiOiIyYmM4M2YyNi02YWU1LTQ0NjItYTU3OC1lNGQwZTE2NTc5N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EyMzUvb3NmLmlvL2IzZXp5IiwiVXJpU3RyaW5nIjoiaHR0cHM6Ly9kb2kub3JnLzEwLjMxMjM1L29zZi5pby9iM2V6e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}</w:instrText>
          </w:r>
          <w:r w:rsidR="00404ABF">
            <w:fldChar w:fldCharType="separate"/>
          </w:r>
          <w:r w:rsidR="007E1F3A">
            <w:t>(</w:t>
          </w:r>
          <w:proofErr w:type="spellStart"/>
          <w:r w:rsidR="007E1F3A">
            <w:t>Cardon</w:t>
          </w:r>
          <w:proofErr w:type="spellEnd"/>
          <w:r w:rsidR="007E1F3A">
            <w:t xml:space="preserve"> et al., 2023)</w:t>
          </w:r>
          <w:r w:rsidR="00404ABF">
            <w:fldChar w:fldCharType="end"/>
          </w:r>
        </w:sdtContent>
      </w:sdt>
      <w:r w:rsidR="00404ABF">
        <w:t xml:space="preserve">. </w:t>
      </w:r>
      <w:r w:rsidR="003F6F62">
        <w:t xml:space="preserve">Laut </w:t>
      </w:r>
      <w:sdt>
        <w:sdtPr>
          <w:alias w:val="To edit, see citavi.com/edit"/>
          <w:tag w:val="CitaviPlaceholder#c18ad700-e532-4209-a9e1-17f889890120"/>
          <w:id w:val="-751197964"/>
          <w:placeholder>
            <w:docPart w:val="0D329D231A6E42CE9A9FAC113848B98D"/>
          </w:placeholder>
        </w:sdtPr>
        <w:sdtEndPr/>
        <w:sdtContent>
          <w:r w:rsidR="003F6F62">
            <w:fldChar w:fldCharType="begin"/>
          </w:r>
          <w:r w:rsidR="003F6F62">
            <w:instrText>ADDIN CitaviPlaceholder{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DcvczEwNjM5LTAyNC0xMjgzNS00IiwiVXJpU3RyaW5nIjoiaHR0cHM6Ly9kb2kub3JnLzEwLjEwMDcvczEwNjM5LTAyNC0xMjgzNS00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}</w:instrText>
          </w:r>
          <w:r w:rsidR="003F6F62">
            <w:fldChar w:fldCharType="separate"/>
          </w:r>
          <w:r w:rsidR="000A5A91">
            <w:t xml:space="preserve">Du und </w:t>
          </w:r>
          <w:proofErr w:type="spellStart"/>
          <w:r w:rsidR="000A5A91">
            <w:t>Lv</w:t>
          </w:r>
          <w:proofErr w:type="spellEnd"/>
          <w:r w:rsidR="003F6F62">
            <w:fldChar w:fldCharType="end"/>
          </w:r>
        </w:sdtContent>
      </w:sdt>
      <w:r w:rsidR="003F6F62">
        <w:t xml:space="preserve"> </w:t>
      </w:r>
      <w:sdt>
        <w:sdtPr>
          <w:alias w:val="To edit, see citavi.com/edit"/>
          <w:tag w:val="CitaviPlaceholder#3bc36eb0-18b1-491b-8836-3ebd0c9e4990"/>
          <w:id w:val="1716931055"/>
          <w:placeholder>
            <w:docPart w:val="B34C2801ABE7471CB878D4B36E1B17A5"/>
          </w:placeholder>
        </w:sdtPr>
        <w:sdtEndPr/>
        <w:sdtContent>
          <w:r w:rsidR="003F6F62">
            <w:fldChar w:fldCharType="begin"/>
          </w:r>
          <w:r w:rsidR="003F6F62">
            <w:instrText>ADDIN CitaviPlaceholder{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TA2MzktMDI0LTEyODM1LTQiLCJVcmlTdHJpbmciOiJodHRwczovL2RvaS5vcmcvMTAuMTAwNy9zMTA2MzktMDI0LTEyODM1LT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CkifV19LCJUYWciOiJDaXRhdmlQbGFjZWhvbGRlciMzYmMzNmViMC0xOGIxLTQ5MWItODgzNi0zZWJkMGM5ZTQ5OTAiLCJUZXh0IjoiKDIwMjQpIiwiV0FJVmVyc2lvbiI6IjYuMTkuMi4xIn0=}</w:instrText>
          </w:r>
          <w:r w:rsidR="003F6F62">
            <w:fldChar w:fldCharType="separate"/>
          </w:r>
          <w:r w:rsidR="000A5A91">
            <w:t>(2024)</w:t>
          </w:r>
          <w:r w:rsidR="003F6F62">
            <w:fldChar w:fldCharType="end"/>
          </w:r>
        </w:sdtContent>
      </w:sdt>
      <w:r w:rsidR="00CE0D64" w:rsidRPr="00772A1D">
        <w:t xml:space="preserve"> haben </w:t>
      </w:r>
      <w:r w:rsidR="008C2572">
        <w:t>z. B. u</w:t>
      </w:r>
      <w:r w:rsidR="00CE0D64" w:rsidRPr="00772A1D">
        <w:t>nterstützende Rahmenbedingungen</w:t>
      </w:r>
      <w:r w:rsidR="000B444A">
        <w:t xml:space="preserve"> </w:t>
      </w:r>
      <w:r w:rsidR="00CE0D64" w:rsidRPr="00772A1D">
        <w:t xml:space="preserve">einen sehr großen Einfluss auf die </w:t>
      </w:r>
      <w:r w:rsidR="00B01755">
        <w:t xml:space="preserve">Akzeptanz und Nutzung von GenKI von Grundschulkindern. </w:t>
      </w:r>
      <w:r w:rsidR="00E97A8F">
        <w:t xml:space="preserve">Daher kann von folgender erster Hypothese ausgegangen werden: </w:t>
      </w:r>
      <w:r w:rsidR="00CE0D64">
        <w:t xml:space="preserve"> </w:t>
      </w:r>
    </w:p>
    <w:p w14:paraId="09EB7F29" w14:textId="77777777" w:rsidR="000B444A" w:rsidRDefault="005F2CF2" w:rsidP="00AE423A">
      <w:pPr>
        <w:rPr>
          <w:del w:id="91" w:author="Microsoft Word" w:date="2025-03-01T09:44:00Z" w16du:dateUtc="2025-03-01T08:44:00Z"/>
        </w:rPr>
      </w:pPr>
      <w:ins w:id="92" w:author="Microsoft Word" w:date="2025-03-01T09:44:00Z" w16du:dateUtc="2025-03-01T08:44:00Z">
        <w:r w:rsidRPr="00772A1D">
          <w:lastRenderedPageBreak/>
          <w:t>Studien zeigen, dass die Akzeptanz und der Nutzen von KI maßgeblich vom Vertrauen der Anwendenden abhäng</w:t>
        </w:r>
        <w:r>
          <w:t>en</w:t>
        </w:r>
      </w:ins>
      <w:customXmlInsRangeStart w:id="93" w:author="Microsoft Word" w:date="2025-03-01T09:44:00Z"/>
      <w:sdt>
        <w:sdtPr>
          <w:alias w:val="To edit, see citavi.com/edit"/>
          <w:tag w:val="CitaviPlaceholder#1a71eb5f-1f32-4747-bf7b-a5d0698bcde9"/>
          <w:id w:val="1402339796"/>
          <w:placeholder>
            <w:docPart w:val="BA99236B05CB4B16A8906B3F4735731E"/>
          </w:placeholder>
        </w:sdtPr>
        <w:sdtContent>
          <w:customXmlInsRangeEnd w:id="93"/>
          <w:ins w:id="94" w:author="Microsoft Word" w:date="2025-03-01T09:44:00Z" w16du:dateUtc="2025-03-01T08:44:00Z">
            <w:r>
              <w:t xml:space="preserve"> </w:t>
            </w:r>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ThiZThlLTg2YmEtNGIyYS1hMWMzLTQ0NmEzMjM2N2Y5ZCIsIlJhbmdlU3RhcnQiOjQyLCJSYW5nZUxlbmd0aCI6MjEsIlJlZmVyZW5jZUlkIjoiNTFjYjFiMWQtMzg1NS00MmU2LThhY2EtMzc0ZGQxODRlMjk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G9uIiwiTGFzdE5hbWUiOiJKYWNvdmkiLCJQcm90ZWN0ZWQiOmZhbHNlLCJTZXgiOjIsIkNyZWF0ZWRCeSI6Il9OYWphdCBCcsO8bmUiLCJDcmVhdGVkT24iOiIyMDI0LTAzLTExVDA3OjQyOjM2IiwiTW9kaWZpZWRCeSI6Il9OYWphdCBCcsO8bmUiLCJJZCI6IjE0NDg0MWQ4LTQ5NDYtNGIyYS05ZDY5LTZkNDY2MGJiNzZmYyIsIk1vZGlmaWVkT24iOiIyMDI0LTAzLTExVDA3OjQyOjM2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xODgiLCJVcmlTdHJpbmciOiJodHRwczovL2RsLmFjbS5vcmcvZG9pL3Byb2NlZWRpbmdzLzEwLjExNDUvMzQ0MjE4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0LTA3VDA4OjU2OjMzIiwiTW9kaWZpZWRCeSI6Il9OYWphdCBCcsO8bmUiLCJJZCI6ImJmYTRmNTQ0LTcxYzMtNGI3NS1iNjdhLTc3NTY0NGM5NzY4MSIsIk1vZGlmaWVkT24iOiIyMDI0LTA0LTA3VDA4OjU2OjMz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Tg4LjM0NDU5MjMiLCJVcmlTdHJpbmciOiJodHRwczovL2RvaS5vcmcvMTAuMTE0NS8zNDQyMTg4LjM0NDU5M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Eb2kiOiIxMC4xMTQ1LzM0NDIxODgiLCJFZGl0b3JzIjpbXSwiRXZhbHVhdGlvbkNvbXBsZXhpdHkiOjAsIkV2YWx1YXRpb25Tb3VyY2VUZXh0Rm9ybWF0IjowLCJHcm91cHMiOltdLCJIYXNMYWJlbDEiOmZhbHNlLCJIYXNMYWJlbDIiOmZhbHNlLCJJc2JuIjoiOTc4MTQ1MDM4MzA5N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zQ0MjE4OCIsIlVyaVN0cmluZyI6Imh0dHBzOi8vZG9pLm9yZy8xMC4xMTQ1LzM0NDIxODg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Dg6NTY6MzMiLCJNb2RpZmllZEJ5IjoiX05hamF0IEJyw7xuZSIsIklkIjoiYTg0ZTUxNmUtMGEyMS00YzQ3LThmYTgtZGVjODM4NTBiMzQwIiwiTW9kaWZpZWRPbiI6IjIwMjQtMDQtMDdUMDg6NTY6MzMiLCJQcm9qZWN0Ijp7IiRyZWYiOiI4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zY2lwb2wvc2NhYzA1NiIsIkVkaXRvcnMiOltdLCJFdmFsdWF0aW9uQ29tcGxleGl0eSI6MCwiRXZhbHVhdGlvblNvdXJjZVRleHRGb3JtYXQiOjAsIkdyb3VwcyI6W10sIkhhc0xhYmVsMSI6ZmFsc2UsIkhhc0xhYmVsMiI6ZmFsc2UsIktleXdvcmRzIjpbXS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jEwLjEwOTMvc2NpcG9sL3NjYWMwNTYiLCJVcmlTdHJpbmciOiJodHRwczovL2RvaS5vcmcvMTAuMTA5My9zY2lwb2wvc2NhYzA1N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0Ni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1M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w:instrText>
            </w:r>
            <w:r w:rsidR="00AE7C16" w:rsidRPr="00E24B91">
              <w:rPr>
                <w:lang w:val="en-US"/>
              </w:rPr>
              <w:instrText>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}</w:instrText>
            </w:r>
            <w:r w:rsidRPr="00772A1D">
              <w:fldChar w:fldCharType="separate"/>
            </w:r>
            <w:r w:rsidR="00DC3234">
              <w:rPr>
                <w:lang w:val="en-US"/>
              </w:rPr>
              <w:t xml:space="preserve">(Castelo et al., 2019; Choung et al., 2023; </w:t>
            </w:r>
            <w:proofErr w:type="spellStart"/>
            <w:r w:rsidR="00DC3234">
              <w:rPr>
                <w:lang w:val="en-US"/>
              </w:rPr>
              <w:t>Jacovi</w:t>
            </w:r>
            <w:proofErr w:type="spellEnd"/>
            <w:r w:rsidR="00DC3234">
              <w:rPr>
                <w:lang w:val="en-US"/>
              </w:rPr>
              <w:t xml:space="preserve"> et al., 2021; O’Shaughnessy et al., 2023)</w:t>
            </w:r>
            <w:r w:rsidRPr="00772A1D">
              <w:fldChar w:fldCharType="end"/>
            </w:r>
          </w:ins>
          <w:customXmlInsRangeStart w:id="95" w:author="Microsoft Word" w:date="2025-03-01T09:44:00Z"/>
        </w:sdtContent>
      </w:sdt>
      <w:customXmlInsRangeEnd w:id="95"/>
      <w:ins w:id="96" w:author="Microsoft Word" w:date="2025-03-01T09:44:00Z" w16du:dateUtc="2025-03-01T08:44:00Z">
        <w:r w:rsidRPr="00E04F6F">
          <w:rPr>
            <w:lang w:val="en-US"/>
          </w:rPr>
          <w:t xml:space="preserve">. </w:t>
        </w:r>
        <w:r w:rsidR="00DC3234" w:rsidRPr="00772A1D">
          <w:t xml:space="preserve">Vertrauen </w:t>
        </w:r>
        <w:r w:rsidR="00DC3234">
          <w:t xml:space="preserve">mediiert </w:t>
        </w:r>
        <w:r w:rsidR="00DC3234" w:rsidRPr="00772A1D">
          <w:t xml:space="preserve">nicht nur die Interaktion zwischen Mensch und Technologie im Allgemeinen, sondern kann auch elementar für die Akzeptanz von KI sein </w:t>
        </w:r>
      </w:ins>
      <w:customXmlInsRangeStart w:id="97" w:author="Microsoft Word" w:date="2025-03-01T09:44:00Z"/>
      <w:sdt>
        <w:sdtPr>
          <w:alias w:val="To edit, see citavi.com/edit"/>
          <w:tag w:val="CitaviPlaceholder#61260e0f-057c-4ce7-ad70-4ae40f8e2b75"/>
          <w:id w:val="1999458484"/>
          <w:placeholder>
            <w:docPart w:val="71B1C0FF528F4ADF92994072081521D4"/>
          </w:placeholder>
        </w:sdtPr>
        <w:sdtContent>
          <w:customXmlInsRangeEnd w:id="97"/>
          <w:ins w:id="98" w:author="Microsoft Word" w:date="2025-03-01T09:44:00Z" w16du:dateUtc="2025-03-01T08:44:00Z">
            <w:r w:rsidR="00DC3234" w:rsidRPr="00772A1D">
              <w:fldChar w:fldCharType="begin"/>
            </w:r>
            <w:r w:rsidR="00DC323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GJiZDAzLWMwODktNDg0ZC1iNTA1LTY3MTgxM2NlN2E2YiIsIlJhbmdlU3RhcnQiOjE3LCJSYW5nZUxlbmd0aCI6MjcsIlJlZmVyZW5jZUlkIjoiNWRkMTQxZmUtMWE4Ny00MmJjLTgzZWYtMWYzMzc4MDdlOTQ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xlbm92b1xcQXBwRGF0YVxcTG9jYWxcXFRlbXBcXHMyZWNvM2VpLmpwZyIsIlVyaVN0cmluZyI6IjVkZDE0MWZlLTFhODctNDJiYy04M2VmLTFmMzM3ODA3ZTk0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i4wMS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EwMi4wNDIyMSIsIlVyaVN0cmluZyI6Imh0dHBzOi8vYXJ4aXYub3JnL3BkZi8yMTAyLjA0MjIxdjE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YWphdCBCcsO8bmUiLCJDcmVhdGVkT24iOiIyMDI0LTAzLTExVDA3OjQ0OjU3IiwiTW9kaWZpZWRCeSI6Il9OYWphdCBCcsO8bmUiLCJJZCI6ImI2OTRhNjdmLTVlMDYtNDkzYS04OWEzLTFhZTFiYjA1NDk0MCIsIk1vZGlmaWVkT24iOiIyMDI0LTAzLTExVDA3OjQ0OjU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EwMi4wNDIyMSIsIlVyaVN0cmluZyI6Imh0dHA6Ly9hcnhpdi5vcmcvcGRmLzIxMDIuMDQyM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jaGIuMjAyMS4xMDY3MDAiLCJVcmlTdHJpbmciOiJodHRwczovL2RvaS5vcmcvMTAuMTAxNi9qLmNoYi4yMDIxLjEwNjcwM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}</w:instrText>
            </w:r>
            <w:r w:rsidR="00DC3234" w:rsidRPr="00772A1D">
              <w:fldChar w:fldCharType="separate"/>
            </w:r>
            <w:r w:rsidR="00DC3234">
              <w:t>(Chi et al., 2021; Knowles &amp; Richards, 2021)</w:t>
            </w:r>
            <w:r w:rsidR="00DC3234" w:rsidRPr="00772A1D">
              <w:fldChar w:fldCharType="end"/>
            </w:r>
          </w:ins>
          <w:customXmlInsRangeStart w:id="99" w:author="Microsoft Word" w:date="2025-03-01T09:44:00Z"/>
        </w:sdtContent>
      </w:sdt>
      <w:customXmlInsRangeEnd w:id="99"/>
      <w:ins w:id="100" w:author="Microsoft Word" w:date="2025-03-01T09:44:00Z" w16du:dateUtc="2025-03-01T08:44:00Z">
        <w:r w:rsidR="00DC3234">
          <w:t xml:space="preserve">. </w:t>
        </w:r>
        <w:r w:rsidR="00D96E17" w:rsidRPr="00772A1D">
          <w:t xml:space="preserve">Das Vertrauen </w:t>
        </w:r>
        <w:r w:rsidR="00C76DDB">
          <w:t>von</w:t>
        </w:r>
        <w:r w:rsidR="00D96E17" w:rsidRPr="00772A1D">
          <w:t xml:space="preserve"> Beschäftigten ist essenziell, damit die neue Technik schneller akzeptiert und optimaler genutzt werden kann (</w:t>
        </w:r>
        <w:proofErr w:type="spellStart"/>
        <w:r w:rsidR="00D96E17" w:rsidRPr="00772A1D">
          <w:t>Gkinko</w:t>
        </w:r>
        <w:proofErr w:type="spellEnd"/>
        <w:r w:rsidR="00D96E17" w:rsidRPr="00772A1D">
          <w:t xml:space="preserve"> &amp; </w:t>
        </w:r>
        <w:proofErr w:type="spellStart"/>
        <w:r w:rsidR="00D96E17" w:rsidRPr="00772A1D">
          <w:t>Elbanna</w:t>
        </w:r>
        <w:proofErr w:type="spellEnd"/>
        <w:r w:rsidR="00D96E17" w:rsidRPr="00772A1D">
          <w:t xml:space="preserve">, 2023; Kaplan &amp; </w:t>
        </w:r>
        <w:proofErr w:type="spellStart"/>
        <w:r w:rsidR="00D96E17" w:rsidRPr="00772A1D">
          <w:t>Haenlein</w:t>
        </w:r>
        <w:proofErr w:type="spellEnd"/>
        <w:r w:rsidR="00D96E17" w:rsidRPr="00772A1D">
          <w:t xml:space="preserve">, 2019; Mayer et al., 1995; Riedl, 2022). </w:t>
        </w:r>
        <w:r w:rsidR="00CE0D64" w:rsidRPr="00772A1D">
          <w:t xml:space="preserve">Wenn Menschen einer Technik vertrauen, kann diese das individuelle Nutzungsverhalten von Menschen beeinflussen </w:t>
        </w:r>
      </w:ins>
      <w:customXmlInsRangeStart w:id="101" w:author="Microsoft Word" w:date="2025-03-01T09:44:00Z"/>
      <w:sdt>
        <w:sdtPr>
          <w:alias w:val="To edit, see citavi.com/edit"/>
          <w:tag w:val="CitaviPlaceholder#94076ea3-189a-494c-8a5c-309f494e13f1"/>
          <w:id w:val="1767194540"/>
          <w:placeholder>
            <w:docPart w:val="57B35530B77241A7A7783767B0E5A8B7"/>
          </w:placeholder>
        </w:sdtPr>
        <w:sdtContent>
          <w:customXmlInsRangeEnd w:id="101"/>
          <w:ins w:id="102" w:author="Microsoft Word" w:date="2025-03-01T09:44:00Z" w16du:dateUtc="2025-03-01T08:44:00Z">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MzRkYWVjLTdjMTItNGQyYy05NDkxLWYzNmY0ZjllN2MyMiIsIlJhbmdlU3RhcnQiOjM5LCJSYW5nZUxlbmd0aCI6MjMsIlJlZmVyZW5jZUlkIjoiNTFjOTQ4YTgtYTQxOS00MmIxLTg5MzAtMTZmNDBjNTA3OWZ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M1MTA5NSIsIlVyaVN0cmluZyI6Imh0dHBzOi8vZGwuYWNtLm9yZy9kb2kvcHJvY2VlZGluZ3MvMTAuMTE0NS8zMzUxMDk1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hamF0IEJyw7xuZSIsIkNyZWF0ZWRPbiI6IjIwMjQtMDctMzBUMDg6MzQ6NDAiLCJNb2RpZmllZEJ5IjoiX05hamF0IEJyw7xuZSIsIklkIjoiY2Q4N2M3MWUtZTQ2OC00ZTgwLWJmZTUtYzljMGM0NmQ3NzZmIiwiTW9kaWZpZWRPbiI6IjIwMjQtMDctMzBUMDg6MzQ6N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MzNTEwOTUuMzM3MjgzNCIsIlVyaVN0cmluZyI6Imh0dHBzOi8vZG9pLm9yZy8xMC4xMTQ1LzMzNTEwOTUuMzM3Mjg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E0NS8zMzUxMDk1IiwiVXJpU3RyaW5nIjoiaHR0cHM6Ly9kb2kub3JnLzEwLjExNDUvMzM1MTA5NS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AwOjU4IiwiTW9kaWZpZWRCeSI6Il9OYWphdCBCcsO8bmUiLCJJZCI6ImE3NTVlMTdkLWM3MzMtNDI5Mi04OWZkLTQ4YTkyMGI0Njk3MyIsIk1vZGlmaWVkT24iOiIyMDI0LTA4LTE1VDEwOjAwOjU4IiwiUHJvamVjdCI6eyIkcmVmIjoiOCJ9fV0sIk51bWJlciI6IjEiLCJPcmdhbml6YXRpb25zIjpbXSwiT3RoZXJzSW52b2x2ZWQiOltdLCJQYWdlUmFuZ2UiOiI8c3A+XHJcbiAgPG4+NTE8L24+XHJcbiAgPGluPnRydWU8L2luPlxyXG4gIDxvcz41MTwvb3M+XHJcbiAgPHBzPjUxPC9wcz5cclxuPC9zcD5cclxuPG9zPjUxPC9vcz4iLCJQZXJpb2RpY2FsIjp7IiRpZCI6IjU0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}</w:instrText>
            </w:r>
            <w:r w:rsidR="00CE0D64" w:rsidRPr="00772A1D">
              <w:fldChar w:fldCharType="separate"/>
            </w:r>
            <w:r w:rsidR="00DC3234">
              <w:t>(</w:t>
            </w:r>
            <w:proofErr w:type="spellStart"/>
            <w:r w:rsidR="00DC3234">
              <w:t>Gefen</w:t>
            </w:r>
            <w:proofErr w:type="spellEnd"/>
            <w:r w:rsidR="00DC3234">
              <w:t xml:space="preserve"> et al., 2003; Mayer et al., 1995; </w:t>
            </w:r>
            <w:proofErr w:type="spellStart"/>
            <w:r w:rsidR="00DC3234">
              <w:t>Toreini</w:t>
            </w:r>
            <w:proofErr w:type="spellEnd"/>
            <w:r w:rsidR="00DC3234">
              <w:t xml:space="preserve"> et al., 2020)</w:t>
            </w:r>
            <w:r w:rsidR="00CE0D64" w:rsidRPr="00772A1D">
              <w:fldChar w:fldCharType="end"/>
            </w:r>
          </w:ins>
          <w:customXmlInsRangeStart w:id="103" w:author="Microsoft Word" w:date="2025-03-01T09:44:00Z"/>
        </w:sdtContent>
      </w:sdt>
      <w:customXmlInsRangeEnd w:id="103"/>
      <w:ins w:id="104" w:author="Microsoft Word" w:date="2025-03-01T09:44:00Z" w16du:dateUtc="2025-03-01T08:44:00Z">
        <w:r w:rsidR="00CE0D64" w:rsidRPr="00772A1D">
          <w:t xml:space="preserve">. Beschäftigte wünschen sich Unterstützung im Umgang mit GenKI, </w:t>
        </w:r>
        <w:r w:rsidR="008F64BC">
          <w:t>was</w:t>
        </w:r>
        <w:r w:rsidR="00CE0D64" w:rsidRPr="00772A1D">
          <w:t xml:space="preserve"> Vertrauen fördern kann </w:t>
        </w:r>
      </w:ins>
      <w:customXmlInsRangeStart w:id="105" w:author="Microsoft Word" w:date="2025-03-01T09:44:00Z"/>
      <w:sdt>
        <w:sdtPr>
          <w:alias w:val="To edit, see citavi.com/edit"/>
          <w:tag w:val="CitaviPlaceholder#54393b4c-88fb-4133-8fea-4acb249568a5"/>
          <w:id w:val="-348104954"/>
          <w:placeholder>
            <w:docPart w:val="2FAE592B045A4A91B73CBD09C74DE7FF"/>
          </w:placeholder>
        </w:sdtPr>
        <w:sdtContent>
          <w:customXmlInsRangeEnd w:id="105"/>
          <w:r w:rsidRPr="00772A1D">
            <w:t>Studien zeigen, dass die Akzeptanz und der Nutzen von KI maßgeblich vom Vertrauen der Anwendenden abhäng</w:t>
          </w:r>
          <w:r>
            <w:t>en</w:t>
          </w:r>
          <w:sdt>
            <w:sdtPr>
              <w:alias w:val="To edit, see citavi.com/edit"/>
              <w:tag w:val="CitaviPlaceholder#1a71eb5f-1f32-4747-bf7b-a5d0698bcde9"/>
              <w:id w:val="94765930"/>
              <w:placeholder>
                <w:docPart w:val="24BCBF6A40C544FB988ABA43FCB01DAD"/>
              </w:placeholder>
            </w:sdtPr>
            <w:sdtContent>
              <w:r>
                <w:t xml:space="preserve"> </w:t>
              </w:r>
              <w:r w:rsidRPr="00772A1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ThiZThlLTg2YmEtNGIyYS1hMWMzLTQ0NmEzMjM2N2Y5ZCIsIlJhbmdlU3RhcnQiOjQyLCJSYW5nZUxlbmd0aCI6MjEsIlJlZmVyZW5jZUlkIjoiNTFjYjFiMWQtMzg1NS00MmU2LThhY2EtMzc0ZGQxODRlMjk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G9uIiwiTGFzdE5hbWUiOiJKYWNvdmkiLCJQcm90ZWN0ZWQiOmZhbHNlLCJTZXgiOjIsIkNyZWF0ZWRCeSI6Il9OYWphdCBCcsO8bmUiLCJDcmVhdGVkT24iOiIyMDI0LTAzLTExVDA3OjQyOjM2IiwiTW9kaWZpZWRCeSI6Il9OYWphdCBCcsO8bmUiLCJJZCI6IjE0NDg0MWQ4LTQ5NDYtNGIyYS05ZDY5LTZkNDY2MGJiNzZmYyIsIk1vZGlmaWVkT24iOiIyMDI0LTAzLTExVDA3OjQyOjM2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xODgiLCJVcmlTdHJpbmciOiJodHRwczovL2RsLmFjbS5vcmcvZG9pL3Byb2NlZWRpbmdzLzEwLjExNDUvMzQ0MjE4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0LTA3VDA4OjU2OjMzIiwiTW9kaWZpZWRCeSI6Il9OYWphdCBCcsO8bmUiLCJJZCI6ImJmYTRmNTQ0LTcxYzMtNGI3NS1iNjdhLTc3NTY0NGM5NzY4MSIsIk1vZGlmaWVkT24iOiIyMDI0LTA0LTA3VDA4OjU2OjMz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Tg4LjM0NDU5MjMiLCJVcmlTdHJpbmciOiJodHRwczovL2RvaS5vcmcvMTAuMTE0NS8zNDQyMTg4LjM0NDU5M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Eb2kiOiIxMC4xMTQ1LzM0NDIxODgiLCJFZGl0b3JzIjpbXSwiRXZhbHVhdGlvbkNvbXBsZXhpdHkiOjAsIkV2YWx1YXRpb25Tb3VyY2VUZXh0Rm9ybWF0IjowLCJHcm91cHMiOltdLCJIYXNMYWJlbDEiOmZhbHNlLCJIYXNMYWJlbDIiOmZhbHNlLCJJc2JuIjoiOTc4MTQ1MDM4MzA5N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zQ0MjE4OCIsIlVyaVN0cmluZyI6Imh0dHBzOi8vZG9pLm9yZy8xMC4xMTQ1LzM0NDIxODg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dUMDg6NTY6MzMiLCJNb2RpZmllZEJ5IjoiX05hamF0IEJyw7xuZSIsIklkIjoiYTg0ZTUxNmUtMGEyMS00YzQ3LThmYTgtZGVjODM4NTBiMzQwIiwiTW9kaWZpZWRPbiI6IjIwMjQtMDQtMDdUMDg6NTY6MzMiLCJQcm9qZWN0Ijp7IiRyZWYiOiI4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zY2lwb2wvc2NhYzA1NiIsIkVkaXRvcnMiOltdLCJFdmFsdWF0aW9uQ29tcGxleGl0eSI6MCwiRXZhbHVhdGlvblNvdXJjZVRleHRGb3JtYXQiOjAsIkdyb3VwcyI6W10sIkhhc0xhYmVsMSI6ZmFsc2UsIkhhc0xhYmVsMiI6ZmFsc2UsIktleXdvcmRzIjpbXS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jEwLjEwOTMvc2NpcG9sL3NjYWMwNTYiLCJVcmlTdHJpbmciOiJodHRwczovL2RvaS5vcmcvMTAuMTA5My9zY2lwb2wvc2NhYzA1N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0Ni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1M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</w:instrText>
              </w:r>
              <w:r w:rsidRPr="00765790">
                <w:rPr>
                  <w:lang w:val="en-US"/>
                </w:rPr>
                <w:instrText>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}</w:instrText>
              </w:r>
              <w:r w:rsidRPr="00772A1D">
                <w:fldChar w:fldCharType="separate"/>
              </w:r>
              <w:r>
                <w:rPr>
                  <w:lang w:val="en-US"/>
                </w:rPr>
                <w:t xml:space="preserve">(Castelo et al., 2019; Choung et al., 2023; </w:t>
              </w:r>
              <w:proofErr w:type="spellStart"/>
              <w:r>
                <w:rPr>
                  <w:lang w:val="en-US"/>
                </w:rPr>
                <w:t>Jacovi</w:t>
              </w:r>
              <w:proofErr w:type="spellEnd"/>
              <w:r>
                <w:rPr>
                  <w:lang w:val="en-US"/>
                </w:rPr>
                <w:t xml:space="preserve"> et al., 2021; O’Shaughnessy et al., 2023)</w:t>
              </w:r>
              <w:r w:rsidRPr="00772A1D">
                <w:fldChar w:fldCharType="end"/>
              </w:r>
            </w:sdtContent>
          </w:sdt>
          <w:r w:rsidRPr="00E04F6F">
            <w:rPr>
              <w:lang w:val="en-US"/>
            </w:rPr>
            <w:t xml:space="preserve">. </w:t>
          </w:r>
          <w:r w:rsidR="00520519" w:rsidRPr="00772A1D">
            <w:t xml:space="preserve">Vertrauen mediiert nicht nur die Interaktion zwischen Mensch und Technologie im Allgemeinen, sondern kann auch elementar für die Akzeptanz von KI sein </w:t>
          </w:r>
          <w:sdt>
            <w:sdtPr>
              <w:alias w:val="To edit, see citavi.com/edit"/>
              <w:tag w:val="CitaviPlaceholder#61260e0f-057c-4ce7-ad70-4ae40f8e2b75"/>
              <w:id w:val="1408881183"/>
              <w:placeholder>
                <w:docPart w:val="6C765B03FA73417DABA472C56F082E99"/>
              </w:placeholder>
            </w:sdtPr>
            <w:sdtContent>
              <w:r w:rsidR="00520519" w:rsidRPr="00772A1D">
                <w:fldChar w:fldCharType="begin"/>
              </w:r>
              <w:r w:rsidR="0052051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GJiZDAzLWMwODktNDg0ZC1iNTA1LTY3MTgxM2NlN2E2YiIsIlJhbmdlU3RhcnQiOjE3LCJSYW5nZUxlbmd0aCI6MjcsIlJlZmVyZW5jZUlkIjoiNWRkMTQxZmUtMWE4Ny00MmJjLTgzZWYtMWYzMzc4MDdlOTQ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Exlbm92b1xcQXBwRGF0YVxcTG9jYWxcXFRlbXBcXHMyZWNvM2VpLmpwZyIsIlVyaVN0cmluZyI6IjVkZDE0MWZlLTFhODctNDJiYy04M2VmLTFmMzM3ODA3ZTk0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i4wMS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EwMi4wNDIyMSIsIlVyaVN0cmluZyI6Imh0dHBzOi8vYXJ4aXYub3JnL3BkZi8yMTAyLjA0MjIxdjE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YWphdCBCcsO8bmUiLCJDcmVhdGVkT24iOiIyMDI0LTAzLTExVDA3OjQ0OjU3IiwiTW9kaWZpZWRCeSI6Il9OYWphdCBCcsO8bmUiLCJJZCI6ImI2OTRhNjdmLTVlMDYtNDkzYS04OWEzLTFhZTFiYjA1NDk0MCIsIk1vZGlmaWVkT24iOiIyMDI0LTAzLTExVDA3OjQ0OjU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EwMi4wNDIyMSIsIlVyaVN0cmluZyI6Imh0dHA6Ly9hcnhpdi5vcmcvcGRmLzIxMDIuMDQyM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jaGIuMjAyMS4xMDY3MDAiLCJVcmlTdHJpbmciOiJodHRwczovL2RvaS5vcmcvMTAuMTAxNi9qLmNoYi4yMDIxLjEwNjcwM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}</w:instrText>
              </w:r>
              <w:r w:rsidR="00520519" w:rsidRPr="00772A1D">
                <w:fldChar w:fldCharType="separate"/>
              </w:r>
              <w:r w:rsidR="00520519">
                <w:t>(Chi et al., 2021; Knowles &amp; Richards, 2021)</w:t>
              </w:r>
              <w:r w:rsidR="00520519" w:rsidRPr="00772A1D">
                <w:fldChar w:fldCharType="end"/>
              </w:r>
            </w:sdtContent>
          </w:sdt>
          <w:r w:rsidR="00520519">
            <w:t xml:space="preserve">. </w:t>
          </w:r>
          <w:r w:rsidR="00CE0D64" w:rsidRPr="00772A1D">
            <w:t xml:space="preserve">Wenn Menschen einer Technik vertrauen, kann diese das individuelle Nutzungsverhalten von Menschen beeinflussen </w:t>
          </w:r>
          <w:sdt>
            <w:sdtPr>
              <w:alias w:val="To edit, see citavi.com/edit"/>
              <w:tag w:val="CitaviPlaceholder#94076ea3-189a-494c-8a5c-309f494e13f1"/>
              <w:id w:val="1572919433"/>
              <w:placeholder>
                <w:docPart w:val="625B87D76F494027BD40C1A9CE2CB473"/>
              </w:placeholder>
            </w:sdtPr>
            <w:sdtContent>
              <w:r w:rsidR="00CE0D64"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MzRkYWVjLTdjMTItNGQyYy05NDkxLWYzNmY0ZjllN2MyMiIsIlJhbmdlU3RhcnQiOjM5LCJSYW5nZUxlbmd0aCI6MjMsIlJlZmVyZW5jZUlkIjoiNTFjOTQ4YTgtYTQxOS00MmIxLTg5MzAtMTZmNDBjNTA3OWZ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M1MTA5NSIsIlVyaVN0cmluZyI6Imh0dHBzOi8vZGwuYWNtLm9yZy9kb2kvcHJvY2VlZGluZ3MvMTAuMTE0NS8zMzUxMDk1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hamF0IEJyw7xuZSIsIkNyZWF0ZWRPbiI6IjIwMjQtMDctMzBUMDg6MzQ6NDAiLCJNb2RpZmllZEJ5IjoiX05hamF0IEJyw7xuZSIsIklkIjoiY2Q4N2M3MWUtZTQ2OC00ZTgwLWJmZTUtYzljMGM0NmQ3NzZmIiwiTW9kaWZpZWRPbiI6IjIwMjQtMDctMzBUMDg6MzQ6N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MzNTEwOTUuMzM3MjgzNCIsIlVyaVN0cmluZyI6Imh0dHBzOi8vZG9pLm9yZy8xMC4xMTQ1LzMzNTEwOTUuMzM3Mjg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E0NS8zMzUxMDk1IiwiVXJpU3RyaW5nIjoiaHR0cHM6Ly9kb2kub3JnLzEwLjExNDUvMzM1MTA5NS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AwOjU4IiwiTW9kaWZpZWRCeSI6Il9OYWphdCBCcsO8bmUiLCJJZCI6ImE3NTVlMTdkLWM3MzMtNDI5Mi04OWZkLTQ4YTkyMGI0Njk3MyIsIk1vZGlmaWVkT24iOiIyMDI0LTA4LTE1VDEwOjAwOjU4IiwiUHJvamVjdCI6eyIkcmVmIjoiOCJ9fV0sIk51bWJlciI6IjEiLCJPcmdhbml6YXRpb25zIjpbXSwiT3RoZXJzSW52b2x2ZWQiOltdLCJQYWdlUmFuZ2UiOiI8c3A+XHJcbiAgPG4+NTE8L24+XHJcbiAgPGluPnRydWU8L2luPlxyXG4gIDxvcz41MTwvb3M+XHJcbiAgPHBzPjUxPC9wcz5cclxuPC9zcD5cclxuPG9zPjUxPC9vcz4iLCJQZXJpb2RpY2FsIjp7IiRpZCI6IjU0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}</w:instrText>
              </w:r>
              <w:r w:rsidR="00CE0D64" w:rsidRPr="00772A1D">
                <w:fldChar w:fldCharType="separate"/>
              </w:r>
              <w:r w:rsidR="000A5A91">
                <w:t>(Gefen et al., 2003; Mayer et al., 1995; Toreini et al., 2020)</w:t>
              </w:r>
              <w:r w:rsidR="00CE0D64" w:rsidRPr="00772A1D">
                <w:fldChar w:fldCharType="end"/>
              </w:r>
            </w:sdtContent>
          </w:sdt>
          <w:r w:rsidR="00CE0D64" w:rsidRPr="00772A1D">
            <w:t xml:space="preserve">. Beschäftigte wünschen sich Unterstützung im Umgang mit GenKI, </w:t>
          </w:r>
          <w:r w:rsidR="008F64BC">
            <w:t>was</w:t>
          </w:r>
          <w:r w:rsidR="00CE0D64" w:rsidRPr="00772A1D">
            <w:t xml:space="preserve"> Vertrauen fördern kann </w:t>
          </w:r>
          <w:sdt>
            <w:sdtPr>
              <w:alias w:val="To edit, see citavi.com/edit"/>
              <w:tag w:val="CitaviPlaceholder#54393b4c-88fb-4133-8fea-4acb249568a5"/>
              <w:id w:val="1029146653"/>
              <w:placeholder>
                <w:docPart w:val="F185D272342E4DB797A1DC020B9EC7DB"/>
              </w:placeholder>
            </w:sdtPr>
            <w:sdtContent>
              <w:r w:rsidR="00404ABF">
                <w:fldChar w:fldCharType="begin"/>
              </w:r>
              <w:r w:rsidR="00404AB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MjcyMmMzLWVmMTMtNDZmYS1hMDliLTFiZTcwMmM2YzNiZiIsIlJhbmdlTGVuZ3RoIjoyMSwiUmVmZXJlbmNlSWQiOiIyYmM4M2YyNi02YWU1LTQ0NjItYTU3OC1lNGQwZTE2NTc5N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EyMzUvb3NmLmlvL2IzZXp5IiwiVXJpU3RyaW5nIjoiaHR0cHM6Ly9kb2kub3JnLzEwLjMxMjM1L29zZi5pby9iM2V6e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}</w:instrText>
              </w:r>
              <w:r w:rsidR="00404ABF">
                <w:fldChar w:fldCharType="separate"/>
              </w:r>
              <w:r w:rsidR="00DC3234">
                <w:t>(</w:t>
              </w:r>
              <w:proofErr w:type="spellStart"/>
              <w:r w:rsidR="00DC3234">
                <w:t>Cardon</w:t>
              </w:r>
              <w:proofErr w:type="spellEnd"/>
              <w:r w:rsidR="00DC3234">
                <w:t xml:space="preserve"> et al., 2023)</w:t>
              </w:r>
              <w:r w:rsidR="00404ABF">
                <w:fldChar w:fldCharType="end"/>
              </w:r>
            </w:sdtContent>
          </w:sdt>
          <w:r w:rsidR="00404ABF">
            <w:t xml:space="preserve">. </w:t>
          </w:r>
          <w:r w:rsidR="003F6F62">
            <w:t xml:space="preserve">Laut </w:t>
          </w:r>
          <w:sdt>
            <w:sdtPr>
              <w:alias w:val="To edit, see citavi.com/edit"/>
              <w:tag w:val="CitaviPlaceholder#c18ad700-e532-4209-a9e1-17f889890120"/>
              <w:id w:val="1202140959"/>
              <w:placeholder>
                <w:docPart w:val="2FCA3ED832734D3B9A747665AA825A3F"/>
              </w:placeholder>
            </w:sdtPr>
            <w:sdtContent>
              <w:r w:rsidR="003F6F62">
                <w:fldChar w:fldCharType="begin"/>
              </w:r>
              <w:r w:rsidR="003F6F62">
                <w:instrText>ADDIN CitaviPlaceholder{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DcvczEwNjM5LTAyNC0xMjgzNS00IiwiVXJpU3RyaW5nIjoiaHR0cHM6Ly9kb2kub3JnLzEwLjEwMDcvczEwNjM5LTAyNC0xMjgzNS00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}</w:instrText>
              </w:r>
              <w:r w:rsidR="003F6F62">
                <w:fldChar w:fldCharType="separate"/>
              </w:r>
              <w:r w:rsidR="000A5A91">
                <w:t xml:space="preserve">Du und </w:t>
              </w:r>
              <w:proofErr w:type="spellStart"/>
              <w:r w:rsidR="000A5A91">
                <w:t>Lv</w:t>
              </w:r>
              <w:proofErr w:type="spellEnd"/>
              <w:r w:rsidR="003F6F62">
                <w:fldChar w:fldCharType="end"/>
              </w:r>
            </w:sdtContent>
          </w:sdt>
          <w:r w:rsidR="003F6F62">
            <w:t xml:space="preserve"> </w:t>
          </w:r>
          <w:sdt>
            <w:sdtPr>
              <w:alias w:val="To edit, see citavi.com/edit"/>
              <w:tag w:val="CitaviPlaceholder#3bc36eb0-18b1-491b-8836-3ebd0c9e4990"/>
              <w:id w:val="53057086"/>
              <w:placeholder>
                <w:docPart w:val="503227E8A00D42C19B8212D86A33D007"/>
              </w:placeholder>
            </w:sdtPr>
            <w:sdtContent>
              <w:r w:rsidR="003F6F62">
                <w:fldChar w:fldCharType="begin"/>
              </w:r>
              <w:r w:rsidR="003F6F62">
                <w:instrText>ADDIN CitaviPlaceholder{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TA2MzktMDI0LTEyODM1LTQiLCJVcmlTdHJpbmciOiJodHRwczovL2RvaS5vcmcvMTAuMTAwNy9zMTA2MzktMDI0LTEyODM1LT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CkifV19LCJUYWciOiJDaXRhdmlQbGFjZWhvbGRlciMzYmMzNmViMC0xOGIxLTQ5MWItODgzNi0zZWJkMGM5ZTQ5OTAiLCJUZXh0IjoiKDIwMjQpIiwiV0FJVmVyc2lvbiI6IjYuMTkuMi4xIn0=}</w:instrText>
              </w:r>
              <w:r w:rsidR="003F6F62">
                <w:fldChar w:fldCharType="separate"/>
              </w:r>
              <w:r w:rsidR="000A5A91">
                <w:t>(2024)</w:t>
              </w:r>
              <w:r w:rsidR="003F6F62">
                <w:fldChar w:fldCharType="end"/>
              </w:r>
            </w:sdtContent>
          </w:sdt>
          <w:r w:rsidR="00CE0D64" w:rsidRPr="00772A1D">
            <w:t xml:space="preserve"> haben </w:t>
          </w:r>
          <w:r w:rsidR="008C2572">
            <w:t>z. B. u</w:t>
          </w:r>
          <w:r w:rsidR="00CE0D64" w:rsidRPr="00772A1D">
            <w:t>nterstützende Rahmenbedingungen</w:t>
          </w:r>
          <w:r w:rsidR="000B444A">
            <w:t xml:space="preserve"> </w:t>
          </w:r>
          <w:r w:rsidR="00CE0D64" w:rsidRPr="00772A1D">
            <w:t xml:space="preserve">einen sehr großen Einfluss auf die </w:t>
          </w:r>
          <w:r w:rsidR="00B01755">
            <w:t xml:space="preserve">Akzeptanz und Nutzung von GenKI von Grundschulkindern. </w:t>
          </w:r>
          <w:r w:rsidR="00E97A8F">
            <w:t xml:space="preserve">Daher kann von folgender erster Hypothese ausgegangen werden: </w:t>
          </w:r>
          <w:r w:rsidR="00CE0D64">
            <w:t xml:space="preserve"> </w:t>
          </w:r>
          <w:customXmlInsRangeStart w:id="106" w:author="Microsoft Word" w:date="2025-03-01T09:44:00Z"/>
        </w:sdtContent>
      </w:sdt>
      <w:customXmlInsRangeEnd w:id="106"/>
      <w:ins w:id="107" w:author="Microsoft Word" w:date="2025-03-01T09:44:00Z" w16du:dateUtc="2025-03-01T08:44:00Z">
        <w:r w:rsidR="00404ABF">
          <w:t xml:space="preserve">. </w:t>
        </w:r>
        <w:r w:rsidR="003F6F62">
          <w:t xml:space="preserve">Laut </w:t>
        </w:r>
      </w:ins>
      <w:customXmlInsRangeStart w:id="108" w:author="Microsoft Word" w:date="2025-03-01T09:44:00Z"/>
      <w:sdt>
        <w:sdtPr>
          <w:alias w:val="To edit, see citavi.com/edit"/>
          <w:tag w:val="CitaviPlaceholder#c18ad700-e532-4209-a9e1-17f889890120"/>
          <w:id w:val="-586919350"/>
          <w:placeholder>
            <w:docPart w:val="139D066DFD22402EA93230E68CB38F04"/>
          </w:placeholder>
        </w:sdtPr>
        <w:sdtContent>
          <w:customXmlInsRangeEnd w:id="108"/>
          <w:ins w:id="109" w:author="Microsoft Word" w:date="2025-03-01T09:44:00Z" w16du:dateUtc="2025-03-01T08:44:00Z">
            <w:r w:rsidR="003F6F62">
              <w:fldChar w:fldCharType="begin"/>
            </w:r>
            <w:r w:rsidR="00AE7C16">
              <w:instrText>ADDIN CitaviPlaceholder{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DcvczEwNjM5LTAyNC0xMjgzNS00IiwiVXJpU3RyaW5nIjoiaHR0cHM6Ly9kb2kub3JnLzEwLjEwMDcvczEwNjM5LTAyNC0xMjgzNS00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}</w:instrText>
            </w:r>
            <w:r w:rsidR="003F6F62">
              <w:fldChar w:fldCharType="separate"/>
            </w:r>
            <w:r w:rsidR="00DC3234">
              <w:t xml:space="preserve">Du und </w:t>
            </w:r>
            <w:proofErr w:type="spellStart"/>
            <w:r w:rsidR="00DC3234">
              <w:t>Lv</w:t>
            </w:r>
            <w:proofErr w:type="spellEnd"/>
            <w:r w:rsidR="003F6F62">
              <w:fldChar w:fldCharType="end"/>
            </w:r>
          </w:ins>
          <w:customXmlInsRangeStart w:id="110" w:author="Microsoft Word" w:date="2025-03-01T09:44:00Z"/>
        </w:sdtContent>
      </w:sdt>
      <w:customXmlInsRangeEnd w:id="110"/>
      <w:ins w:id="111" w:author="Microsoft Word" w:date="2025-03-01T09:44:00Z" w16du:dateUtc="2025-03-01T08:44:00Z">
        <w:r w:rsidR="003F6F62">
          <w:t xml:space="preserve"> </w:t>
        </w:r>
      </w:ins>
      <w:customXmlInsRangeStart w:id="112" w:author="Microsoft Word" w:date="2025-03-01T09:44:00Z"/>
      <w:sdt>
        <w:sdtPr>
          <w:alias w:val="To edit, see citavi.com/edit"/>
          <w:tag w:val="CitaviPlaceholder#3bc36eb0-18b1-491b-8836-3ebd0c9e4990"/>
          <w:id w:val="716085731"/>
          <w:placeholder>
            <w:docPart w:val="7D91FC60B79F4E9EB5357F9C24ECA2F6"/>
          </w:placeholder>
        </w:sdtPr>
        <w:sdtContent>
          <w:customXmlInsRangeEnd w:id="112"/>
          <w:ins w:id="113" w:author="Microsoft Word" w:date="2025-03-01T09:44:00Z" w16du:dateUtc="2025-03-01T08:44:00Z">
            <w:r w:rsidR="003F6F62">
              <w:fldChar w:fldCharType="begin"/>
            </w:r>
            <w:r w:rsidR="00AE7C16">
              <w:instrText>ADDIN CitaviPlaceholder{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TA2MzktMDI0LTEyODM1LTQiLCJVcmlTdHJpbmciOiJodHRwczovL2RvaS5vcmcvMTAuMTAwNy9zMTA2MzktMDI0LTEyODM1LT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CkifV19LCJUYWciOiJDaXRhdmlQbGFjZWhvbGRlciMzYmMzNmViMC0xOGIxLTQ5MWItODgzNi0zZWJkMGM5ZTQ5OTAiLCJUZXh0IjoiKDIwMjQpIiwiV0FJVmVyc2lvbiI6IjYuMTkuMi4xIn0=}</w:instrText>
            </w:r>
            <w:r w:rsidR="003F6F62">
              <w:fldChar w:fldCharType="separate"/>
            </w:r>
            <w:r w:rsidR="00DC3234">
              <w:t>(2024)</w:t>
            </w:r>
            <w:r w:rsidR="003F6F62">
              <w:fldChar w:fldCharType="end"/>
            </w:r>
          </w:ins>
          <w:customXmlInsRangeStart w:id="114" w:author="Microsoft Word" w:date="2025-03-01T09:44:00Z"/>
        </w:sdtContent>
      </w:sdt>
      <w:customXmlInsRangeEnd w:id="114"/>
      <w:ins w:id="115" w:author="Microsoft Word" w:date="2025-03-01T09:44:00Z" w16du:dateUtc="2025-03-01T08:44:00Z">
        <w:r w:rsidR="00CE0D64" w:rsidRPr="00772A1D">
          <w:t xml:space="preserve"> haben </w:t>
        </w:r>
        <w:r w:rsidR="008C2572">
          <w:t>z. B. u</w:t>
        </w:r>
        <w:r w:rsidR="00CE0D64" w:rsidRPr="00772A1D">
          <w:t>nterstützende Rahmenbedingungen</w:t>
        </w:r>
        <w:r w:rsidR="000B444A">
          <w:t xml:space="preserve"> </w:t>
        </w:r>
        <w:r w:rsidR="00CE0D64" w:rsidRPr="00772A1D">
          <w:t xml:space="preserve">einen sehr großen Einfluss auf die </w:t>
        </w:r>
        <w:r w:rsidR="00B01755">
          <w:t xml:space="preserve">Akzeptanz und Nutzung von GenKI von Grundschulkindern. </w:t>
        </w:r>
        <w:r w:rsidR="00E97A8F">
          <w:t xml:space="preserve">Daher kann von folgender erster Hypothese ausgegangen werden: </w:t>
        </w:r>
        <w:r w:rsidR="00CE0D64">
          <w:t xml:space="preserve"> </w:t>
        </w:r>
      </w:ins>
    </w:p>
    <w:p w14:paraId="240B66C3" w14:textId="77777777" w:rsidR="000B444A" w:rsidRDefault="000B444A" w:rsidP="000C7DC1">
      <w:pPr>
        <w:rPr>
          <w:ins w:id="116" w:author="Microsoft Word" w:date="2025-03-01T09:44:00Z" w16du:dateUtc="2025-03-01T08:44:00Z"/>
        </w:rPr>
      </w:pPr>
    </w:p>
    <w:p w14:paraId="4670ADFE" w14:textId="77777777" w:rsidR="00440778" w:rsidRDefault="00B03C5F" w:rsidP="00CC6F37">
      <w:pPr>
        <w:pStyle w:val="Listenabsatz"/>
        <w:numPr>
          <w:ilvl w:val="0"/>
          <w:numId w:val="6"/>
        </w:numPr>
      </w:pPr>
      <w:bookmarkStart w:id="117" w:name="_Hlk190251595"/>
      <w:r w:rsidRPr="00B03C5F">
        <w:t>Vertrauensbildende Maßnahmen (im Vergleich zu keinen solchen Maßnahmen) führen bei der Einführung von Gen</w:t>
      </w:r>
      <w:r>
        <w:t>KI</w:t>
      </w:r>
      <w:r w:rsidRPr="00B03C5F">
        <w:t xml:space="preserve"> im Arbeitskontext zu einer höheren Akzeptanz von Gen</w:t>
      </w:r>
      <w:r w:rsidR="007D1D9C">
        <w:t>KI</w:t>
      </w:r>
      <w:r w:rsidRPr="00B03C5F">
        <w:t>.</w:t>
      </w:r>
    </w:p>
    <w:p w14:paraId="087EF19A" w14:textId="5852CFF4" w:rsidR="006C0481" w:rsidRPr="0078560A" w:rsidRDefault="006C0481" w:rsidP="006C0481">
      <w:r w:rsidRPr="00772A1D">
        <w:t xml:space="preserve">Die </w:t>
      </w:r>
      <w:r w:rsidRPr="006835DA">
        <w:t>Art der Aufgabe</w:t>
      </w:r>
      <w:r w:rsidRPr="00772A1D">
        <w:t xml:space="preserve">, also das Anwendungsfeld, spielt bei Vertrauen in Automatisierungen eine zentrale Rolle </w:t>
      </w:r>
      <w:sdt>
        <w:sdtPr>
          <w:alias w:val="To edit, see citavi.com/edit"/>
          <w:tag w:val="CitaviPlaceholder#8e21f6e8-c9f5-496a-a19f-dd8201052906"/>
          <w:id w:val="1063058423"/>
          <w:placeholder>
            <w:docPart w:val="9363E1A7B6534655803B6F3B20E5C936"/>
          </w:placeholder>
        </w:sdtPr>
        <w:sdtEndPr/>
        <w:sdtContent>
          <w:r w:rsidRPr="00772A1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zMxOTkyLWVkYmItNDNjNi04YjFjLTJlYWJlZDJhOWUwZiIsIlJhbmdlU3RhcnQiOjQ3LCJSYW5nZUxlbmd0aCI6MjAsIlJlZmVyZW5jZUlkIjoiOTExYWVhZjQtY2Y3MS00YjI4LTg4ZTktMjYyMTY1ZDIwMjg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I1ODc5MiIsIlVyaVN0cmluZyI6Imh0dHBzOi8vZG9pLm9yZy8xMC4yMzA3LzI1ODc5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TYvai5jaGIuMjAyNC4xMDgzNTIiLCJVcmlTdHJpbmciOiJodHRwczovL2RvaS5vcmcvMTAuMTAxNi9qLmNoYi4yMDI0LjEwODM1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wMTYvai5naXEuMjAyMC4xMDE1MzYiLCJVcmlTdHJpbmciOiJodHRwczovL2RvaS5vcmcvMTAuMTAxNi9qLmdpcS4yMDIwLjEwMTUzN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}</w:instrText>
          </w:r>
          <w:r w:rsidRPr="00772A1D">
            <w:fldChar w:fldCharType="separate"/>
          </w:r>
          <w:r>
            <w:t xml:space="preserve">(Klingbeil et al., 2024; Langer &amp; Landers, 2021; Mayer et al., 1995; </w:t>
          </w:r>
          <w:proofErr w:type="spellStart"/>
          <w:r>
            <w:t>Nagtegaal</w:t>
          </w:r>
          <w:proofErr w:type="spellEnd"/>
          <w:r>
            <w:t>, 2021)</w:t>
          </w:r>
          <w:r w:rsidRPr="00772A1D">
            <w:fldChar w:fldCharType="end"/>
          </w:r>
          <w:ins w:id="118"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zMxOTkyLWVkYmItNDNjNi04YjFjLTJlYWJlZDJhOWUwZiIsIlJhbmdlU3RhcnQiOjQ3LCJSYW5nZUxlbmd0aCI6MjAsIlJlZmVyZW5jZUlkIjoiOTExYWVhZjQtY2Y3MS00YjI4LTg4ZTktMjYyMTY1ZDIwMjg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I1ODc5MiIsIlVyaVN0cmluZyI6Imh0dHBzOi8vZG9pLm9yZy8xMC4yMzA3LzI1ODc5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TYvai5jaGIuMjAyNC4xMDgzNTIiLCJVcmlTdHJpbmciOiJodHRwczovL2RvaS5vcmcvMTAuMTAxNi9qLmNoYi4yMDI0LjEwODM1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wMTYvai5naXEuMjAyMC4xMDE1MzYiLCJVcmlTdHJpbmciOiJodHRwczovL2RvaS5vcmcvMTAuMTAxNi9qLmdpcS4yMDIwLjEwMTUzN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}</w:instrText>
            </w:r>
            <w:r w:rsidRPr="00772A1D">
              <w:fldChar w:fldCharType="separate"/>
            </w:r>
            <w:r w:rsidR="00DC3234">
              <w:t xml:space="preserve">(Klingbeil et al., 2024; Langer &amp; Landers, 2021; Mayer et al., 1995; </w:t>
            </w:r>
            <w:proofErr w:type="spellStart"/>
            <w:r w:rsidR="00DC3234">
              <w:t>Nagtegaal</w:t>
            </w:r>
            <w:proofErr w:type="spellEnd"/>
            <w:r w:rsidR="00DC3234">
              <w:t>, 2021)</w:t>
            </w:r>
            <w:r w:rsidRPr="00772A1D">
              <w:fldChar w:fldCharType="end"/>
            </w:r>
          </w:ins>
          <w:customXmlInsRangeStart w:id="119" w:author="Microsoft Word" w:date="2025-03-01T09:44:00Z"/>
        </w:sdtContent>
      </w:sdt>
      <w:customXmlInsRangeEnd w:id="119"/>
      <w:ins w:id="120" w:author="Microsoft Word" w:date="2025-03-01T09:44:00Z" w16du:dateUtc="2025-03-01T08:44:00Z">
        <w:r w:rsidRPr="00772A1D">
          <w:t xml:space="preserve">. Während KI in einem Aufgabenfeld als nützlich </w:t>
        </w:r>
        <w:r w:rsidRPr="00772A1D">
          <w:lastRenderedPageBreak/>
          <w:t>angesehen werden</w:t>
        </w:r>
        <w:r w:rsidRPr="0078560A">
          <w:t xml:space="preserve">, kann sie bei </w:t>
        </w:r>
        <w:r>
          <w:t>einem anderen</w:t>
        </w:r>
        <w:r w:rsidRPr="0078560A">
          <w:t xml:space="preserve"> als störend wahrgenommen werden </w:t>
        </w:r>
      </w:ins>
      <w:customXmlInsRangeStart w:id="121" w:author="Microsoft Word" w:date="2025-03-01T09:44:00Z"/>
      <w:sdt>
        <w:sdtPr>
          <w:alias w:val="To edit, see citavi.com/edit"/>
          <w:tag w:val="CitaviPlaceholder#5f763c61-f941-42c9-8e92-2dd747b7c5ac"/>
          <w:id w:val="1920365551"/>
          <w:placeholder>
            <w:docPart w:val="CB234BD1B85C4A19BA273D40CB9DAAA3"/>
          </w:placeholder>
        </w:sdtPr>
        <w:sdtEndPr/>
        <w:sdtContent>
          <w:customXmlInsRangeEnd w:id="121"/>
          <w:ins w:id="122" w:author="Microsoft Word" w:date="2025-03-01T09:44:00Z" w16du:dateUtc="2025-03-01T08:44:00Z">
            <w:r w:rsidRPr="00772A1D">
              <w:t>. Während KI in einem Aufgabenfeld als nützlich angesehen werden</w:t>
            </w:r>
            <w:r w:rsidRPr="0078560A">
              <w:t xml:space="preserve">, kann sie bei </w:t>
            </w:r>
            <w:r>
              <w:t>einem anderen</w:t>
            </w:r>
            <w:r w:rsidRPr="0078560A">
              <w:t xml:space="preserve"> als störend wahrgenommen </w:t>
            </w:r>
            <w:proofErr w:type="gramStart"/>
            <w:r w:rsidRPr="0078560A">
              <w:t xml:space="preserve">werden </w:t>
            </w:r>
          </w:ins>
          <w:r w:rsidRPr="00772A1D">
            <w:t>.</w:t>
          </w:r>
          <w:proofErr w:type="gramEnd"/>
          <w:r w:rsidRPr="00772A1D">
            <w:t xml:space="preserve"> Während KI in einem Aufgabenfeld als nützlich angesehen werden</w:t>
          </w:r>
          <w:r w:rsidRPr="0078560A">
            <w:t xml:space="preserve">, kann sie bei </w:t>
          </w:r>
          <w:r>
            <w:t>einem anderen</w:t>
          </w:r>
          <w:r w:rsidRPr="0078560A">
            <w:t xml:space="preserve"> als störend wahrgenommen werden </w:t>
          </w:r>
          <w:r w:rsidRPr="0078560A">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MDEwODZiLWQ3NjItNDJkNC1hYWM3LTFkMjBmMDlmYjNhNiIsIlJhbmdlTGVuZ3RoIjoyMiwiUmVmZXJlbmNlSWQiOiIxNTE3NzQ1Ni0xMWQxLTRiOWUtODU0YS0wNzA2ZDYwZmQ4M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0pBQlMtMDktMjAyMC0wMzcyIiwiVXJpU3RyaW5nIjoiaHR0cHM6Ly9kb2kub3JnLzEwLjExMDgvSkFCUy0wOS0yMDIwLTAz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}</w:instrText>
          </w:r>
          <w:r w:rsidRPr="0078560A">
            <w:fldChar w:fldCharType="separate"/>
          </w:r>
          <w:r>
            <w:t>(</w:t>
          </w:r>
          <w:proofErr w:type="spellStart"/>
          <w:r>
            <w:t>Dabbous</w:t>
          </w:r>
          <w:proofErr w:type="spellEnd"/>
          <w:r>
            <w:t xml:space="preserve"> et al., 2022)</w:t>
          </w:r>
          <w:r w:rsidRPr="0078560A">
            <w:fldChar w:fldCharType="end"/>
          </w:r>
        </w:sdtContent>
      </w:sdt>
      <w:r w:rsidRPr="0078560A">
        <w:t>.</w:t>
      </w:r>
    </w:p>
    <w:p w14:paraId="090767FB" w14:textId="28E7F5B0" w:rsidR="006C0481" w:rsidRDefault="006C0481" w:rsidP="006C0481">
      <w:sdt>
        <w:sdtPr>
          <w:alias w:val="To edit, see citavi.com/edit"/>
          <w:tag w:val="CitaviPlaceholder#83fba4ea-5100-435f-a8f8-62b80337b9e7"/>
          <w:id w:val="2109159486"/>
          <w:placeholder>
            <w:docPart w:val="3856D8624BC64DCA98B13B675CD50C45"/>
          </w:placeholder>
        </w:sdtPr>
        <w:sdtEndPr/>
        <w:sdtContent>
          <w:r w:rsidRPr="00772A1D">
            <w:fldChar w:fldCharType="begin"/>
          </w:r>
          <w:r>
            <w:instrText>ADDIN CitaviPlaceholder{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cvMjA1Mzk1MTcxODc1NjY4NCIsIlVyaVN0cmluZyI6Imh0dHBzOi8vZG9pLm9yZy8xMC4xMTc3LzIwNTM5NTE3MTg3NTY2O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}</w:instrText>
          </w:r>
          <w:r w:rsidRPr="00772A1D">
            <w:fldChar w:fldCharType="separate"/>
          </w:r>
          <w:r>
            <w:t>M. K. Lee</w:t>
          </w:r>
          <w:r w:rsidRPr="00772A1D">
            <w:fldChar w:fldCharType="end"/>
          </w:r>
          <w:r w:rsidRPr="00772A1D">
            <w:t xml:space="preserve"> </w:t>
          </w:r>
          <w:sdt>
            <w:sdtPr>
              <w:alias w:val="To edit, see citavi.com/edit"/>
              <w:tag w:val="CitaviPlaceholder#7238e278-8eda-4ea1-a112-9af91f07b019"/>
              <w:id w:val="-385720617"/>
              <w:placeholder>
                <w:docPart w:val="459F8D67BAC74BFAAD2AEE7992ADC2BB"/>
              </w:placeholder>
            </w:sdtPr>
            <w:sdtContent>
              <w:r w:rsidRPr="00772A1D">
                <w:fldChar w:fldCharType="begin"/>
              </w:r>
              <w:r>
                <w:instrText>ADDIN CitaviPlaceholder{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3Ny8yMDUzOTUxNzE4NzU2Njg0IiwiVXJpU3RyaW5nIjoiaHR0cHM6Ly9kb2kub3JnLzEwLjExNzcvMjA1Mzk1MTcxODc1NjY4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4KSJ9XX0sIlRhZyI6IkNpdGF2aVBsYWNlaG9sZGVyIzcyMzhlMjc4LThlZGEtNGVhMS1hMTEyLTlhZjkxZjA3YjAxOSIsIlRleHQiOiIoMjAxOCkiLCJXQUlWZXJzaW9uIjoiNi4xOS4yLjEifQ==}</w:instrText>
              </w:r>
              <w:r w:rsidRPr="00772A1D">
                <w:fldChar w:fldCharType="separate"/>
              </w:r>
              <w:r>
                <w:t>(2018)</w:t>
              </w:r>
              <w:r w:rsidRPr="00772A1D">
                <w:fldChar w:fldCharType="end"/>
              </w:r>
            </w:sdtContent>
          </w:sdt>
          <w:r w:rsidRPr="00772A1D">
            <w:t xml:space="preserve"> unterscheidet zwischen Aufgaben die menschliche Fähigkeiten und solche, die mechanische Fähigkeiten benötigen. Menschliche Fähigkeiten benötigen nach </w:t>
          </w:r>
          <w:sdt>
            <w:sdtPr>
              <w:alias w:val="To edit, see citavi.com/edit"/>
              <w:tag w:val="CitaviPlaceholder#a3843e0b-b187-478a-83c5-c7fc70b0e7da"/>
              <w:id w:val="158437590"/>
              <w:placeholder>
                <w:docPart w:val="351974A919D14ECCBB271FB4BFE0A909"/>
              </w:placeholder>
            </w:sdtPr>
            <w:sdtContent>
              <w:r w:rsidRPr="00772A1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GViMjhmLTM1YTMtNDU3Ny04Njg1LTA0OTZiOGM0YmU2ZiIsIlJhbmdlTGVuZ3RoIjo5LCJSZWZlcmVuY2VJZCI6IjFhZDJiZjBmLTgzZDQtNDM2NS1hY2Q0LWFkZGRjOTA0NzBl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LTF9LCJOdW1iZXJpbmdUeXBlIjowLCJOdW1lcmFsU3lzdGVtIjotMSwiU3RhcnRQYWdlIjp7IiRpZCI6IjUiLCIkdHlwZSI6IlN3aXNzQWNhZGVtaWMuUGFnZU51bWJlciwgU3dpc3NBY2FkZW1pYyIsIklzRnVsbHlOdW1lcmljIjpmYWxzZSwiTnVtYmVyaW5nVHlwZSI6MCwiTnVtZXJhbFN5c3RlbSI6LTF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cvMjA1Mzk1MTcxODc1NjY4NCIsIlVyaVN0cmluZyI6Imh0dHBzOi8vZG9pLm9yZy8xMC4xMTc3LzIwNTM5NTE3MTg3NTY2O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}</w:instrText>
              </w:r>
              <w:r w:rsidRPr="00772A1D">
                <w:fldChar w:fldCharType="separate"/>
              </w:r>
              <w:r>
                <w:t>M. K. Lee</w:t>
              </w:r>
              <w:r w:rsidRPr="00772A1D">
                <w:fldChar w:fldCharType="end"/>
              </w:r>
            </w:sdtContent>
          </w:sdt>
          <w:r w:rsidRPr="00772A1D">
            <w:t xml:space="preserve"> subjektives Urteilsvermögen und emotionale Fähigkeiten, wohingegen mechanische Fähigkeiten quantitative Verarbeitung und objektive Messbarkeit beinhalten (M. K. Lee, 2018). Bei mechanischen Aufgaben </w:t>
          </w:r>
          <w:r>
            <w:t>werden</w:t>
          </w:r>
          <w:r w:rsidRPr="00772A1D">
            <w:t xml:space="preserve"> Entscheidungen von Algorithmen und von Menschen als ähnlich vertrauenswürdig und fair wahrgenommen (M. K. Lee, 2018). Bei Aufgaben, die eher menschliche Fähigkeiten erforder</w:t>
          </w:r>
          <w:r>
            <w:t>n</w:t>
          </w:r>
          <w:r w:rsidRPr="00772A1D">
            <w:t xml:space="preserve">, </w:t>
          </w:r>
          <w:r>
            <w:t>werden</w:t>
          </w:r>
          <w:r w:rsidRPr="00772A1D">
            <w:t xml:space="preserve"> </w:t>
          </w:r>
          <w:r>
            <w:t>hingegen</w:t>
          </w:r>
          <w:r w:rsidRPr="00772A1D">
            <w:t xml:space="preserve"> algorithmische Entscheidungen als weniger fair und vertrauenswürdig wahrgenommen</w:t>
          </w:r>
          <w:r>
            <w:t xml:space="preserve"> </w:t>
          </w:r>
          <w:r w:rsidRPr="00772A1D">
            <w:t>(M. K. Lee, 2018).</w:t>
          </w:r>
          <w:r>
            <w:t xml:space="preserve"> </w:t>
          </w:r>
          <w:ins w:id="123"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VhMmI2ZjgwLWRkNDQtNGY5OS1iMzcxLWJjMTFmNjk0OTY1MiIsIkVudHJpZXMiOlt7IiRpZCI6IjIiLCIkdHlwZSI6IlN3aXNzQWNhZGVtaWMuQ2l0YXZpLkNpdGF0aW9ucy5Xb3JkUGxhY2Vob2xkZXJFbnRyeSwgU3dpc3NBY2FkZW1pYy5DaXRhdmkiLCJJZCI6ImZmYTUwYWZkLWUwMzYtNDU2NS04NzQxLWExNzEyYmQzMmJlOCIsIlJhbmdlTGVuZ3RoIjo5LCJSZWZlcmVuY2VJZCI6IjFhZDJiZjBmLTgzZDQtNDM2NS1hY2Q0LWFkZGRjOTA0NzBl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cvMjA1Mzk1MTcxODc1NjY4NCIsIlVyaVN0cmluZyI6Imh0dHBzOi8vZG9pLm9yZy8xMC4xMTc3LzIwNTM5NTE3MTg3NTY2O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}</w:instrText>
            </w:r>
            <w:r w:rsidRPr="00772A1D">
              <w:fldChar w:fldCharType="separate"/>
            </w:r>
            <w:r w:rsidR="00DC3234">
              <w:t>M. K. Lee</w:t>
            </w:r>
            <w:r w:rsidRPr="00772A1D">
              <w:fldChar w:fldCharType="end"/>
            </w:r>
          </w:ins>
          <w:customXmlInsRangeStart w:id="124" w:author="Microsoft Word" w:date="2025-03-01T09:44:00Z"/>
        </w:sdtContent>
      </w:sdt>
      <w:customXmlInsRangeEnd w:id="124"/>
      <w:ins w:id="125" w:author="Microsoft Word" w:date="2025-03-01T09:44:00Z" w16du:dateUtc="2025-03-01T08:44:00Z">
        <w:r w:rsidRPr="00772A1D">
          <w:t xml:space="preserve"> </w:t>
        </w:r>
      </w:ins>
      <w:customXmlInsRangeStart w:id="126" w:author="Microsoft Word" w:date="2025-03-01T09:44:00Z"/>
      <w:sdt>
        <w:sdtPr>
          <w:alias w:val="To edit, see citavi.com/edit"/>
          <w:tag w:val="CitaviPlaceholder#7238e278-8eda-4ea1-a112-9af91f07b019"/>
          <w:id w:val="829094052"/>
          <w:placeholder>
            <w:docPart w:val="56672DD930E14C51B6F659A6E3F2A7F1"/>
          </w:placeholder>
        </w:sdtPr>
        <w:sdtContent>
          <w:customXmlInsRangeEnd w:id="126"/>
          <w:ins w:id="127"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ZmNmM2OGMyLTg4ZjUtNGVkMS04MjE4LTA2OThkYWRhNDNkOSIsIkVudHJpZXMiOlt7IiRpZCI6IjIiLCIkdHlwZSI6IlN3aXNzQWNhZGVtaWMuQ2l0YXZpLkNpdGF0aW9ucy5Xb3JkUGxhY2Vob2xkZXJFbnRyeSwgU3dpc3NBY2FkZW1pYy5DaXRhdmkiLCJJZCI6IjFjMjk4YTQ3LWU3ODYtNGE3MC04ODE0LWI0ODc0NmEwZWFjMSIsIlJhbmdlTGVuZ3RoIjo2LCJSZWZlcmVuY2VJZCI6IjFhZDJiZjBmLTgzZDQtNDM2NS1hY2Q0LWFkZGRjOTA0NzBlO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3Ny8yMDUzOTUxNzE4NzU2Njg0IiwiVXJpU3RyaW5nIjoiaHR0cHM6Ly9kb2kub3JnLzEwLjExNzcvMjA1Mzk1MTcxODc1NjY4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4KSJ9XX0sIlRhZyI6IkNpdGF2aVBsYWNlaG9sZGVyIzcyMzhlMjc4LThlZGEtNGVhMS1hMTEyLTlhZjkxZjA3YjAxOSIsIlRleHQiOiIoMjAxOCkiLCJXQUlWZXJzaW9uIjoiNi4xOS4yLjEifQ==}</w:instrText>
            </w:r>
            <w:r w:rsidRPr="00772A1D">
              <w:fldChar w:fldCharType="separate"/>
            </w:r>
            <w:r w:rsidR="00DC3234">
              <w:t>(2018)</w:t>
            </w:r>
            <w:r w:rsidRPr="00772A1D">
              <w:fldChar w:fldCharType="end"/>
            </w:r>
          </w:ins>
          <w:customXmlInsRangeStart w:id="128" w:author="Microsoft Word" w:date="2025-03-01T09:44:00Z"/>
        </w:sdtContent>
      </w:sdt>
      <w:customXmlInsRangeEnd w:id="128"/>
      <w:ins w:id="129" w:author="Microsoft Word" w:date="2025-03-01T09:44:00Z" w16du:dateUtc="2025-03-01T08:44:00Z">
        <w:r w:rsidRPr="00772A1D">
          <w:t xml:space="preserve"> unterscheidet zwischen Aufgaben die menschliche Fähigkeiten und solche, die mechanische Fähigkeiten benötigen. Menschliche Fähigkeiten benötigen nach </w:t>
        </w:r>
      </w:ins>
      <w:customXmlInsRangeStart w:id="130" w:author="Microsoft Word" w:date="2025-03-01T09:44:00Z"/>
      <w:sdt>
        <w:sdtPr>
          <w:alias w:val="To edit, see citavi.com/edit"/>
          <w:tag w:val="CitaviPlaceholder#a3843e0b-b187-478a-83c5-c7fc70b0e7da"/>
          <w:id w:val="191424905"/>
          <w:placeholder>
            <w:docPart w:val="D3EC978668AF4D3CB425AD3ABC7A777C"/>
          </w:placeholder>
        </w:sdtPr>
        <w:sdtContent>
          <w:customXmlInsRangeEnd w:id="130"/>
          <w:ins w:id="131"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GViMjhmLTM1YTMtNDU3Ny04Njg1LTA0OTZiOGM0YmU2ZiIsIlJhbmdlTGVuZ3RoIjo5LCJSZWZlcmVuY2VJZCI6IjFhZDJiZjBmLTgzZDQtNDM2NS1hY2Q0LWFkZGRjOTA0NzBl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LTF9LCJOdW1iZXJpbmdUeXBlIjowLCJOdW1lcmFsU3lzdGVtIjotMSwiU3RhcnRQYWdlIjp7IiRpZCI6IjUiLCIkdHlwZSI6IlN3aXNzQWNhZGVtaWMuUGFnZU51bWJlciwgU3dpc3NBY2FkZW1pYyIsIklzRnVsbHlOdW1lcmljIjpmYWxzZSwiTnVtYmVyaW5nVHlwZSI6MCwiTnVtZXJhbFN5c3RlbSI6LTF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cvMjA1Mzk1MTcxODc1NjY4NCIsIlVyaVN0cmluZyI6Imh0dHBzOi8vZG9pLm9yZy8xMC4xMTc3LzIwNTM5NTE3MTg3NTY2O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}</w:instrText>
            </w:r>
            <w:r w:rsidRPr="00772A1D">
              <w:fldChar w:fldCharType="separate"/>
            </w:r>
            <w:r w:rsidR="00DC3234">
              <w:t>M. K. Lee</w:t>
            </w:r>
            <w:r w:rsidRPr="00772A1D">
              <w:fldChar w:fldCharType="end"/>
            </w:r>
          </w:ins>
          <w:customXmlInsRangeStart w:id="132" w:author="Microsoft Word" w:date="2025-03-01T09:44:00Z"/>
        </w:sdtContent>
      </w:sdt>
      <w:customXmlInsRangeEnd w:id="132"/>
      <w:ins w:id="133" w:author="Microsoft Word" w:date="2025-03-01T09:44:00Z" w16du:dateUtc="2025-03-01T08:44:00Z">
        <w:r w:rsidRPr="00772A1D">
          <w:t xml:space="preserve"> subjektives Urteilsvermögen und emotionale Fähigkeiten, wohingegen mechanische Fähigkeiten quantitative Verarbeitung und objektive Messbarkeit beinhalten (M. K. Lee, 2018). Bei mechanischen Aufgaben </w:t>
        </w:r>
        <w:r>
          <w:t>werden</w:t>
        </w:r>
        <w:r w:rsidRPr="00772A1D">
          <w:t xml:space="preserve"> Entscheidungen von Algorithmen und von Menschen als ähnlich vertrauenswürdig und fair wahrgenommen (M. K. Lee, 2018). Bei Aufgaben, die eher menschliche Fähigkeiten erforder</w:t>
        </w:r>
        <w:r>
          <w:t>n</w:t>
        </w:r>
        <w:r w:rsidRPr="00772A1D">
          <w:t xml:space="preserve">, </w:t>
        </w:r>
        <w:r>
          <w:t>werden</w:t>
        </w:r>
        <w:r w:rsidRPr="00772A1D">
          <w:t xml:space="preserve"> </w:t>
        </w:r>
        <w:r>
          <w:t>hingegen</w:t>
        </w:r>
        <w:r w:rsidRPr="00772A1D">
          <w:t xml:space="preserve"> algorithmische Entscheidungen als weniger fair und vertrauenswürdig wahrgenommen</w:t>
        </w:r>
        <w:r>
          <w:t xml:space="preserve"> </w:t>
        </w:r>
        <w:r w:rsidRPr="00772A1D">
          <w:t>(M. K. Lee, 2018).</w:t>
        </w:r>
        <w:r>
          <w:t xml:space="preserve"> </w:t>
        </w:r>
      </w:ins>
    </w:p>
    <w:p w14:paraId="0DF57456" w14:textId="77777777" w:rsidR="00DB790D" w:rsidRDefault="006C0481" w:rsidP="006C0481">
      <w:pPr>
        <w:rPr>
          <w:ins w:id="134" w:author="Microsoft Word" w:date="2025-03-01T09:44:00Z" w16du:dateUtc="2025-03-01T08:44:00Z"/>
        </w:rPr>
      </w:pPr>
      <w:r>
        <w:t xml:space="preserve">Laut </w:t>
      </w:r>
      <w:sdt>
        <w:sdtPr>
          <w:alias w:val="To edit, see citavi.com/edit"/>
          <w:tag w:val="CitaviPlaceholder#8855900a-7b20-4f24-a17e-27901562dc6d"/>
          <w:id w:val="1926916390"/>
          <w:placeholder>
            <w:docPart w:val="4DC2FD03E4CC4AB681941BC9D18CAF24"/>
          </w:placeholder>
        </w:sdtPr>
        <w:sdtContent>
          <w:r w:rsidRPr="00772A1D">
            <w:fldChar w:fldCharType="begin"/>
          </w:r>
          <w:r>
            <w:instrText>ADDIN CitaviPlaceholder{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dpcS4yMDIwLjEwMTUzNiIsIlVyaVN0cmluZyI6Imh0dHBzOi8vZG9pLm9yZy8xMC4xMDE2L2ouZ2lxLjIwMjAuMTAxNT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}</w:instrText>
          </w:r>
          <w:r w:rsidRPr="00772A1D">
            <w:fldChar w:fldCharType="separate"/>
          </w:r>
          <w:proofErr w:type="spellStart"/>
          <w:r>
            <w:t>Nagtegaal</w:t>
          </w:r>
          <w:proofErr w:type="spellEnd"/>
          <w:r w:rsidRPr="00772A1D">
            <w:fldChar w:fldCharType="end"/>
          </w:r>
        </w:sdtContent>
      </w:sdt>
      <w:r w:rsidRPr="00772A1D">
        <w:t xml:space="preserve"> </w:t>
      </w:r>
      <w:sdt>
        <w:sdtPr>
          <w:alias w:val="To edit, see citavi.com/edit"/>
          <w:tag w:val="CitaviPlaceholder#a57ac6b4-cdca-4cd5-bfc0-a207ac4952bf"/>
          <w:id w:val="920911041"/>
          <w:placeholder>
            <w:docPart w:val="BE74F06BC36E4306A90871A7C4CED1FD"/>
          </w:placeholder>
        </w:sdtPr>
        <w:sdtContent>
          <w:r w:rsidRPr="00772A1D">
            <w:fldChar w:fldCharType="begin"/>
          </w:r>
          <w:r>
            <w:instrText>ADDIN CitaviPlaceholder{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Z2lxLjIwMjAuMTAxNTM2IiwiVXJpU3RyaW5nIjoiaHR0cHM6Ly9kb2kub3JnLzEwLjEwMTYvai5naXEuMjAyMC4xMDE1M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IxKSJ9XX0sIlRhZyI6IkNpdGF2aVBsYWNlaG9sZGVyI2E1N2FjNmI0LWNkY2EtNGNkNS1iZmMwLWEyMDdhYzQ5NTJiZiIsIlRleHQiOiIoMjAyMSkiLCJXQUlWZXJzaW9uIjoiNi4xOS4yLjEifQ==}</w:instrText>
          </w:r>
          <w:r w:rsidRPr="00772A1D">
            <w:fldChar w:fldCharType="separate"/>
          </w:r>
          <w:r>
            <w:t>(2021)</w:t>
          </w:r>
          <w:r w:rsidRPr="00772A1D">
            <w:fldChar w:fldCharType="end"/>
          </w:r>
        </w:sdtContent>
      </w:sdt>
      <w:r w:rsidRPr="00772A1D">
        <w:t xml:space="preserve"> </w:t>
      </w:r>
      <w:r>
        <w:t xml:space="preserve">spielt die Komplexität eines Entscheidungsprozesses eine zentrale Rolle dabei, wie gerecht Beschäftigte eine Entscheidung wahrnehmen. </w:t>
      </w:r>
      <w:r w:rsidRPr="00772A1D">
        <w:t>Bei einfachen</w:t>
      </w:r>
      <w:r>
        <w:t>, objektiven</w:t>
      </w:r>
      <w:r w:rsidRPr="00772A1D">
        <w:t xml:space="preserve"> Entscheidungen</w:t>
      </w:r>
      <w:r>
        <w:t xml:space="preserve"> scheinen</w:t>
      </w:r>
      <w:r w:rsidRPr="00772A1D">
        <w:t xml:space="preserve"> Beschäftigte </w:t>
      </w:r>
      <w:r>
        <w:t xml:space="preserve">eher die </w:t>
      </w:r>
      <w:r w:rsidRPr="00772A1D">
        <w:t>Entscheidungen von Algorithmen</w:t>
      </w:r>
      <w:r>
        <w:t xml:space="preserve"> als gerechter wahrzunehmen</w:t>
      </w:r>
      <w:r w:rsidRPr="00772A1D">
        <w:t>, da sie regelkonform</w:t>
      </w:r>
      <w:r>
        <w:t>er</w:t>
      </w:r>
      <w:r w:rsidRPr="00772A1D">
        <w:t xml:space="preserve"> und fair</w:t>
      </w:r>
      <w:r>
        <w:t>er</w:t>
      </w:r>
      <w:r w:rsidRPr="00772A1D">
        <w:t xml:space="preserve"> </w:t>
      </w:r>
      <w:r>
        <w:t>erscheinen. Bei</w:t>
      </w:r>
      <w:r w:rsidRPr="00772A1D">
        <w:t xml:space="preserve"> hochkomplexen, subjektiveren und schwer messbaren Entscheidungen </w:t>
      </w:r>
      <w:r>
        <w:t xml:space="preserve">erscheinen </w:t>
      </w:r>
      <w:sdt>
        <w:sdtPr>
          <w:alias w:val="To edit, see citavi.com/edit"/>
          <w:tag w:val="CitaviPlaceholder#97b68c4e-9997-483f-8f28-83591a3336ea"/>
          <w:id w:val="1268114753"/>
          <w:placeholder>
            <w:docPart w:val="B7666FEA0A0F42FC93BA06163D09EEEE"/>
          </w:placeholder>
        </w:sdtPr>
        <w:sdtContent>
          <w:r w:rsidRPr="00772A1D">
            <w:fldChar w:fldCharType="begin"/>
          </w:r>
          <w:r>
            <w:instrText>ADDIN CitaviPlaceholder{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dpcS4yMDIwLjEwMTUzNiIsIlVyaVN0cmluZyI6Imh0dHBzOi8vZG9pLm9yZy8xMC4xMDE2L2ouZ2lxLjIwMjAuMTAxNT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}</w:instrText>
          </w:r>
          <w:r w:rsidRPr="00772A1D">
            <w:fldChar w:fldCharType="separate"/>
          </w:r>
          <w:proofErr w:type="spellStart"/>
          <w:r>
            <w:t>Nagtegaal</w:t>
          </w:r>
          <w:proofErr w:type="spellEnd"/>
          <w:r w:rsidRPr="00772A1D">
            <w:fldChar w:fldCharType="end"/>
          </w:r>
        </w:sdtContent>
      </w:sdt>
      <w:r w:rsidRPr="00772A1D">
        <w:t xml:space="preserve"> </w:t>
      </w:r>
      <w:sdt>
        <w:sdtPr>
          <w:alias w:val="To edit, see citavi.com/edit"/>
          <w:tag w:val="CitaviPlaceholder#e002abbe-cbd4-4482-979f-98433ef9fb8b"/>
          <w:id w:val="1507091724"/>
          <w:placeholder>
            <w:docPart w:val="2C16497C29C84202A99CF44BD5F1995A"/>
          </w:placeholder>
        </w:sdtPr>
        <w:sdtContent>
          <w:r w:rsidRPr="00772A1D">
            <w:fldChar w:fldCharType="begin"/>
          </w:r>
          <w:r>
            <w:instrText>ADDIN CitaviPlaceholder{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Z2lxLjIwMjAuMTAxNTM2IiwiVXJpU3RyaW5nIjoiaHR0cHM6Ly9kb2kub3JnLzEwLjEwMTYvai5naXEuMjAyMC4xMDE1M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IxKSJ9XX0sIlRhZyI6IkNpdGF2aVBsYWNlaG9sZGVyI2UwMDJhYmJlLWNiZDQtNDQ4Mi05NzlmLTk4NDMzZWY5ZmI4YiIsIlRleHQiOiIoMjAyMSkiLCJXQUlWZXJzaW9uIjoiNi4xOS4yLjEifQ==}</w:instrText>
          </w:r>
          <w:r w:rsidRPr="00772A1D">
            <w:fldChar w:fldCharType="separate"/>
          </w:r>
          <w:r>
            <w:t>(2021)</w:t>
          </w:r>
          <w:r w:rsidRPr="00772A1D">
            <w:fldChar w:fldCharType="end"/>
          </w:r>
        </w:sdtContent>
      </w:sdt>
      <w:r w:rsidRPr="00772A1D">
        <w:t xml:space="preserve"> </w:t>
      </w:r>
      <w:r>
        <w:t>zufolge menschliche Entscheidungen hingegen gerechter zu sein. In Bezug auf Personalauswahl scheinen Menschen sowohl in</w:t>
      </w:r>
      <w:r w:rsidRPr="00772A1D">
        <w:t xml:space="preserve"> hypothetische</w:t>
      </w:r>
      <w:r>
        <w:t>n</w:t>
      </w:r>
      <w:r w:rsidRPr="00772A1D">
        <w:t xml:space="preserve"> als auch reale</w:t>
      </w:r>
      <w:r>
        <w:t>n</w:t>
      </w:r>
      <w:r w:rsidRPr="00772A1D">
        <w:t xml:space="preserve"> Szenarien</w:t>
      </w:r>
      <w:r>
        <w:t xml:space="preserve"> </w:t>
      </w:r>
      <w:r w:rsidRPr="00772A1D">
        <w:t xml:space="preserve">den Entscheidungen von Algorithmen weniger </w:t>
      </w:r>
      <w:r>
        <w:t xml:space="preserve">zu </w:t>
      </w:r>
      <w:r w:rsidRPr="00772A1D">
        <w:t xml:space="preserve">vertrauen und </w:t>
      </w:r>
      <w:r>
        <w:t xml:space="preserve">zu </w:t>
      </w:r>
      <w:r w:rsidRPr="00772A1D">
        <w:t xml:space="preserve">akzeptieren als </w:t>
      </w:r>
      <w:r>
        <w:t>solchen</w:t>
      </w:r>
      <w:r w:rsidRPr="00772A1D">
        <w:t xml:space="preserve">, die von Menschen getroffen </w:t>
      </w:r>
      <w:r>
        <w:t xml:space="preserve">werden </w:t>
      </w:r>
      <w:sdt>
        <w:sdtPr>
          <w:alias w:val="To edit, see citavi.com/edit"/>
          <w:tag w:val="CitaviPlaceholder#dc20dec6-6aa0-4cb6-9acc-c56fe48acbcd"/>
          <w:id w:val="-450864249"/>
          <w:placeholder>
            <w:docPart w:val="E34B5188BB6C4032B6683DA32DC752FE"/>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ZDZjZmQ5LWQwMTMtNGIwMC05Zjk5LTJlNmNhNmJmMDAzNiIsIlJhbmdlTGVuZ3RoIjoyMSwiUmVmZXJlbmNlSWQiOiJmOWNjZDE0NS1kODI1LTRjNDUtODg3YS0xOWM2YThhMDQw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wLzEzNTk0MzJYLjIwMjIuMjEzMjk0M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ODAvMTM1OTQzMlguMjAyMi4yMTMyOTQwIiwiVXJpU3RyaW5nIjoiaHR0cHM6Ly9kb2kub3JnLzEwLjEwODAvMTM1OTQzMlguMjAyMi4yMTMyOTQw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}</w:instrText>
          </w:r>
          <w:r>
            <w:fldChar w:fldCharType="separate"/>
          </w:r>
          <w:r>
            <w:t>(Wesche et al., 2022)</w:t>
          </w:r>
          <w:r>
            <w:fldChar w:fldCharType="end"/>
          </w:r>
        </w:sdtContent>
      </w:sdt>
      <w:r w:rsidRPr="00772A1D">
        <w:t>.</w:t>
      </w:r>
      <w:r>
        <w:t xml:space="preserve"> </w:t>
      </w:r>
    </w:p>
    <w:p w14:paraId="7C2CC326" w14:textId="5EC6DC11" w:rsidR="006C0481" w:rsidRPr="0078560A" w:rsidRDefault="006C0481" w:rsidP="006C0481">
      <w:r>
        <w:lastRenderedPageBreak/>
        <w:t xml:space="preserve">Laut </w:t>
      </w:r>
      <w:sdt>
        <w:sdtPr>
          <w:alias w:val="To edit, see citavi.com/edit"/>
          <w:tag w:val="CitaviPlaceholder#8855900a-7b20-4f24-a17e-27901562dc6d"/>
          <w:id w:val="2115548632"/>
          <w:placeholder>
            <w:docPart w:val="A15BB54885E3473A8420028C60383D15"/>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E1N2FjNmI0LWNkY2EtNGNkNS1iZmMwLWEyMDdhYzQ5NTJiZiIsIkVudHJpZXMiOlt7IiRpZCI6IjIiLCIkdHlwZSI6IlN3aXNzQWNhZGVtaWMuQ2l0YXZpLkNpdGF0aW9ucy5Xb3JkUGxhY2Vob2xkZXJFbnRyeSwgU3dpc3NBY2FkZW1pYy5DaXRhdmkiLCJJZCI6IjRlMmNkYmFhLWMwYTUtNGY5Ny1iY2ExLTJmNWM4ZmUxMzEyYyIsIlJhbmdlTGVuZ3RoIjo5LCJSZWZlcmVuY2VJZCI6IjgwZjQxYjJmLWU5NzItNGRlYy04MDRiLWZlOTEzZDBhZWQyM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dpcS4yMDIwLjEwMTUzNiIsIlVyaVN0cmluZyI6Imh0dHBzOi8vZG9pLm9yZy8xMC4xMDE2L2ouZ2lxLjIwMjAuMTAxNT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}</w:instrText>
          </w:r>
          <w:r w:rsidRPr="00772A1D">
            <w:fldChar w:fldCharType="separate"/>
          </w:r>
          <w:proofErr w:type="spellStart"/>
          <w:r w:rsidR="00DC3234">
            <w:t>Nagtegaal</w:t>
          </w:r>
          <w:proofErr w:type="spellEnd"/>
          <w:r w:rsidRPr="00772A1D">
            <w:fldChar w:fldCharType="end"/>
          </w:r>
        </w:sdtContent>
      </w:sdt>
      <w:r w:rsidRPr="00772A1D">
        <w:t xml:space="preserve"> </w:t>
      </w:r>
      <w:sdt>
        <w:sdtPr>
          <w:alias w:val="To edit, see citavi.com/edit"/>
          <w:tag w:val="CitaviPlaceholder#a57ac6b4-cdca-4cd5-bfc0-a207ac4952bf"/>
          <w:id w:val="-2092301118"/>
          <w:placeholder>
            <w:docPart w:val="812A91F644684D00956EA606181286E2"/>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g4NTU5MDBhLTdiMjAtNGYyNC1hMTdlLTI3OTAxNTYyZGM2ZCIsIkVudHJpZXMiOlt7IiRpZCI6IjIiLCIkdHlwZSI6IlN3aXNzQWNhZGVtaWMuQ2l0YXZpLkNpdGF0aW9ucy5Xb3JkUGxhY2Vob2xkZXJFbnRyeSwgU3dpc3NBY2FkZW1pYy5DaXRhdmkiLCJJZCI6IjU2MWQ1MWQ0LWZjMmEtNDRkZC1hMmQ0LTdmNjU0ODZlNjQxZCIsIlJhbmdlTGVuZ3RoIjo2LCJSZWZlcmVuY2VJZCI6IjgwZjQxYjJmLWU5NzItNGRlYy04MDRiLWZlOTEzZDBhZWQy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Z2lxLjIwMjAuMTAxNTM2IiwiVXJpU3RyaW5nIjoiaHR0cHM6Ly9kb2kub3JnLzEwLjEwMTYvai5naXEuMjAyMC4xMDE1M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IxKSJ9XX0sIlRhZyI6IkNpdGF2aVBsYWNlaG9sZGVyI2E1N2FjNmI0LWNkY2EtNGNkNS1iZmMwLWEyMDdhYzQ5NTJiZiIsIlRleHQiOiIoMjAyMSkiLCJXQUlWZXJzaW9uIjoiNi4xOS4yLjEifQ==}</w:instrText>
          </w:r>
          <w:r w:rsidRPr="00772A1D">
            <w:fldChar w:fldCharType="separate"/>
          </w:r>
          <w:r w:rsidR="00DC3234">
            <w:t>(2021)</w:t>
          </w:r>
          <w:r w:rsidRPr="00772A1D">
            <w:fldChar w:fldCharType="end"/>
          </w:r>
        </w:sdtContent>
      </w:sdt>
      <w:r w:rsidRPr="00772A1D">
        <w:t xml:space="preserve"> </w:t>
      </w:r>
      <w:r>
        <w:t xml:space="preserve">spielt die Komplexität eines Entscheidungsprozesses eine zentrale Rolle dabei, wie gerecht Beschäftigte eine Entscheidung wahrnehmen. </w:t>
      </w:r>
      <w:r w:rsidRPr="00772A1D">
        <w:t>Bei einfachen</w:t>
      </w:r>
      <w:r>
        <w:t>, objektiven</w:t>
      </w:r>
      <w:r w:rsidRPr="00772A1D">
        <w:t xml:space="preserve"> Entscheidungen</w:t>
      </w:r>
      <w:r>
        <w:t xml:space="preserve"> scheinen</w:t>
      </w:r>
      <w:r w:rsidRPr="00772A1D">
        <w:t xml:space="preserve"> Beschäftigte </w:t>
      </w:r>
      <w:r>
        <w:t xml:space="preserve">eher die </w:t>
      </w:r>
      <w:r w:rsidRPr="00772A1D">
        <w:t>Entscheidungen von Algorithmen</w:t>
      </w:r>
      <w:r>
        <w:t xml:space="preserve"> als gerechter wahrzunehmen</w:t>
      </w:r>
      <w:r w:rsidRPr="00772A1D">
        <w:t>, da sie regelkonform</w:t>
      </w:r>
      <w:r>
        <w:t>er</w:t>
      </w:r>
      <w:r w:rsidRPr="00772A1D">
        <w:t xml:space="preserve"> und fair</w:t>
      </w:r>
      <w:r>
        <w:t>er</w:t>
      </w:r>
      <w:r w:rsidRPr="00772A1D">
        <w:t xml:space="preserve"> </w:t>
      </w:r>
      <w:r>
        <w:t>erscheinen. Bei</w:t>
      </w:r>
      <w:r w:rsidRPr="00772A1D">
        <w:t xml:space="preserve"> hochkomplexen, subjektiveren und schwer messbaren Entscheidungen </w:t>
      </w:r>
      <w:r>
        <w:t xml:space="preserve">erscheinen </w:t>
      </w:r>
      <w:sdt>
        <w:sdtPr>
          <w:alias w:val="To edit, see citavi.com/edit"/>
          <w:tag w:val="CitaviPlaceholder#97b68c4e-9997-483f-8f28-83591a3336ea"/>
          <w:id w:val="-1001188146"/>
          <w:placeholder>
            <w:docPart w:val="FA3AFDFA2E7A4B1889592A15CEDFD196"/>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E1N2FjNmI0LWNkY2EtNGNkNS1iZmMwLWEyMDdhYzQ5NTJiZiIsIkVudHJpZXMiOlt7IiRpZCI6IjIiLCIkdHlwZSI6IlN3aXNzQWNhZGVtaWMuQ2l0YXZpLkNpdGF0aW9ucy5Xb3JkUGxhY2Vob2xkZXJFbnRyeSwgU3dpc3NBY2FkZW1pYy5DaXRhdmkiLCJJZCI6IjRlMmNkYmFhLWMwYTUtNGY5Ny1iY2ExLTJmNWM4ZmUxMzEyYyIsIlJhbmdlTGVuZ3RoIjo5LCJSZWZlcmVuY2VJZCI6IjgwZjQxYjJmLWU5NzItNGRlYy04MDRiLWZlOTEzZDBhZWQyM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dpcS4yMDIwLjEwMTUzNiIsIlVyaVN0cmluZyI6Imh0dHBzOi8vZG9pLm9yZy8xMC4xMDE2L2ouZ2lxLjIwMjAuMTAxNT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}</w:instrText>
          </w:r>
          <w:r w:rsidRPr="00772A1D">
            <w:fldChar w:fldCharType="separate"/>
          </w:r>
          <w:r w:rsidR="00DC3234">
            <w:t>Nagtegaal</w:t>
          </w:r>
          <w:r w:rsidRPr="00772A1D">
            <w:fldChar w:fldCharType="end"/>
          </w:r>
        </w:sdtContent>
      </w:sdt>
      <w:r w:rsidRPr="00772A1D">
        <w:t xml:space="preserve"> </w:t>
      </w:r>
      <w:sdt>
        <w:sdtPr>
          <w:alias w:val="To edit, see citavi.com/edit"/>
          <w:tag w:val="CitaviPlaceholder#e002abbe-cbd4-4482-979f-98433ef9fb8b"/>
          <w:id w:val="2098825163"/>
          <w:placeholder>
            <w:docPart w:val="7F7829FC589447CEA72F1442ECF8D0CB"/>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g4NTU5MDBhLTdiMjAtNGYyNC1hMTdlLTI3OTAxNTYyZGM2ZCIsIkVudHJpZXMiOlt7IiRpZCI6IjIiLCIkdHlwZSI6IlN3aXNzQWNhZGVtaWMuQ2l0YXZpLkNpdGF0aW9ucy5Xb3JkUGxhY2Vob2xkZXJFbnRyeSwgU3dpc3NBY2FkZW1pYy5DaXRhdmkiLCJJZCI6IjU2MWQ1MWQ0LWZjMmEtNDRkZC1hMmQ0LTdmNjU0ODZlNjQxZCIsIlJhbmdlTGVuZ3RoIjo2LCJSZWZlcmVuY2VJZCI6IjgwZjQxYjJmLWU5NzItNGRlYy04MDRiLWZlOTEzZDBhZWQy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Z2lxLjIwMjAuMTAxNTM2IiwiVXJpU3RyaW5nIjoiaHR0cHM6Ly9kb2kub3JnLzEwLjEwMTYvai5naXEuMjAyMC4xMDE1M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IxKSJ9XX0sIlRhZyI6IkNpdGF2aVBsYWNlaG9sZGVyI2UwMDJhYmJlLWNiZDQtNDQ4Mi05NzlmLTk4NDMzZWY5ZmI4YiIsIlRleHQiOiIoMjAyMSkiLCJXQUlWZXJzaW9uIjoiNi4xOS4yLjEifQ==}</w:instrText>
          </w:r>
          <w:r w:rsidRPr="00772A1D">
            <w:fldChar w:fldCharType="separate"/>
          </w:r>
          <w:r w:rsidR="00DC3234">
            <w:t>(2021)</w:t>
          </w:r>
          <w:r w:rsidRPr="00772A1D">
            <w:fldChar w:fldCharType="end"/>
          </w:r>
        </w:sdtContent>
      </w:sdt>
      <w:r w:rsidRPr="00772A1D">
        <w:t xml:space="preserve"> </w:t>
      </w:r>
      <w:r>
        <w:t>zufolge menschliche Entscheidungen hingegen gerechter zu sein. In Bezug auf Personalauswahl scheinen Menschen sowohl in</w:t>
      </w:r>
      <w:r w:rsidRPr="00772A1D">
        <w:t xml:space="preserve"> hypothetische</w:t>
      </w:r>
      <w:r>
        <w:t>n</w:t>
      </w:r>
      <w:r w:rsidRPr="00772A1D">
        <w:t xml:space="preserve"> als auch reale</w:t>
      </w:r>
      <w:r>
        <w:t>n</w:t>
      </w:r>
      <w:r w:rsidRPr="00772A1D">
        <w:t xml:space="preserve"> Szenarien</w:t>
      </w:r>
      <w:r>
        <w:t xml:space="preserve"> </w:t>
      </w:r>
      <w:r w:rsidRPr="00772A1D">
        <w:t xml:space="preserve">den Entscheidungen von Algorithmen weniger </w:t>
      </w:r>
      <w:r>
        <w:t xml:space="preserve">zu </w:t>
      </w:r>
      <w:r w:rsidRPr="00772A1D">
        <w:t xml:space="preserve">vertrauen und </w:t>
      </w:r>
      <w:r>
        <w:t xml:space="preserve">zu </w:t>
      </w:r>
      <w:r w:rsidRPr="00772A1D">
        <w:t xml:space="preserve">akzeptieren als </w:t>
      </w:r>
      <w:r>
        <w:t>solchen</w:t>
      </w:r>
      <w:r w:rsidRPr="00772A1D">
        <w:t xml:space="preserve">, die von Menschen getroffen </w:t>
      </w:r>
      <w:r>
        <w:t xml:space="preserve">werden </w:t>
      </w:r>
      <w:sdt>
        <w:sdtPr>
          <w:alias w:val="To edit, see citavi.com/edit"/>
          <w:tag w:val="CitaviPlaceholder#dc20dec6-6aa0-4cb6-9acc-c56fe48acbcd"/>
          <w:id w:val="-1031421235"/>
          <w:placeholder>
            <w:docPart w:val="DDCA70AB0A1B40CFA62D55260510FD30"/>
          </w:placeholder>
        </w:sdtPr>
        <w:sdtContent>
          <w:r>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ZDZjZmQ5LWQwMTMtNGIwMC05Zjk5LTJlNmNhNmJmMDAzNiIsIlJhbmdlTGVuZ3RoIjoyMSwiUmVmZXJlbmNlSWQiOiJmOWNjZDE0NS1kODI1LTRjNDUtODg3YS0xOWM2YThhMDQw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wLzEzNTk0MzJYLjIwMjIuMjEzMjk0M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ODAvMTM1OTQzMlguMjAyMi4yMTMyOTQwIiwiVXJpU3RyaW5nIjoiaHR0cHM6Ly9kb2kub3JnLzEwLjEwODAvMTM1OTQzMlguMjAyMi4yMTMyOTQw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}</w:instrText>
          </w:r>
          <w:r>
            <w:fldChar w:fldCharType="separate"/>
          </w:r>
          <w:r w:rsidR="00DC3234">
            <w:t>(Wesche et al., 2022)</w:t>
          </w:r>
          <w:r>
            <w:fldChar w:fldCharType="end"/>
          </w:r>
        </w:sdtContent>
      </w:sdt>
      <w:r w:rsidRPr="00772A1D">
        <w:t>.</w:t>
      </w:r>
      <w:r>
        <w:t xml:space="preserve"> </w:t>
      </w:r>
    </w:p>
    <w:p w14:paraId="0FCD0201" w14:textId="7E162184" w:rsidR="00AD5F27" w:rsidRDefault="00EF46E1" w:rsidP="00A64360">
      <w:proofErr w:type="spellStart"/>
      <w:r w:rsidRPr="00EF46E1">
        <w:t>Castelo</w:t>
      </w:r>
      <w:proofErr w:type="spellEnd"/>
      <w:r w:rsidRPr="00EF46E1">
        <w:t xml:space="preserve"> et al. (2019) postulieren, dass das Vertrauen in Algorithmen maßgeblich von der wahrgenommenen </w:t>
      </w:r>
      <w:r w:rsidRPr="00EF46E1">
        <w:t xml:space="preserve">Objektivität </w:t>
      </w:r>
      <w:r w:rsidR="00CF4B0A">
        <w:t xml:space="preserve">oder Subjektivität </w:t>
      </w:r>
      <w:r w:rsidRPr="00EF46E1">
        <w:t>einer Aufgabe</w:t>
      </w:r>
      <w:r w:rsidRPr="00EF46E1">
        <w:t xml:space="preserve"> </w:t>
      </w:r>
      <w:proofErr w:type="spellStart"/>
      <w:proofErr w:type="gramStart"/>
      <w:r w:rsidRPr="00EF46E1">
        <w:t>abhängt.</w:t>
      </w:r>
      <w:ins w:id="135" w:author="Microsoft Word" w:date="2025-03-01T09:44:00Z" w16du:dateUtc="2025-03-01T08:44:00Z">
        <w:r w:rsidR="00EC3D9C">
          <w:t>Art</w:t>
        </w:r>
        <w:proofErr w:type="spellEnd"/>
        <w:proofErr w:type="gramEnd"/>
        <w:r w:rsidR="00EC3D9C">
          <w:t xml:space="preserve"> der Aufgabe</w:t>
        </w:r>
        <w:r w:rsidRPr="00EF46E1">
          <w:t xml:space="preserve"> abhängt</w:t>
        </w:r>
        <w:r w:rsidR="002C75F5">
          <w:t>.</w:t>
        </w:r>
      </w:ins>
      <w:r w:rsidRPr="00EF46E1">
        <w:t xml:space="preserve"> </w:t>
      </w:r>
      <w:r w:rsidR="002C75F5">
        <w:t>Die Autoren</w:t>
      </w:r>
      <w:r w:rsidR="006C0481">
        <w:t xml:space="preserve"> </w:t>
      </w:r>
      <w:r w:rsidR="006C0481" w:rsidRPr="0078560A">
        <w:t xml:space="preserve">unterscheiden </w:t>
      </w:r>
      <w:r w:rsidR="006C0481" w:rsidRPr="0078560A">
        <w:t>zwischen Aufgaben</w:t>
      </w:r>
      <w:r w:rsidR="006C0481" w:rsidRPr="0078560A">
        <w:t>, die als eher objektiv bzw. sachlich (</w:t>
      </w:r>
      <w:proofErr w:type="spellStart"/>
      <w:r w:rsidR="006C0481" w:rsidRPr="0078560A">
        <w:rPr>
          <w:i/>
          <w:iCs/>
        </w:rPr>
        <w:t>objective</w:t>
      </w:r>
      <w:proofErr w:type="spellEnd"/>
      <w:r w:rsidR="006C0481" w:rsidRPr="0078560A">
        <w:t>) wahrgenommen werden und solchen, die als eher subjektiv bzw. persönlich (</w:t>
      </w:r>
      <w:proofErr w:type="spellStart"/>
      <w:r w:rsidR="006C0481" w:rsidRPr="0078560A">
        <w:rPr>
          <w:i/>
          <w:iCs/>
        </w:rPr>
        <w:t>subjective</w:t>
      </w:r>
      <w:proofErr w:type="spellEnd"/>
      <w:r w:rsidR="006C0481" w:rsidRPr="0078560A">
        <w:t xml:space="preserve">) wahrgenommen werden. </w:t>
      </w:r>
      <w:sdt>
        <w:sdtPr>
          <w:alias w:val="To edit, see citavi.com/edit"/>
          <w:tag w:val="CitaviPlaceholder#c0721452-9cbb-4137-ba9d-9f170e9e8753"/>
          <w:id w:val="474038255"/>
          <w:placeholder>
            <w:docPart w:val="357442F6712A4D479C1F9E2D482F00AA"/>
          </w:placeholder>
        </w:sdtPr>
        <w:sdtContent>
          <w:r w:rsidR="002406D7">
            <w:fldChar w:fldCharType="begin"/>
          </w:r>
          <w:r w:rsidR="002406D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mJhODJmLWUwZGEtNDBlNy1iMTJhLTgyMjU0MjgyNjAyNyIsIlJhbmdlTGVuZ3RoIjoxNCwiUmVmZXJlbmNlSWQiOiJlZTBjMGNmNC1iMjkxLTQ3ZjgtOWEyNS1jMjM0ZDJhMmRhZm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Ob2FoIiwiTGFzdE5hbWUiOiJDYXN0ZWxvIiwiUHJvdGVjdGVkIjpmYWxzZSwiU2V4IjoyLCJDcmVhdGVkQnkiOiJfTmFqYXQgQnLDvG5lIiwiQ3JlYXRlZE9uIjoiMjAyNC0wNC0yMVQwOTo0Mjo1NiIsIk1vZGlmaWVkQnkiOiJfTmFqYXQgQnLDvG5lIiwiSWQiOiJjYmZlMjYwYi0xZmQzLTQ4OTYtYTBlNi01MDUxZjljZWFhMTYiLCJNb2RpZmllZE9uIjoiMjAyNC0wNC0yMVQwOTo0Mjo1NiIsIlByb2plY3QiOnsiJGlkIjoiOCIsIiR0eXBlIjoiU3dpc3NBY2FkZW1pYy5DaXRhdmkuUHJvamVjdCwgU3dpc3NBY2FkZW1pYy5DaXRhdmkifX0seyIkaWQiOiI5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xMC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xN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1dLCJGb3JtYXR0ZWRUZXh0Ijp7IiRpZCI6IjE1IiwiQ291bnQiOjEsIlRleHRVbml0cyI6W3siJGlkIjoiMTYiLCJGb250U3R5bGUiOnsiJGlkIjoiMTciLCJOZXV0cmFsIjp0cnVlfSwiUmVhZGluZ09yZGVyIjoxLCJUZXh0IjoiQ2FzdGVsbyBldCBhbC4ifV19LCJUYWciOiJDaXRhdmlQbGFjZWhvbGRlciNjMDcyMTQ1Mi05Y2JiLTQxMzctYmE5ZC05ZjE3MGU5ZTg3NTMiLCJUZXh0IjoiQ2FzdGVsbyBldCBhbC4iLCJXQUlWZXJzaW9uIjoiNi4xOS4yLjEifQ==}</w:instrText>
          </w:r>
          <w:r w:rsidR="002406D7">
            <w:fldChar w:fldCharType="separate"/>
          </w:r>
          <w:proofErr w:type="spellStart"/>
          <w:r w:rsidR="002406D7">
            <w:t>Castelo</w:t>
          </w:r>
          <w:proofErr w:type="spellEnd"/>
          <w:r w:rsidR="002406D7">
            <w:t xml:space="preserve"> et al.</w:t>
          </w:r>
          <w:r w:rsidR="002406D7">
            <w:fldChar w:fldCharType="end"/>
          </w:r>
        </w:sdtContent>
      </w:sdt>
      <w:r w:rsidR="002406D7" w:rsidRPr="0078560A">
        <w:t xml:space="preserve"> </w:t>
      </w:r>
      <w:r w:rsidR="006C0481">
        <w:t xml:space="preserve">definieren </w:t>
      </w:r>
      <w:r w:rsidR="006C0481" w:rsidRPr="0078560A">
        <w:t xml:space="preserve">eine </w:t>
      </w:r>
      <w:r w:rsidR="006C0481" w:rsidRPr="0078560A">
        <w:rPr>
          <w:rStyle w:val="Hervorhebung"/>
        </w:rPr>
        <w:t>objektive Aufgabe</w:t>
      </w:r>
      <w:r w:rsidR="006C0481" w:rsidRPr="0078560A">
        <w:t xml:space="preserve"> als eine, die faktenbasiert, quantifizierbar und messbar ist. Eine </w:t>
      </w:r>
      <w:r w:rsidR="006C0481" w:rsidRPr="0078560A">
        <w:rPr>
          <w:rStyle w:val="Hervorhebung"/>
        </w:rPr>
        <w:t>subjektive Aufgabe</w:t>
      </w:r>
      <w:r w:rsidR="006C0481" w:rsidRPr="0078560A">
        <w:t xml:space="preserve"> hingegen </w:t>
      </w:r>
      <w:r w:rsidR="006C0481">
        <w:t xml:space="preserve">lässt laut </w:t>
      </w:r>
      <w:bookmarkStart w:id="136" w:name="_Hlk191654316"/>
      <w:sdt>
        <w:sdtPr>
          <w:alias w:val="To edit, see citavi.com/edit"/>
          <w:tag w:val="CitaviPlaceholder#8edd572f-9396-48df-a942-152f70a8b133"/>
          <w:id w:val="-495186138"/>
          <w:placeholder>
            <w:docPart w:val="7CB059B95EAB4EA5811C5E155B1F8C90"/>
          </w:placeholder>
        </w:sdtPr>
        <w:sdtEndPr/>
        <w:sdtContent>
          <w:r w:rsidR="006C0481">
            <w:fldChar w:fldCharType="begin"/>
          </w:r>
          <w:r w:rsidR="006C04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mJhODJmLWUwZGEtNDBlNy1iMTJhLTgyMjU0MjgyNjAyNyIsIlJhbmdlTGVuZ3RoIjoxNCwiUmVmZXJlbmNlSWQiOiJlZTBjMGNmNC1iMjkxLTQ3ZjgtOWEyNS1jMjM0ZDJhMmRhZm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Ob2FoIiwiTGFzdE5hbWUiOiJDYXN0ZWxvIiwiUHJvdGVjdGVkIjpmYWxzZSwiU2V4IjoyLCJDcmVhdGVkQnkiOiJfTmFqYXQgQnLDvG5lIiwiQ3JlYXRlZE9uIjoiMjAyNC0wNC0yMVQwOTo0Mjo1NiIsIk1vZGlmaWVkQnkiOiJfTmFqYXQgQnLDvG5lIiwiSWQiOiJjYmZlMjYwYi0xZmQzLTQ4OTYtYTBlNi01MDUxZjljZWFhMTYiLCJNb2RpZmllZE9uIjoiMjAyNC0wNC0yMVQwOTo0Mjo1NiIsIlByb2plY3QiOnsiJGlkIjoiOCIsIiR0eXBlIjoiU3dpc3NBY2FkZW1pYy5DaXRhdmkuUHJvamVjdCwgU3dpc3NBY2FkZW1pYy5DaXRhdmkifX0seyIkaWQiOiI5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xMC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xN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1dLCJGb3JtYXR0ZWRUZXh0Ijp7IiRpZCI6IjE1IiwiQ291bnQiOjEsIlRleHRVbml0cyI6W3siJGlkIjoiMTYiLCJGb250U3R5bGUiOnsiJGlkIjoiMTciLCJOZXV0cmFsIjp0cnVlfSwiUmVhZGluZ09yZGVyIjoxLCJUZXh0IjoiQ2FzdGVsbyBldCBhbC4ifV19LCJUYWciOiJDaXRhdmlQbGFjZWhvbGRlciNjMDcyMTQ1Mi05Y2JiLTQxMzctYmE5ZC05ZjE3MGU5ZTg3NTMiLCJUZXh0IjoiQ2FzdGVsbyBldCBhbC4iLCJXQUlWZXJzaW9uIjoiNi4xOS4yLjEifQ==}</w:instrText>
          </w:r>
          <w:r w:rsidR="006C0481">
            <w:fldChar w:fldCharType="separate"/>
          </w:r>
          <w:proofErr w:type="spellStart"/>
          <w:r w:rsidR="006C0481">
            <w:t>Castelo</w:t>
          </w:r>
          <w:proofErr w:type="spellEnd"/>
          <w:r w:rsidR="006C0481">
            <w:t xml:space="preserve"> et </w:t>
          </w:r>
          <w:proofErr w:type="spellStart"/>
          <w:r w:rsidR="006C0481">
            <w:t>al.</w:t>
          </w:r>
          <w:r w:rsidR="006C0481">
            <w:fldChar w:fldCharType="end"/>
          </w:r>
          <w:ins w:id="137" w:author="Microsoft Word" w:date="2025-03-01T09:44:00Z" w16du:dateUtc="2025-03-01T08:44:00Z">
            <w:r w:rsidR="006C0481">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mJhODJmLWUwZGEtNDBlNy1iMTJhLTgyMjU0MjgyNjAyNyIsIlJhbmdlTGVuZ3RoIjoxNCwiUmVmZXJlbmNlSWQiOiJlZTBjMGNmNC1iMjkxLTQ3ZjgtOWEyNS1jMjM0ZDJhMmRhZm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Ob2FoIiwiTGFzdE5hbWUiOiJDYXN0ZWxvIiwiUHJvdGVjdGVkIjpmYWxzZSwiU2V4IjoyLCJDcmVhdGVkQnkiOiJfTmFqYXQgQnLDvG5lIiwiQ3JlYXRlZE9uIjoiMjAyNC0wNC0yMVQwOTo0Mjo1NiIsIk1vZGlmaWVkQnkiOiJfTmFqYXQgQnLDvG5lIiwiSWQiOiJjYmZlMjYwYi0xZmQzLTQ4OTYtYTBlNi01MDUxZjljZWFhMTYiLCJNb2RpZmllZE9uIjoiMjAyNC0wNC0yMVQwOTo0Mjo1NiIsIlByb2plY3QiOnsiJGlkIjoiOCIsIiR0eXBlIjoiU3dpc3NBY2FkZW1pYy5DaXRhdmkuUHJvamVjdCwgU3dpc3NBY2FkZW1pYy5DaXRhdmkifX0seyIkaWQiOiI5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xMC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xN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1dLCJGb3JtYXR0ZWRUZXh0Ijp7IiRpZCI6IjE1IiwiQ291bnQiOjEsIlRleHRVbml0cyI6W3siJGlkIjoiMTYiLCJGb250U3R5bGUiOnsiJGlkIjoiMTciLCJOZXV0cmFsIjp0cnVlfSwiUmVhZGluZ09yZGVyIjoxLCJUZXh0IjoiQ2FzdGVsbyBldCBhbC4ifV19LCJUYWciOiJDaXRhdmlQbGFjZWhvbGRlciM4ZWRkNTcyZi05Mzk2LTQ4ZGYtYTk0Mi0xNTJmNzBhOGIxMzMiLCJUZXh0IjoiQ2FzdGVsbyBldCBhbC4iLCJXQUlWZXJzaW9uIjoiNi4xOS4yLjEifQ==}</w:instrText>
            </w:r>
            <w:r w:rsidR="006C0481">
              <w:fldChar w:fldCharType="separate"/>
            </w:r>
            <w:r w:rsidR="00DC3234">
              <w:t>Castelo</w:t>
            </w:r>
            <w:proofErr w:type="spellEnd"/>
            <w:r w:rsidR="00DC3234">
              <w:t xml:space="preserve"> et al.</w:t>
            </w:r>
            <w:r w:rsidR="006C0481">
              <w:fldChar w:fldCharType="end"/>
            </w:r>
          </w:ins>
          <w:customXmlInsRangeStart w:id="138" w:author="Microsoft Word" w:date="2025-03-01T09:44:00Z"/>
        </w:sdtContent>
      </w:sdt>
      <w:customXmlInsRangeEnd w:id="138"/>
      <w:ins w:id="139" w:author="Microsoft Word" w:date="2025-03-01T09:44:00Z" w16du:dateUtc="2025-03-01T08:44:00Z">
        <w:r w:rsidR="006C0481" w:rsidRPr="0078560A">
          <w:t xml:space="preserve"> </w:t>
        </w:r>
        <w:bookmarkEnd w:id="136"/>
        <w:r w:rsidR="006C0481" w:rsidRPr="0078560A">
          <w:t xml:space="preserve">Raum für Interpretation und beruht auf eine persönliche Meinung oder Intuition. </w:t>
        </w:r>
      </w:ins>
    </w:p>
    <w:p w14:paraId="19E5951B" w14:textId="77777777" w:rsidR="00AD5F27" w:rsidRDefault="00AD5F27" w:rsidP="00A64360">
      <w:pPr>
        <w:rPr>
          <w:ins w:id="140" w:author="Microsoft Word" w:date="2025-03-01T09:44:00Z" w16du:dateUtc="2025-03-01T08:44:00Z"/>
        </w:rPr>
      </w:pPr>
    </w:p>
    <w:p w14:paraId="56D37010" w14:textId="6B407A9B" w:rsidR="006C0481" w:rsidRDefault="006C0481" w:rsidP="00A64360">
      <w:ins w:id="141" w:author="Microsoft Word" w:date="2025-03-01T09:44:00Z" w16du:dateUtc="2025-03-01T08:44:00Z">
        <w:r w:rsidRPr="0078560A">
          <w:t xml:space="preserve"> Raum für Interpretation und beruht auf eine persönliche Meinung oder Intuition.</w:t>
        </w:r>
      </w:ins>
      <w:r w:rsidRPr="0078560A">
        <w:t xml:space="preserve"> Raum für Interpretation und beruht auf eine persönliche Meinung oder Intuition. </w:t>
      </w:r>
      <w:r>
        <w:t>Die Autoren</w:t>
      </w:r>
      <w:r w:rsidRPr="0078560A">
        <w:t xml:space="preserve"> postulieren, dass Menschen Algorithmen weniger vertrauen und nutzen, wenn es sich um Aufgaben handelt, die </w:t>
      </w:r>
      <w:r w:rsidRPr="0078560A">
        <w:rPr>
          <w:rStyle w:val="Hervorhebung"/>
        </w:rPr>
        <w:t>subjektiv</w:t>
      </w:r>
      <w:r w:rsidRPr="0078560A">
        <w:t xml:space="preserve"> erscheinen, im Gegensatz zu solchen, die als </w:t>
      </w:r>
      <w:r w:rsidRPr="0078560A">
        <w:rPr>
          <w:rStyle w:val="Hervorhebung"/>
        </w:rPr>
        <w:t>objektiv</w:t>
      </w:r>
      <w:r w:rsidRPr="0078560A">
        <w:t xml:space="preserve"> wahrgenommen werden. </w:t>
      </w:r>
      <w:sdt>
        <w:sdtPr>
          <w:alias w:val="To edit, see citavi.com/edit"/>
          <w:tag w:val="CitaviPlaceholder#d57d02f2-c9c6-492d-9445-3c798f89e866"/>
          <w:id w:val="1817371819"/>
          <w:placeholder>
            <w:docPart w:val="1D0DC01A69AE4F859F9D3DF6CEFD679D"/>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WU5NTY5LTc5ZjktNDUyOC1iNzgyLTY2M2EzMmRmYzVmNCIsIlJhbmdlTGVuZ3RoIjoxNCwiUmVmZXJlbmNlSWQiOiJlZTBjMGNmNC1iMjkxLTQ3ZjgtOWEyNS1jMjM0ZDJhMmRhZm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Ob2FoIiwiTGFzdE5hbWUiOiJDYXN0ZWxvIiwiUHJvdGVjdGVkIjpmYWxzZSwiU2V4IjoyLCJDcmVhdGVkQnkiOiJfTmFqYXQgQnLDvG5lIiwiQ3JlYXRlZE9uIjoiMjAyNC0wNC0yMVQwOTo0Mjo1NiIsIk1vZGlmaWVkQnkiOiJfTmFqYXQgQnLDvG5lIiwiSWQiOiJjYmZlMjYwYi0xZmQzLTQ4OTYtYTBlNi01MDUxZjljZWFhMTYiLCJNb2RpZmllZE9uIjoiMjAyNC0wNC0yMVQwOTo0Mjo1NiIsIlByb2plY3QiOnsiJGlkIjoiOCIsIiR0eXBlIjoiU3dpc3NBY2FkZW1pYy5DaXRhdmkuUHJvamVjdCwgU3dpc3NBY2FkZW1pYy5DaXRhdmkifX0seyIkaWQiOiI5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xMC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xN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1dLCJGb3JtYXR0ZWRUZXh0Ijp7IiRpZCI6IjE1IiwiQ291bnQiOjEsIlRleHRVbml0cyI6W3siJGlkIjoiMTYiLCJGb250U3R5bGUiOnsiJGlkIjoiMTciLCJOZXV0cmFsIjp0cnVlfSwiUmVhZGluZ09yZGVyIjoxLCJUZXh0IjoiQ2FzdGVsbyBldCBhbC4ifV19LCJUYWciOiJDaXRhdmlQbGFjZWhvbGRlciNkNTdkMDJmMi1jOWM2LTQ5MmQtOTQ0NS0zYzc5OGY4OWU4NjYiLCJUZXh0IjoiQ2FzdGVsbyBldCBhbC4iLCJXQUlWZXJzaW9uIjoiNi4xOS4yLjEifQ==}</w:instrText>
          </w:r>
          <w:r>
            <w:fldChar w:fldCharType="separate"/>
          </w:r>
          <w:proofErr w:type="spellStart"/>
          <w:r>
            <w:t>Castelo</w:t>
          </w:r>
          <w:proofErr w:type="spellEnd"/>
          <w:r>
            <w:t xml:space="preserve"> et al.</w:t>
          </w:r>
          <w:r>
            <w:fldChar w:fldCharType="end"/>
          </w:r>
        </w:sdtContent>
      </w:sdt>
      <w:r w:rsidRPr="0078560A">
        <w:t xml:space="preserve"> zeigen ferner, dass die Wahrnehmung der Objektivität einer Aufgabe so verändert werden kann, dass Personen Algorithmen mehr vertrauen können</w:t>
      </w:r>
      <w:r>
        <w:t xml:space="preserve">, was zu einem höheren Nutzungsverhalten führen kann. </w:t>
      </w:r>
      <w:ins w:id="142" w:author="Microsoft Word" w:date="2025-03-01T09:44:00Z" w16du:dateUtc="2025-03-01T08:44:00Z">
        <w:r w:rsidR="00237FFD">
          <w:t>Aus den</w:t>
        </w:r>
        <w:r w:rsidR="006F3D51">
          <w:t xml:space="preserve"> theoretischen Überlegungen </w:t>
        </w:r>
        <w:r w:rsidR="00237FFD">
          <w:t>ergibt sich</w:t>
        </w:r>
        <w:r w:rsidR="006F3D51">
          <w:t xml:space="preserve"> </w:t>
        </w:r>
        <w:r w:rsidR="00485F01">
          <w:t>folgende zweite</w:t>
        </w:r>
        <w:r w:rsidR="006F3D51">
          <w:t xml:space="preserve"> Hypothese:  </w:t>
        </w:r>
        <w:r w:rsidR="00E24B91">
          <w:t xml:space="preserve">Die vorliegende Untersuchung geht daher davon aus, dass die Akzeptanz der Einführung von KI von </w:t>
        </w:r>
        <w:r w:rsidR="0028386E">
          <w:t>der Art des Anwendungsfeldes</w:t>
        </w:r>
        <w:r w:rsidR="00E24B91">
          <w:t xml:space="preserve"> abhängt</w:t>
        </w:r>
        <w:r w:rsidR="005F200C">
          <w:t xml:space="preserve">. </w:t>
        </w:r>
        <w:r w:rsidR="00237FFD">
          <w:t>Aus den</w:t>
        </w:r>
        <w:r w:rsidR="006F3D51">
          <w:t xml:space="preserve"> theoretischen</w:t>
        </w:r>
        <w:r w:rsidR="006F3D51">
          <w:t xml:space="preserve"> Überlegungen </w:t>
        </w:r>
        <w:r w:rsidR="00237FFD">
          <w:t>ergibt sich</w:t>
        </w:r>
        <w:r w:rsidR="006F3D51">
          <w:t xml:space="preserve"> </w:t>
        </w:r>
        <w:r w:rsidR="00485F01">
          <w:t>folgende zweite</w:t>
        </w:r>
        <w:r w:rsidR="006F3D51">
          <w:t xml:space="preserve"> Hypothese:</w:t>
        </w:r>
        <w:r w:rsidR="006F3D51">
          <w:t xml:space="preserve">  </w:t>
        </w:r>
      </w:ins>
    </w:p>
    <w:p w14:paraId="1EFB2480" w14:textId="77777777" w:rsidR="00B03C5F" w:rsidRDefault="00333EB9" w:rsidP="00CC6F37">
      <w:pPr>
        <w:pStyle w:val="Listenabsatz"/>
        <w:numPr>
          <w:ilvl w:val="0"/>
          <w:numId w:val="6"/>
        </w:numPr>
      </w:pPr>
      <w:r w:rsidRPr="00333EB9">
        <w:t xml:space="preserve">Die </w:t>
      </w:r>
      <w:r w:rsidR="00B03C5F" w:rsidRPr="00B03C5F">
        <w:t>Akzeptanz von Gen</w:t>
      </w:r>
      <w:r w:rsidR="007D1D9C">
        <w:t>KI</w:t>
      </w:r>
      <w:r w:rsidR="00B03C5F" w:rsidRPr="00B03C5F">
        <w:t xml:space="preserve"> ist in objektiven Anwendungs</w:t>
      </w:r>
      <w:r w:rsidR="004610D8">
        <w:t xml:space="preserve">feldern </w:t>
      </w:r>
      <w:r w:rsidR="00B03C5F" w:rsidRPr="00B03C5F">
        <w:t>höher als in subjektiven Anwendung</w:t>
      </w:r>
      <w:r w:rsidR="004610D8">
        <w:t xml:space="preserve">sfeldern. </w:t>
      </w:r>
    </w:p>
    <w:p w14:paraId="23B3FB5F" w14:textId="08667E8C" w:rsidR="00B577A0" w:rsidRDefault="00271829" w:rsidP="00B577A0">
      <w:sdt>
        <w:sdtPr>
          <w:alias w:val="To edit, see citavi.com/edit"/>
          <w:tag w:val="CitaviPlaceholder#eb47b529-2f3b-4b02-96ae-ca78e604af14"/>
          <w:id w:val="416222927"/>
          <w:placeholder>
            <w:docPart w:val="F1F9971BED51496CBDA46869F820A7F7"/>
          </w:placeholder>
        </w:sdtPr>
        <w:sdtEndPr/>
        <w:sdtContent>
          <w:del w:id="143" w:author="Microsoft Word" w:date="2025-03-01T09:44:00Z" w16du:dateUtc="2025-03-01T08:44:00Z">
            <w:r w:rsidR="00CE0D64" w:rsidRPr="00772A1D">
              <w:fldChar w:fldCharType="begin"/>
            </w:r>
          </w:del>
          <w:r w:rsidR="000A5A91">
            <w:instrText>ADDIN CitaviPlaceholder{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cvMjA1Mzk1MTcxODc1NjY4NCIsIlVyaVN0cmluZyI6Imh0dHBzOi8vZG9pLm9yZy8xMC4xMTc3LzIwNTM5NTE3MTg3NTY2O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}</w:instrText>
          </w:r>
          <w:del w:id="144" w:author="Microsoft Word" w:date="2025-03-01T09:44:00Z" w16du:dateUtc="2025-03-01T08:44:00Z">
            <w:r w:rsidR="00CE0D64" w:rsidRPr="00772A1D">
              <w:fldChar w:fldCharType="separate"/>
            </w:r>
            <w:r w:rsidR="000A5A91">
              <w:delText>M. K. Lee</w:delText>
            </w:r>
            <w:r w:rsidR="00CE0D64" w:rsidRPr="00772A1D">
              <w:fldChar w:fldCharType="end"/>
            </w:r>
          </w:del>
          <w:ins w:id="145" w:author="Microsoft Word" w:date="2025-03-01T09:44:00Z" w16du:dateUtc="2025-03-01T08:44:00Z">
            <w:r w:rsidR="00CE0D64"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ZhYWYxNmRmLWFmYjktNDFlNS1iYjk2LTk5ZDM3ODhkOWQzMyIsIkVudHJpZXMiOlt7IiRpZCI6IjIiLCIkdHlwZSI6IlN3aXNzQWNhZGVtaWMuQ2l0YXZpLkNpdGF0aW9ucy5Xb3JkUGxhY2Vob2xkZXJFbnRyeSwgU3dpc3NBY2FkZW1pYy5DaXRhdmkiLCJJZCI6ImY5M2MxY2QwLTNlN2ItNDVjYi05MDFjLTIzYmFkODNhMGZmZCIsIlJhbmdlTGVuZ3RoIjo5LCJSZWZlcmVuY2VJZCI6IjFhZDJiZjBmLTgzZDQtNDM2NS1hY2Q0LWFkZGRjOTA0NzBl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cvMjA1Mzk1MTcxODc1NjY4NCIsIlVyaVN0cmluZyI6Imh0dHBzOi8vZG9pLm9yZy8xMC4xMTc3LzIwNTM5NTE3MTg3NTY2O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}</w:instrText>
            </w:r>
            <w:r w:rsidR="00CE0D64" w:rsidRPr="00772A1D">
              <w:fldChar w:fldCharType="separate"/>
            </w:r>
            <w:r w:rsidR="00DC3234">
              <w:t>M. K. Lee</w:t>
            </w:r>
            <w:r w:rsidR="00CE0D64" w:rsidRPr="00772A1D">
              <w:fldChar w:fldCharType="end"/>
            </w:r>
          </w:ins>
          <w:customXmlInsRangeStart w:id="146" w:author="Microsoft Word" w:date="2025-03-01T09:44:00Z"/>
        </w:sdtContent>
      </w:sdt>
      <w:customXmlInsRangeEnd w:id="146"/>
      <w:ins w:id="147" w:author="Microsoft Word" w:date="2025-03-01T09:44:00Z" w16du:dateUtc="2025-03-01T08:44:00Z">
        <w:r w:rsidR="00CE0D64">
          <w:t xml:space="preserve"> </w:t>
        </w:r>
      </w:ins>
      <w:customXmlInsRangeStart w:id="148" w:author="Microsoft Word" w:date="2025-03-01T09:44:00Z"/>
      <w:sdt>
        <w:sdtPr>
          <w:alias w:val="To edit, see citavi.com/edit"/>
          <w:tag w:val="CitaviPlaceholder#6aaf16df-afb9-41e5-bb96-99d3788d9d33"/>
          <w:id w:val="1797874753"/>
          <w:placeholder>
            <w:docPart w:val="BCBF364157314965A7106FA3DA8C704A"/>
          </w:placeholder>
        </w:sdtPr>
        <w:sdtContent>
          <w:customXmlInsRangeEnd w:id="148"/>
          <w:ins w:id="149" w:author="Microsoft Word" w:date="2025-03-01T09:44:00Z" w16du:dateUtc="2025-03-01T08:44:00Z">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jEzZTE5LWM4ZmItNGIyOS05MTYzLTcxZmMxM2IxOGE2NCIsIlJhbmdlTGVuZ3RoIjo2LCJSZWZlcmVuY2VJZCI6IjFhZDJiZjBmLTgzZDQtNDM2NS1hY2Q0LWFkZGRjOTA0NzBlO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3Ny8yMDUzOTUxNzE4NzU2Njg0IiwiVXJpU3RyaW5nIjoiaHR0cHM6Ly9kb2kub3JnLzEwLjExNzcvMjA1Mzk1MTcxODc1NjY4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4KSJ9XX0sIlRhZyI6IkNpdGF2aVBsYWNlaG9sZGVyIzZhYWYxNmRmLWFmYjktNDFlNS1iYjk2LTk5ZDM3ODhkOWQzMyIsIlRleHQiOiIoMjAxOCkiLCJXQUlWZXJzaW9uIjoiNi4xOS4yLjEifQ==}</w:instrText>
            </w:r>
            <w:r w:rsidR="00CE0D64" w:rsidRPr="00772A1D">
              <w:fldChar w:fldCharType="separate"/>
            </w:r>
            <w:r w:rsidR="00DC3234">
              <w:t>(2018)</w:t>
            </w:r>
            <w:r w:rsidR="00CE0D64" w:rsidRPr="00772A1D">
              <w:fldChar w:fldCharType="end"/>
            </w:r>
          </w:ins>
          <w:customXmlInsRangeStart w:id="150" w:author="Microsoft Word" w:date="2025-03-01T09:44:00Z"/>
        </w:sdtContent>
      </w:sdt>
      <w:customXmlInsRangeEnd w:id="150"/>
      <w:ins w:id="151" w:author="Microsoft Word" w:date="2025-03-01T09:44:00Z" w16du:dateUtc="2025-03-01T08:44:00Z">
        <w:r w:rsidR="00CE0D64" w:rsidRPr="00772A1D">
          <w:t xml:space="preserve"> zeigen, dass die Merkmale einer Aufgabe darüber entscheiden können, ob Personen eher einem Menschen oder Algorithmen mehr </w:t>
        </w:r>
        <w:r w:rsidR="00CE0D64" w:rsidRPr="00772A1D">
          <w:lastRenderedPageBreak/>
          <w:t>Vertrauen in die Bearbeitung der Aufgabe entgegenbrachten.</w:t>
        </w:r>
        <w:r w:rsidR="00CE0D64">
          <w:t xml:space="preserve"> </w:t>
        </w:r>
      </w:ins>
      <w:del w:id="152" w:author="Microsoft Word" w:date="2025-03-01T09:44:00Z" w16du:dateUtc="2025-03-01T08:44:00Z">
        <w:r w:rsidR="00CE0D64">
          <w:delText xml:space="preserve"> </w:delText>
        </w:r>
      </w:del>
      <w:customXmlDelRangeStart w:id="153" w:author="Microsoft Word" w:date="2025-03-01T09:44:00Z"/>
      <w:sdt>
        <w:sdtPr>
          <w:alias w:val="To edit, see citavi.com/edit"/>
          <w:tag w:val="CitaviPlaceholder#6aaf16df-afb9-41e5-bb96-99d3788d9d33"/>
          <w:id w:val="1768574508"/>
          <w:placeholder>
            <w:docPart w:val="163574848B1C41D4A697909CEEEF86BD"/>
          </w:placeholder>
        </w:sdtPr>
        <w:sdtEndPr/>
        <w:sdtContent>
          <w:customXmlDelRangeEnd w:id="153"/>
          <w:del w:id="154" w:author="Microsoft Word" w:date="2025-03-01T09:44:00Z" w16du:dateUtc="2025-03-01T08:44:00Z">
            <w:r w:rsidR="00CE0D64" w:rsidRPr="00772A1D">
              <w:fldChar w:fldCharType="begin"/>
            </w:r>
            <w:r w:rsidR="000A5A91">
              <w:del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jEzZTE5LWM4ZmItNGIyOS05MTYzLTcxZmMxM2IxOGE2NCIsIlJhbmdlTGVuZ3RoIjo2LCJSZWZlcmVuY2VJZCI6IjFhZDJiZjBmLTgzZDQtNDM2NS1hY2Q0LWFkZGRjOTA0NzBlO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3Ny8yMDUzOTUxNzE4NzU2Njg0IiwiVXJpU3RyaW5nIjoiaHR0cHM6Ly9kb2kub3JnLzEwLjExNzcvMjA1Mzk1MTcxODc1NjY4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4KSJ9XX0sIlRhZyI6IkNpdGF2aVBsYWNlaG9sZGVyIzZhYWYxNmRmLWFmYjktNDFlNS1iYjk2LTk5ZDM3ODhkOWQzMyIsIlRleHQiOiIoMjAxOCkiLCJXQUlWZXJzaW9uIjoiNi4xOS4yLjEifQ==}</w:delInstrText>
            </w:r>
            <w:r w:rsidR="00CE0D64" w:rsidRPr="00772A1D">
              <w:fldChar w:fldCharType="separate"/>
            </w:r>
            <w:r w:rsidR="000A5A91">
              <w:delText>(2018)</w:delText>
            </w:r>
            <w:r w:rsidR="00CE0D64" w:rsidRPr="00772A1D">
              <w:fldChar w:fldCharType="end"/>
            </w:r>
          </w:del>
          <w:customXmlDelRangeStart w:id="155" w:author="Microsoft Word" w:date="2025-03-01T09:44:00Z"/>
        </w:sdtContent>
      </w:sdt>
      <w:customXmlDelRangeEnd w:id="155"/>
      <w:del w:id="156" w:author="Microsoft Word" w:date="2025-03-01T09:44:00Z" w16du:dateUtc="2025-03-01T08:44:00Z">
        <w:r w:rsidR="00CE0D64" w:rsidRPr="00772A1D">
          <w:delText xml:space="preserve"> zeigen, dass die Merkmale einer Aufgabe darüber entscheiden können, ob Personen eher einem Menschen oder Algorithmen mehr Vertrauen in die Bearbeitung der Aufgabe entgegenbrachten.</w:delText>
        </w:r>
        <w:r w:rsidR="00CE0D64">
          <w:delText xml:space="preserve"> </w:delText>
        </w:r>
      </w:del>
      <w:r w:rsidR="00CE0D64">
        <w:t xml:space="preserve">Wenn subjektives Urteilsvermögen und menschliche Interaktion erforderlich waren, wurde eher einem Menschen als Algorithmen vertraut. </w:t>
      </w:r>
      <w:r w:rsidR="00CE0D64" w:rsidRPr="005256CD">
        <w:t xml:space="preserve">Je objektiver ein Anwendungsfeld ist, desto wahrscheinlicher akzeptieren </w:t>
      </w:r>
      <w:r w:rsidR="006779B7">
        <w:t>Personen</w:t>
      </w:r>
      <w:r w:rsidR="00CE0D64" w:rsidRPr="005256CD">
        <w:t xml:space="preserve"> </w:t>
      </w:r>
      <w:r w:rsidR="00CE0D64">
        <w:t xml:space="preserve">die Bearbeitung durch Algorithmen </w:t>
      </w:r>
      <w:sdt>
        <w:sdtPr>
          <w:alias w:val="To edit, see citavi.com/edit"/>
          <w:tag w:val="CitaviPlaceholder#53c52f6d-ee91-4107-8503-d76c44ae1bb2"/>
          <w:id w:val="1192028068"/>
          <w:placeholder>
            <w:docPart w:val="D53633B812A34DA1B2E06054F5A33069"/>
          </w:placeholder>
        </w:sdtPr>
        <w:sdtEndPr/>
        <w:sdtContent>
          <w:r w:rsidR="00B577A0">
            <w:fldChar w:fldCharType="begin"/>
          </w:r>
          <w:r w:rsidR="00B577A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mRlZGE0LTcxNjctNDFiMy1iN2MwLTU4ZGMzMGVkYWRjMCIsIlJhbmdlTGVuZ3RoIjoyMiwiUmVmZXJlbmNlSWQiOiJlZTBjMGNmNC1iMjkxLTQ3ZjgtOWEyNS1jMjM0ZDJhMmRh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wMjIyNDM3MTk4NTE3ODgiLCJVcmlTdHJpbmciOiJodHRwczovL2RvaS5vcmcvMTAuMTE3Ny8wMDIyMjQzNzE5ODUxNzg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}</w:instrText>
          </w:r>
          <w:r w:rsidR="00B577A0">
            <w:fldChar w:fldCharType="separate"/>
          </w:r>
          <w:r w:rsidR="007E1F3A">
            <w:t>(</w:t>
          </w:r>
          <w:proofErr w:type="spellStart"/>
          <w:r w:rsidR="007E1F3A">
            <w:t>Castelo</w:t>
          </w:r>
          <w:proofErr w:type="spellEnd"/>
          <w:r w:rsidR="007E1F3A">
            <w:t xml:space="preserve"> et al., 2019)</w:t>
          </w:r>
          <w:r w:rsidR="00B577A0">
            <w:fldChar w:fldCharType="end"/>
          </w:r>
        </w:sdtContent>
      </w:sdt>
      <w:r w:rsidR="00B577A0" w:rsidRPr="005256CD">
        <w:t>.</w:t>
      </w:r>
    </w:p>
    <w:p w14:paraId="4ABF402E" w14:textId="77777777" w:rsidR="007D1D9C" w:rsidRDefault="00333EB9" w:rsidP="00CC6F37">
      <w:pPr>
        <w:pStyle w:val="Listenabsatz"/>
        <w:numPr>
          <w:ilvl w:val="0"/>
          <w:numId w:val="6"/>
        </w:numPr>
      </w:pPr>
      <w:r w:rsidRPr="00333EB9">
        <w:t xml:space="preserve">Der </w:t>
      </w:r>
      <w:r w:rsidR="00CD4B8D">
        <w:t>Effekt</w:t>
      </w:r>
      <w:r w:rsidR="007D1D9C" w:rsidRPr="007D1D9C">
        <w:t xml:space="preserve"> vertrauensbildender Maßnahmen ist in subjektiven Anwendungsbereichen stärker als in objektiven Anwendungs</w:t>
      </w:r>
      <w:r w:rsidR="00586AF6">
        <w:t>feldern.</w:t>
      </w:r>
    </w:p>
    <w:p w14:paraId="260E084B" w14:textId="6230B125" w:rsidR="008A4D1E" w:rsidRDefault="00271829" w:rsidP="00B52187">
      <w:sdt>
        <w:sdtPr>
          <w:alias w:val="To edit, see citavi.com/edit"/>
          <w:tag w:val="CitaviPlaceholder#b2ea1708-344b-47f7-8d6e-984c4185cf8a"/>
          <w:id w:val="915672387"/>
          <w:placeholder>
            <w:docPart w:val="6A003397A3AE47D4AEF6E930ACE4EE36"/>
          </w:placeholder>
        </w:sdtPr>
        <w:sdtEndPr/>
        <w:sdtContent>
          <w:r w:rsidR="00CE0D64"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FmZTZlZWQ0LTA2NjYtNGZmNi1hZTIxLTRmNmE2YmJmOWY3ZCIsIkVudHJpZXMiOlt7IiRpZCI6IjIiLCIkdHlwZSI6IlN3aXNzQWNhZGVtaWMuQ2l0YXZpLkNpdGF0aW9ucy5Xb3JkUGxhY2Vob2xkZXJFbnRyeSwgU3dpc3NBY2FkZW1pYy5DaXRhdmkiLCJJZCI6IjY0YjAwZTg3LWJkYmItNDY2YS04NjczLTkwZjcyOWI5MTRhNSIsIlJhbmdlTGVuZ3RoIjo4LCJSZWZlcmVuY2VJZCI6ImJkMTAxNDM3LTVkZTEtNDIyMS04YjkwLTQ4MGEzMjc3NWNjZC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wuYWNtLm9yZy9kb2kvcHJvY2VlZGluZ3MvMTAuMTE0NS8yODU4MDM2IiwiVXJpU3RyaW5nIjoiaHR0cHM6Ly9kbC5hY20ub3JnL2RvaS9wcm9jZWVkaW5ncy8xMC4xMTQ1LzI4NTgwM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E0NS8yODU4MDM2IiwiVXJpU3RyaW5nIjoiaHR0cHM6Ly9kb2kub3JnLzEwLjExNDUvMjg1ODAz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}</w:instrText>
          </w:r>
          <w:r w:rsidR="00CE0D64" w:rsidRPr="00772A1D">
            <w:fldChar w:fldCharType="separate"/>
          </w:r>
          <w:proofErr w:type="spellStart"/>
          <w:r w:rsidR="00DC3234">
            <w:t>Kizilcec</w:t>
          </w:r>
          <w:proofErr w:type="spellEnd"/>
          <w:r w:rsidR="00CE0D64" w:rsidRPr="00772A1D">
            <w:fldChar w:fldCharType="end"/>
          </w:r>
        </w:sdtContent>
      </w:sdt>
      <w:r w:rsidR="00CE0D64" w:rsidRPr="00772A1D">
        <w:t xml:space="preserve"> </w:t>
      </w:r>
      <w:sdt>
        <w:sdtPr>
          <w:alias w:val="To edit, see citavi.com/edit"/>
          <w:tag w:val="CitaviPlaceholder#1fe6eed4-0666-4ff6-ae21-4f6a6bbf9f7d"/>
          <w:id w:val="-1379621592"/>
          <w:placeholder>
            <w:docPart w:val="17FDC99D377C428E94913FFE87C028BB"/>
          </w:placeholder>
        </w:sdtPr>
        <w:sdtContent>
          <w:r w:rsidR="00CE0D64"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IyZWExNzA4LTM0NGItNDdmNy04ZDZlLTk4NGM0MTg1Y2Y4YSIsIkVudHJpZXMiOlt7IiRpZCI6IjIiLCIkdHlwZSI6IlN3aXNzQWNhZGVtaWMuQ2l0YXZpLkNpdGF0aW9ucy5Xb3JkUGxhY2Vob2xkZXJFbnRyeSwgU3dpc3NBY2FkZW1pYy5DaXRhdmkiLCJJZCI6IjFlZGQ2MDIzLWQ0YWQtNGFjMi05ZGRlLTRjZmEyYzZiOGRhYyIsIlJhbmdlTGVuZ3RoIjo2LCJSZWZlcmVuY2VJZCI6ImJkMTAxNDM3LTVkZTEtNDIyMS04YjkwLTQ4MGEzMjc3NWN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kbC5hY20ub3JnL2RvaS9wcm9jZWVkaW5ncy8xMC4xMTQ1LzI4NTgwMzYiLCJVcmlTdHJpbmciOiJodHRwczovL2RsLmFjbS5vcmcvZG9pL3Byb2NlZWRpbmdzLzEwLjExNDUvMjg1ODAz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Q1LzI4NTgwMzYiLCJVcmlTdHJpbmciOiJodHRwczovL2RvaS5vcmcvMTAuMTE0NS8yODU4MDM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}</w:instrText>
          </w:r>
          <w:r w:rsidR="00CE0D64" w:rsidRPr="00772A1D">
            <w:fldChar w:fldCharType="separate"/>
          </w:r>
          <w:r w:rsidR="00DC3234">
            <w:t>(2016)</w:t>
          </w:r>
          <w:r w:rsidR="00CE0D64" w:rsidRPr="00772A1D">
            <w:fldChar w:fldCharType="end"/>
          </w:r>
        </w:sdtContent>
      </w:sdt>
      <w:r w:rsidR="00CE0D64" w:rsidRPr="00772A1D">
        <w:t xml:space="preserve"> konnte im Rahmen einer Online-Peer-Bewertung zeigen, dass Maßnahmen, um Transparenz in algorithmische Systeme aufzubauen, insbesondere dann wirksam waren, wenn die Erwartungen der Personen zuvor verletzt worden waren.</w:t>
      </w:r>
      <w:r w:rsidR="004F7ED1">
        <w:t xml:space="preserve"> Somit konnte gezeigt werden, dass Transparenz und Erklärungen vor allem dann das Vertrauen erhöhen können, wenn Personen den Algorithmen gegenüber negativ eingestellt waren. In dieser Studie wird daher angenommen, dass der Effekt von vertrauensbildenden Maßnahmen bei Personen mit einer negativen Einstellung gegenüber GenKI stärker ist als bei einer positiven Einstellung. Bei Personen, die eine positive Einstellung gegenüber GenKI haben, könnten vertrauensbildende Maßnahmen weniger einen Unterschied machen, da das Vertrauen bereits vor der Maßnahme höher war.</w:t>
      </w:r>
    </w:p>
    <w:p w14:paraId="0360E816" w14:textId="77777777" w:rsidR="00CD4B8D" w:rsidRDefault="006A6521" w:rsidP="00CC6F37">
      <w:pPr>
        <w:pStyle w:val="Listenabsatz"/>
        <w:numPr>
          <w:ilvl w:val="0"/>
          <w:numId w:val="6"/>
        </w:numPr>
      </w:pPr>
      <w:r>
        <w:t xml:space="preserve">Die </w:t>
      </w:r>
      <w:r w:rsidR="00CD4B8D" w:rsidRPr="00CD4B8D">
        <w:t>Akzeptanz von Gen</w:t>
      </w:r>
      <w:r w:rsidR="00CD4B8D">
        <w:t>KI</w:t>
      </w:r>
      <w:r w:rsidR="00CD4B8D" w:rsidRPr="00CD4B8D">
        <w:t xml:space="preserve"> korreliert positiv mit der Einstellung gegenüber KI.</w:t>
      </w:r>
    </w:p>
    <w:p w14:paraId="37B4485E" w14:textId="77777777" w:rsidR="00A21159" w:rsidRPr="0078560A" w:rsidRDefault="00BF5E01" w:rsidP="00CC6F37">
      <w:pPr>
        <w:pStyle w:val="Listenabsatz"/>
        <w:numPr>
          <w:ilvl w:val="0"/>
          <w:numId w:val="6"/>
        </w:numPr>
      </w:pPr>
      <w:r>
        <w:t xml:space="preserve">Der </w:t>
      </w:r>
      <w:r w:rsidR="00A21159">
        <w:t>Effekt</w:t>
      </w:r>
      <w:r w:rsidR="00A21159" w:rsidRPr="00A21159">
        <w:t xml:space="preserve"> vertrauensbildender Maßnahmen ist bei einer negativen Einstellung gegenüber KI stärker als bei einer positiven.</w:t>
      </w:r>
    </w:p>
    <w:bookmarkEnd w:id="117"/>
    <w:p w14:paraId="1A4916B7" w14:textId="77777777" w:rsidR="006F7279" w:rsidRPr="0078560A" w:rsidRDefault="006F7279" w:rsidP="006F7279"/>
    <w:p w14:paraId="00F938C9" w14:textId="77777777" w:rsidR="00C33FC9" w:rsidRPr="0078560A" w:rsidRDefault="00C33FC9" w:rsidP="008D5D2F"/>
    <w:p w14:paraId="74042360" w14:textId="77777777" w:rsidR="00133111" w:rsidRPr="0078560A" w:rsidRDefault="00133111" w:rsidP="00B1333F">
      <w:pPr>
        <w:ind w:left="1069" w:firstLine="0"/>
      </w:pPr>
    </w:p>
    <w:p w14:paraId="5DCE0818" w14:textId="77777777" w:rsidR="00753A6E" w:rsidRPr="0078560A" w:rsidRDefault="00753A6E" w:rsidP="00FE44F9"/>
    <w:p w14:paraId="44196D97" w14:textId="77777777" w:rsidR="005573E1" w:rsidRPr="0078560A" w:rsidRDefault="005573E1" w:rsidP="005F3526">
      <w:pPr>
        <w:ind w:firstLine="0"/>
      </w:pPr>
    </w:p>
    <w:p w14:paraId="1E8E10C6" w14:textId="77777777" w:rsidR="00163740" w:rsidRPr="0078560A" w:rsidRDefault="00163740" w:rsidP="000D7B62"/>
    <w:p w14:paraId="4B264A61" w14:textId="77777777" w:rsidR="0087480A" w:rsidRPr="0078560A" w:rsidRDefault="0087480A" w:rsidP="000D7B62"/>
    <w:p w14:paraId="17004BE6" w14:textId="77777777" w:rsidR="00F72999" w:rsidRDefault="00F72999" w:rsidP="007E17F3">
      <w:pPr>
        <w:pStyle w:val="berschrift1"/>
      </w:pPr>
      <w:bookmarkStart w:id="157" w:name="_Toc191314502"/>
      <w:r w:rsidRPr="0078560A">
        <w:lastRenderedPageBreak/>
        <w:t>Methode</w:t>
      </w:r>
      <w:bookmarkEnd w:id="157"/>
    </w:p>
    <w:p w14:paraId="016C762C" w14:textId="12DC04FA" w:rsidR="00B53145" w:rsidRPr="00B53145" w:rsidRDefault="00B53145" w:rsidP="00B53145">
      <w:r>
        <w:t xml:space="preserve">Die </w:t>
      </w:r>
      <w:r w:rsidR="00976191">
        <w:t>als Online-Befragung durchgeführte Studie entsprach einem 2x2</w:t>
      </w:r>
      <w:r w:rsidR="00FA11D5">
        <w:t xml:space="preserve">-faktoriellen </w:t>
      </w:r>
      <w:proofErr w:type="spellStart"/>
      <w:r w:rsidR="00E52B0C">
        <w:t>Between</w:t>
      </w:r>
      <w:proofErr w:type="spellEnd"/>
      <w:r w:rsidR="00E52B0C">
        <w:t>-</w:t>
      </w:r>
      <w:proofErr w:type="spellStart"/>
      <w:r w:rsidR="00E52B0C">
        <w:t>Subject</w:t>
      </w:r>
      <w:proofErr w:type="spellEnd"/>
      <w:r w:rsidR="00E52B0C">
        <w:t>-</w:t>
      </w:r>
      <w:r w:rsidR="00FA11D5">
        <w:t xml:space="preserve">Design </w:t>
      </w:r>
      <w:r w:rsidR="00241D4A">
        <w:t xml:space="preserve">(Anwendungsfeld x </w:t>
      </w:r>
      <w:r w:rsidR="00207087">
        <w:t xml:space="preserve">Maßnahme) </w:t>
      </w:r>
      <w:r w:rsidR="00FA11D5">
        <w:t xml:space="preserve">mit einer </w:t>
      </w:r>
      <w:r w:rsidR="008D29DC">
        <w:t>Kovariaten</w:t>
      </w:r>
      <w:r w:rsidR="00207087">
        <w:t xml:space="preserve"> </w:t>
      </w:r>
      <w:r w:rsidR="00A97F49">
        <w:t>(Einstellung gegenüber KI)</w:t>
      </w:r>
      <w:r w:rsidR="00FA11D5">
        <w:t>.</w:t>
      </w:r>
      <w:r w:rsidR="00CA7164">
        <w:t xml:space="preserve"> Die </w:t>
      </w:r>
      <w:r w:rsidR="00C06DBF">
        <w:t>Teilnehmenden</w:t>
      </w:r>
      <w:r w:rsidR="00CA7164">
        <w:t xml:space="preserve"> wurden </w:t>
      </w:r>
      <w:r w:rsidR="00544153">
        <w:t xml:space="preserve">zufällig einer der vier </w:t>
      </w:r>
      <w:r w:rsidR="00DA03C9">
        <w:t>Versuchsg</w:t>
      </w:r>
      <w:r w:rsidR="00544153">
        <w:t>ruppen zugewiesen.</w:t>
      </w:r>
      <w:r w:rsidR="00DE3B63">
        <w:t xml:space="preserve"> Die Studie wurde </w:t>
      </w:r>
      <w:r w:rsidR="00916F2E">
        <w:t xml:space="preserve">am </w:t>
      </w:r>
      <w:r w:rsidR="00EE5567">
        <w:t xml:space="preserve">08.12.2024 </w:t>
      </w:r>
      <w:r w:rsidR="00DE3B63">
        <w:t xml:space="preserve">auf </w:t>
      </w:r>
      <w:proofErr w:type="spellStart"/>
      <w:r w:rsidR="00DE3B63">
        <w:t>AsPredicted</w:t>
      </w:r>
      <w:proofErr w:type="spellEnd"/>
      <w:r w:rsidR="00DE3B63">
        <w:t xml:space="preserve"> </w:t>
      </w:r>
      <w:sdt>
        <w:sdtPr>
          <w:alias w:val="To edit, see citavi.com/edit"/>
          <w:tag w:val="CitaviPlaceholder#0b52c48b-d6b3-457c-9685-4078af90310c"/>
          <w:id w:val="795718467"/>
          <w:placeholder>
            <w:docPart w:val="DefaultPlaceholder_-1854013440"/>
          </w:placeholder>
        </w:sdtPr>
        <w:sdtEndPr/>
        <w:sdtContent>
          <w:r w:rsidR="008D29DC">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ODNkZGZiLTRhY2MtNDA4NC05NmFjLWFjOGU0Yzc0N2VkZiIsIlJhbmdlTGVuZ3RoIjo1NiwiUmVmZXJlbmNlSWQiOiIyODFlMGVmNS05YThiLTRjZTAtYjZjZS0yNzI4ZjFlNmU3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YXNwcmVkaWN0ZWQub3JnLyIsIlVyaVN0cmluZyI6Imh0dHBzOi8vYXNwcmVkaWN0ZWQub3JnL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}</w:instrText>
          </w:r>
          <w:r w:rsidR="008D29DC">
            <w:fldChar w:fldCharType="separate"/>
          </w:r>
          <w:r w:rsidR="001643B0">
            <w:t>(Wharton School of the University of Pennsylvania, 2024)</w:t>
          </w:r>
          <w:r w:rsidR="008D29DC">
            <w:fldChar w:fldCharType="end"/>
          </w:r>
        </w:sdtContent>
      </w:sdt>
      <w:r w:rsidR="00052538">
        <w:t xml:space="preserve"> </w:t>
      </w:r>
      <w:r w:rsidR="00DE3B63">
        <w:t>präregistriert.</w:t>
      </w:r>
    </w:p>
    <w:p w14:paraId="38FE31A1" w14:textId="77777777" w:rsidR="00FC7E2C" w:rsidRDefault="00FC7E2C" w:rsidP="00666A98">
      <w:pPr>
        <w:pStyle w:val="berschrift2"/>
      </w:pPr>
      <w:bookmarkStart w:id="158" w:name="_Ref189997920"/>
      <w:bookmarkStart w:id="159" w:name="_Toc191314503"/>
      <w:r>
        <w:t>Stichprobe</w:t>
      </w:r>
      <w:bookmarkEnd w:id="158"/>
      <w:bookmarkEnd w:id="159"/>
    </w:p>
    <w:p w14:paraId="0AC2B772" w14:textId="77777777" w:rsidR="00FC7E2C" w:rsidRDefault="006C60B4" w:rsidP="00FC7E2C">
      <w:r>
        <w:t xml:space="preserve">Für die </w:t>
      </w:r>
      <w:r w:rsidR="007D6687">
        <w:t>Probanden</w:t>
      </w:r>
      <w:r w:rsidR="008B0E28">
        <w:t xml:space="preserve">, die zur Studie zugelassen wurden, wurde a priori </w:t>
      </w:r>
      <w:r w:rsidR="008214F2">
        <w:t xml:space="preserve">ein Mindestalter </w:t>
      </w:r>
      <w:r w:rsidR="009F0BBE">
        <w:t xml:space="preserve">von 18 Jahren </w:t>
      </w:r>
      <w:r w:rsidR="008214F2">
        <w:t>vorausgesetzt</w:t>
      </w:r>
      <w:r w:rsidR="009F0BBE">
        <w:t xml:space="preserve">. Die </w:t>
      </w:r>
      <w:r w:rsidR="008214F2">
        <w:t xml:space="preserve">Rekrutierung erfolgte auf </w:t>
      </w:r>
      <w:r w:rsidR="000D065E">
        <w:t>fü</w:t>
      </w:r>
      <w:r w:rsidR="00C970A0">
        <w:t>nf</w:t>
      </w:r>
      <w:r w:rsidR="00BF129A">
        <w:t xml:space="preserve"> unterschiedlichen Wegen</w:t>
      </w:r>
      <w:r w:rsidR="00FB185A">
        <w:t>:</w:t>
      </w:r>
    </w:p>
    <w:p w14:paraId="6B045A11" w14:textId="77777777" w:rsidR="00FB185A" w:rsidRDefault="00FB185A" w:rsidP="00D16C48">
      <w:pPr>
        <w:pStyle w:val="Listenabsatz"/>
      </w:pPr>
      <w:r>
        <w:t>Direkte Ansprache im Bekanntenkreis</w:t>
      </w:r>
    </w:p>
    <w:p w14:paraId="21002D39" w14:textId="77777777" w:rsidR="00212DE5" w:rsidRDefault="00212DE5" w:rsidP="00D16C48">
      <w:pPr>
        <w:pStyle w:val="Listenabsatz"/>
      </w:pPr>
      <w:r>
        <w:t>Postings auf den sozialen Netzwerken LinkedIn und Facebook</w:t>
      </w:r>
    </w:p>
    <w:p w14:paraId="1ED39EAE" w14:textId="77777777" w:rsidR="00212DE5" w:rsidRDefault="00271F37" w:rsidP="00D16C48">
      <w:pPr>
        <w:pStyle w:val="Listenabsatz"/>
      </w:pPr>
      <w:r>
        <w:t xml:space="preserve">Ansprache von </w:t>
      </w:r>
      <w:r w:rsidR="00DD1282">
        <w:t xml:space="preserve">Geschäftsführern oder leitenden Angestellten in </w:t>
      </w:r>
      <w:r w:rsidR="00766A89">
        <w:t>21</w:t>
      </w:r>
      <w:r w:rsidR="00151213">
        <w:t xml:space="preserve"> </w:t>
      </w:r>
      <w:r w:rsidR="009834FC">
        <w:t xml:space="preserve">deutschen </w:t>
      </w:r>
      <w:r w:rsidR="00151213">
        <w:t>Unternehmen, mit der Bitte, die Umfrage an die Mitarbeiter weiterzuleiten</w:t>
      </w:r>
    </w:p>
    <w:p w14:paraId="377B2AD0" w14:textId="474BC56C" w:rsidR="00151213" w:rsidRDefault="00151213" w:rsidP="00D16C48">
      <w:pPr>
        <w:pStyle w:val="Listenabsatz"/>
      </w:pPr>
      <w:r>
        <w:t xml:space="preserve">Veröffentlichung auf dem </w:t>
      </w:r>
      <w:r w:rsidR="00C970A0">
        <w:t>Sona-Systems der FernUni</w:t>
      </w:r>
      <w:r w:rsidR="007F2B31">
        <w:t>versität</w:t>
      </w:r>
      <w:r w:rsidR="00C970A0">
        <w:t xml:space="preserve"> Hagen</w:t>
      </w:r>
      <w:r w:rsidR="007F2B31">
        <w:t>, mit der Vergütung von 0</w:t>
      </w:r>
      <w:r w:rsidR="007B42C5">
        <w:t>,</w:t>
      </w:r>
      <w:r w:rsidR="007F2B31">
        <w:t>25 Versuchspersonenstunden</w:t>
      </w:r>
    </w:p>
    <w:p w14:paraId="0B2650D9" w14:textId="77777777" w:rsidR="00C970A0" w:rsidRDefault="00004980" w:rsidP="00D16C48">
      <w:pPr>
        <w:pStyle w:val="Listenabsatz"/>
      </w:pPr>
      <w:r>
        <w:t>Postings in WhatsApp-Gruppen der FernUni</w:t>
      </w:r>
      <w:r w:rsidR="007F2B31">
        <w:t>versität</w:t>
      </w:r>
      <w:r>
        <w:t xml:space="preserve"> </w:t>
      </w:r>
      <w:r w:rsidR="007F2B31">
        <w:t>Hagen</w:t>
      </w:r>
    </w:p>
    <w:p w14:paraId="57F83BCB" w14:textId="2B7BAA15" w:rsidR="00683B3F" w:rsidRDefault="00683B3F" w:rsidP="00683B3F">
      <w:r>
        <w:t>Als zusätzlicher Anreiz</w:t>
      </w:r>
      <w:r w:rsidR="00F92B42">
        <w:t xml:space="preserve"> wurde für jede abgeschlossene Befragung eine Spende von </w:t>
      </w:r>
      <w:r w:rsidR="00D12DB8">
        <w:t>0</w:t>
      </w:r>
      <w:r w:rsidR="007B42C5">
        <w:t>,</w:t>
      </w:r>
      <w:r w:rsidR="00D12DB8">
        <w:t>3</w:t>
      </w:r>
      <w:r w:rsidR="00766A89">
        <w:t xml:space="preserve">0 </w:t>
      </w:r>
      <w:r w:rsidR="00D12DB8">
        <w:t>€ an Ärzte ohne Grenzen in Aussicht gestellt.</w:t>
      </w:r>
    </w:p>
    <w:p w14:paraId="691AC5F7" w14:textId="77777777" w:rsidR="00190A80" w:rsidRDefault="00BE2849" w:rsidP="00683B3F">
      <w:r>
        <w:t xml:space="preserve">Die Erhebung der Daten erfolgte im Zeitraum vom </w:t>
      </w:r>
      <w:r w:rsidR="001C4FAB">
        <w:t>15</w:t>
      </w:r>
      <w:r w:rsidR="00B2641E">
        <w:t xml:space="preserve">.12.2024 bis zum </w:t>
      </w:r>
      <w:r w:rsidR="00A97F49">
        <w:t>22</w:t>
      </w:r>
      <w:r w:rsidR="00B2641E">
        <w:t>.01.2025</w:t>
      </w:r>
      <w:r w:rsidR="00582EE5">
        <w:t>.</w:t>
      </w:r>
      <w:r w:rsidR="00AC3F39">
        <w:t xml:space="preserve"> </w:t>
      </w:r>
    </w:p>
    <w:p w14:paraId="43299229" w14:textId="1FF8C519" w:rsidR="00CE0D64" w:rsidRDefault="00190A80" w:rsidP="00683B3F">
      <w:pPr>
        <w:rPr>
          <w:rFonts w:eastAsiaTheme="minorEastAsia"/>
        </w:rPr>
      </w:pPr>
      <w:r>
        <w:t xml:space="preserve">Eine Vorkalkulation </w:t>
      </w:r>
      <w:r w:rsidR="008F0C50">
        <w:t>der benötigten Stichprobengröße</w:t>
      </w:r>
      <w:r w:rsidR="00054CF8">
        <w:t xml:space="preserve"> </w:t>
      </w:r>
      <w:r w:rsidR="001D72FD" w:rsidRPr="001D72FD">
        <w:t xml:space="preserve">für eine Varianzanalyse mit Kovariate (ANCOVA) in einem 2×2 </w:t>
      </w:r>
      <w:proofErr w:type="spellStart"/>
      <w:r w:rsidR="001D72FD" w:rsidRPr="001D72FD">
        <w:t>Between</w:t>
      </w:r>
      <w:proofErr w:type="spellEnd"/>
      <w:r w:rsidR="001D72FD" w:rsidRPr="001D72FD">
        <w:t>-Subjects-Design</w:t>
      </w:r>
      <w:r w:rsidR="001D72FD">
        <w:t xml:space="preserve"> </w:t>
      </w:r>
      <w:r w:rsidR="008F0C50">
        <w:t xml:space="preserve">erfolgte </w:t>
      </w:r>
      <w:r>
        <w:t xml:space="preserve">mittels </w:t>
      </w:r>
      <w:r w:rsidR="00115E92">
        <w:t xml:space="preserve">G*Power </w:t>
      </w:r>
      <w:sdt>
        <w:sdtPr>
          <w:alias w:val="To edit, see citavi.com/edit"/>
          <w:tag w:val="CitaviPlaceholder#1532c44b-8f56-4e44-b87b-1dd04d20ed9d"/>
          <w:id w:val="778297869"/>
          <w:placeholder>
            <w:docPart w:val="C12C4AFF76934778BF4EEB25B5FA631F"/>
          </w:placeholder>
        </w:sdtPr>
        <w:sdtEndPr/>
        <w:sdtContent>
          <w:r w:rsidR="00B85790">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YWU5NDQ0LTdlZWQtNDM1Mi04NjA3LWIxY2U3OGMzYjMwMiIsIlJhbmdlTGVuZ3RoIjo1MiwiUmVmZXJlbmNlSWQiOiI2YjdmMDkzZC1jZTQ2LTRjMWQtYjNlZS01YjFiOGZjNjA1M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RmF1bCwgRi4sIEVyZGZlbGRlciwgRS4sIEJ1Y2huZXIsIEEuLCAmIExhbmciLCJQcm90ZWN0ZWQiOmZhbHNlLCJTZXgiOjAsIkNyZWF0ZWRCeSI6Il9BY2hpbSBTY2hldXNzIiwiQ3JlYXRlZE9uIjoiMjAyNS0wMS0xNFQxMToyOToyOCIsIk1vZGlmaWVkQnkiOiJfQWNoaW0gU2NoZXVzcyIsIklkIjoiYzI0YzJiNTktOTgzMy00MDQwLTljZjYtODU4MGUxMzA2MTVjIiwiTW9kaWZpZWRPbiI6IjIwMjUtMDEtMTRUMTE6Mjk6Mj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}</w:instrText>
          </w:r>
          <w:r w:rsidR="00B85790">
            <w:fldChar w:fldCharType="separate"/>
          </w:r>
          <w:r w:rsidR="001643B0">
            <w:t>(Faul, F., Erdfelder, E., Buchner, A., &amp; Lang, 2009)</w:t>
          </w:r>
          <w:r w:rsidR="00B85790">
            <w:fldChar w:fldCharType="end"/>
          </w:r>
        </w:sdtContent>
      </w:sdt>
      <w:r w:rsidR="00CE0D64">
        <w:t xml:space="preserve">. Für eine kleine bis mittlere Effektstärke von </w:t>
      </w:r>
      <m:oMath>
        <m:r>
          <w:rPr>
            <w:rFonts w:ascii="Cambria Math" w:hAnsi="Cambria Math"/>
          </w:rPr>
          <m:t>f=0.2</m:t>
        </m:r>
      </m:oMath>
      <w:r w:rsidR="00CE0D64">
        <w:t xml:space="preserve"> </w:t>
      </w:r>
      <w:sdt>
        <w:sdtPr>
          <w:alias w:val="To edit, see citavi.com/edit"/>
          <w:tag w:val="CitaviPlaceholder#af07f96d-6359-4a6e-841c-90c85103d573"/>
          <w:id w:val="719245885"/>
          <w:placeholder>
            <w:docPart w:val="AA481819CC9B4942912EEF7114361384"/>
          </w:placeholder>
        </w:sdtPr>
        <w:sdtEndPr/>
        <w:sdtContent>
          <w:r w:rsidR="00A83882">
            <w:fldChar w:fldCharType="begin"/>
          </w:r>
          <w:r w:rsidR="00A24B1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NTVhNDM1LWFhNjUtNDg0YS05NTE5LTlmZWNmNTVhZmFmNyIsIlJhbmdlTGVuZ3RoIjoxMywiUmVmZXJlbmNlSWQiOiI2NDMzZWM5ZC0yNDQyLTRiMjctOWYxMy0yYmFkNjkyM2Q0Z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Y29iIiwiTGFzdE5hbWUiOiJDb2hlbiIsIlByb3RlY3RlZCI6ZmFsc2UsIlNleCI6MiwiQ3JlYXRlZEJ5IjoiX05hamF0IEJyw7xuZSIsIkNyZWF0ZWRPbiI6IjIwMjQtMDMtMTFUMDY6MzI6MTgiLCJNb2RpZmllZEJ5IjoiX05hamF0IEJyw7xuZSIsIklkIjoiYzk5YWRlOTgtOTU3MC00YWFlLTgyOTItNDY3YjJmZmNmNDRlIiwiTW9kaWZpZWRPbiI6IjIwMjQtMDMtMTFUMDY6MzI6M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FVzZXJcXEFwcERhdGFcXExvY2FsXFxUZW1wXFxjcW8zYXN5MS5qcGciLCJVcmlTdHJpbmciOiI2NDMzZWM5ZC0yNDQyLTRiMjctOWYxMy0yYmFkNjkyM2Q0ZW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JuZCBlZC4iLCJFdmFsdWF0aW9uQ29tcGxleGl0eSI6MCwiRXZhbHVhdGlvblNvdXJjZVRleHRGb3JtYXQiOjAsIkdyb3VwcyI6W10sIkhhc0xhYmVsMSI6ZmFsc2UsIkhhc0xhYmVsMiI6ZmFsc2UsIklzYm4iOiI5NzgwODA1ODAyODMy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Jvb2tjZW50cmFsLnByb3F1ZXN0LmNvbS9saWIva3hwL2RldGFpbC5hY3Rpb24/ZG9jSUQ9MTE5MjE2MiIsIlVyaVN0cmluZyI6Imh0dHBzOi8vZWJvb2tjZW50cmFsLnByb3F1ZXN0LmNvbS9saWIva3hwL2RldGFpbC5hY3Rpb24/ZG9jSUQ9MTE5MjE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}</w:instrText>
          </w:r>
          <w:r w:rsidR="00A83882">
            <w:fldChar w:fldCharType="separate"/>
          </w:r>
          <w:r w:rsidR="001643B0">
            <w:t>(Cohen, 2013)</w:t>
          </w:r>
          <w:r w:rsidR="00A83882">
            <w:fldChar w:fldCharType="end"/>
          </w:r>
        </w:sdtContent>
      </w:sdt>
      <w:r w:rsidR="00CE0D64">
        <w:t xml:space="preserve"> ergab sich eine notwendige Stichprobengröße von </w:t>
      </w:r>
      <m:oMath>
        <m:r>
          <w:rPr>
            <w:rFonts w:ascii="Cambria Math" w:hAnsi="Cambria Math"/>
          </w:rPr>
          <m:t>N=277</m:t>
        </m:r>
      </m:oMath>
      <w:r w:rsidR="00CE0D64">
        <w:rPr>
          <w:rFonts w:eastAsiaTheme="minorEastAsia"/>
        </w:rPr>
        <w:t xml:space="preserve"> (bzw. </w:t>
      </w:r>
      <m:oMath>
        <m:r>
          <w:rPr>
            <w:rFonts w:ascii="Cambria Math" w:eastAsiaTheme="minorEastAsia" w:hAnsi="Cambria Math"/>
          </w:rPr>
          <m:t xml:space="preserve">N=70 </m:t>
        </m:r>
      </m:oMath>
      <w:r w:rsidR="00CE0D64">
        <w:rPr>
          <w:rFonts w:eastAsiaTheme="minorEastAsia"/>
        </w:rPr>
        <w:t xml:space="preserve">je Gruppe), für eine Teststärke von </w:t>
      </w:r>
      <w:r w:rsidR="00E97438" w:rsidRPr="00E97438">
        <w:rPr>
          <w:rFonts w:eastAsiaTheme="minorEastAsia"/>
        </w:rPr>
        <w:t>1-</w:t>
      </w:r>
      <m:oMath>
        <m:r>
          <w:rPr>
            <w:rFonts w:ascii="Cambria Math" w:eastAsiaTheme="minorEastAsia" w:hAnsi="Cambria Math"/>
          </w:rPr>
          <m:t>β=</m:t>
        </m:r>
      </m:oMath>
      <w:r w:rsidR="00E97438">
        <w:rPr>
          <w:rFonts w:eastAsiaTheme="minorEastAsia"/>
        </w:rPr>
        <w:t xml:space="preserve"> </w:t>
      </w:r>
      <w:r w:rsidR="00E97438" w:rsidRPr="00E97438">
        <w:rPr>
          <w:rFonts w:eastAsiaTheme="minorEastAsia"/>
        </w:rPr>
        <w:t>.80</w:t>
      </w:r>
      <w:r w:rsidR="00CE0D64">
        <w:rPr>
          <w:rFonts w:eastAsiaTheme="minorEastAsia"/>
        </w:rPr>
        <w:t xml:space="preserve"> bei einem Signifikanzniveau von </w:t>
      </w:r>
      <m:oMath>
        <m:r>
          <w:rPr>
            <w:rFonts w:ascii="Cambria Math" w:eastAsiaTheme="minorEastAsia" w:hAnsi="Cambria Math"/>
          </w:rPr>
          <m:t>α=</m:t>
        </m:r>
      </m:oMath>
      <w:r w:rsidR="00E97438">
        <w:rPr>
          <w:rFonts w:eastAsiaTheme="minorEastAsia"/>
        </w:rPr>
        <w:t xml:space="preserve"> </w:t>
      </w:r>
      <w:r w:rsidR="00430FF3" w:rsidRPr="00430FF3">
        <w:rPr>
          <w:rFonts w:eastAsiaTheme="minorEastAsia"/>
        </w:rPr>
        <w:t>.05</w:t>
      </w:r>
      <w:r w:rsidR="00CE0D64">
        <w:rPr>
          <w:rFonts w:eastAsiaTheme="minorEastAsia"/>
        </w:rPr>
        <w:t>.</w:t>
      </w:r>
    </w:p>
    <w:p w14:paraId="2CD90B48" w14:textId="77777777" w:rsidR="00E7422B" w:rsidRPr="00E7422B" w:rsidRDefault="00DA7C02" w:rsidP="00683B3F">
      <w:pPr>
        <w:rPr>
          <w:rFonts w:eastAsiaTheme="minorEastAsia"/>
        </w:rPr>
      </w:pPr>
      <w:r>
        <w:rPr>
          <w:rFonts w:eastAsiaTheme="minorEastAsia"/>
        </w:rPr>
        <w:t xml:space="preserve">An der Studie </w:t>
      </w:r>
      <w:r w:rsidR="00926233">
        <w:rPr>
          <w:rFonts w:eastAsiaTheme="minorEastAsia"/>
        </w:rPr>
        <w:t>nahmen</w:t>
      </w:r>
      <w:r w:rsidR="00715CA3">
        <w:rPr>
          <w:rFonts w:eastAsiaTheme="minorEastAsia"/>
        </w:rPr>
        <w:t xml:space="preserve"> </w:t>
      </w:r>
      <w:r w:rsidR="00D86D42">
        <w:rPr>
          <w:rFonts w:eastAsiaTheme="minorEastAsia"/>
        </w:rPr>
        <w:t>1442</w:t>
      </w:r>
      <w:r w:rsidR="00715CA3">
        <w:rPr>
          <w:rFonts w:eastAsiaTheme="minorEastAsia"/>
        </w:rPr>
        <w:t xml:space="preserve"> </w:t>
      </w:r>
      <w:r w:rsidR="00326FE1">
        <w:rPr>
          <w:rFonts w:eastAsiaTheme="minorEastAsia"/>
        </w:rPr>
        <w:t xml:space="preserve">Personen teil, von denen </w:t>
      </w:r>
      <w:r w:rsidR="00D86D42">
        <w:rPr>
          <w:rFonts w:eastAsiaTheme="minorEastAsia"/>
        </w:rPr>
        <w:t>552</w:t>
      </w:r>
      <w:r w:rsidR="00326FE1">
        <w:rPr>
          <w:rFonts w:eastAsiaTheme="minorEastAsia"/>
        </w:rPr>
        <w:t xml:space="preserve"> die Befragun</w:t>
      </w:r>
      <w:r w:rsidR="00264032">
        <w:rPr>
          <w:rFonts w:eastAsiaTheme="minorEastAsia"/>
        </w:rPr>
        <w:t>g</w:t>
      </w:r>
      <w:r w:rsidR="00326FE1">
        <w:rPr>
          <w:rFonts w:eastAsiaTheme="minorEastAsia"/>
        </w:rPr>
        <w:t xml:space="preserve"> </w:t>
      </w:r>
      <w:r w:rsidR="00264032">
        <w:rPr>
          <w:rFonts w:eastAsiaTheme="minorEastAsia"/>
        </w:rPr>
        <w:t xml:space="preserve">vollständig </w:t>
      </w:r>
      <w:r w:rsidR="00326FE1">
        <w:rPr>
          <w:rFonts w:eastAsiaTheme="minorEastAsia"/>
        </w:rPr>
        <w:t>abgeschlossen</w:t>
      </w:r>
      <w:r w:rsidR="001C78F6">
        <w:rPr>
          <w:rFonts w:eastAsiaTheme="minorEastAsia"/>
        </w:rPr>
        <w:t xml:space="preserve"> haben</w:t>
      </w:r>
      <w:r w:rsidR="00EC63D2">
        <w:rPr>
          <w:rFonts w:eastAsiaTheme="minorEastAsia"/>
        </w:rPr>
        <w:t xml:space="preserve"> und </w:t>
      </w:r>
      <w:r w:rsidR="00DE0E56">
        <w:rPr>
          <w:rFonts w:eastAsiaTheme="minorEastAsia"/>
        </w:rPr>
        <w:t>in die Datenauswertung einbezogen werden konnten</w:t>
      </w:r>
      <w:r w:rsidR="001C78F6">
        <w:rPr>
          <w:rFonts w:eastAsiaTheme="minorEastAsia"/>
        </w:rPr>
        <w:t>.</w:t>
      </w:r>
      <w:r w:rsidR="00326FE1">
        <w:rPr>
          <w:rFonts w:eastAsiaTheme="minorEastAsia"/>
        </w:rPr>
        <w:t xml:space="preserve"> </w:t>
      </w:r>
      <w:r w:rsidR="00C92E4B">
        <w:rPr>
          <w:rFonts w:eastAsiaTheme="minorEastAsia"/>
        </w:rPr>
        <w:t>Ein</w:t>
      </w:r>
      <w:r w:rsidR="00E72EE7">
        <w:rPr>
          <w:rFonts w:eastAsiaTheme="minorEastAsia"/>
        </w:rPr>
        <w:t xml:space="preserve"> Datensatz wurde ausgeschlossen, da die Person ein Alter unter 18 Jahren angegeben hatte, </w:t>
      </w:r>
      <w:r w:rsidR="00D32329">
        <w:rPr>
          <w:rFonts w:eastAsiaTheme="minorEastAsia"/>
        </w:rPr>
        <w:t xml:space="preserve">11 Datensätze wurden ausgeschlossen, </w:t>
      </w:r>
      <w:r w:rsidR="002C3BBA">
        <w:rPr>
          <w:rFonts w:eastAsiaTheme="minorEastAsia"/>
        </w:rPr>
        <w:t>weil</w:t>
      </w:r>
      <w:r w:rsidR="00D32329">
        <w:rPr>
          <w:rFonts w:eastAsiaTheme="minorEastAsia"/>
        </w:rPr>
        <w:t xml:space="preserve"> der Verarbeitung der </w:t>
      </w:r>
      <w:r w:rsidR="00D32329">
        <w:rPr>
          <w:rFonts w:eastAsiaTheme="minorEastAsia"/>
        </w:rPr>
        <w:lastRenderedPageBreak/>
        <w:t xml:space="preserve">Daten nicht zugestimmt wurde, </w:t>
      </w:r>
      <w:r w:rsidR="00D30752">
        <w:rPr>
          <w:rFonts w:eastAsiaTheme="minorEastAsia"/>
        </w:rPr>
        <w:t xml:space="preserve">weitere </w:t>
      </w:r>
      <w:r w:rsidR="00CE4F4B">
        <w:rPr>
          <w:rFonts w:eastAsiaTheme="minorEastAsia"/>
        </w:rPr>
        <w:t>4</w:t>
      </w:r>
      <w:r w:rsidR="003B2EBF">
        <w:rPr>
          <w:rFonts w:eastAsiaTheme="minorEastAsia"/>
        </w:rPr>
        <w:t>,</w:t>
      </w:r>
      <w:r w:rsidR="00D30752">
        <w:rPr>
          <w:rFonts w:eastAsiaTheme="minorEastAsia"/>
        </w:rPr>
        <w:t xml:space="preserve"> weil die </w:t>
      </w:r>
      <w:r w:rsidR="0082383B">
        <w:rPr>
          <w:rFonts w:eastAsiaTheme="minorEastAsia"/>
        </w:rPr>
        <w:t>Teilnehmenden</w:t>
      </w:r>
      <w:r w:rsidR="00D30752">
        <w:rPr>
          <w:rFonts w:eastAsiaTheme="minorEastAsia"/>
        </w:rPr>
        <w:t xml:space="preserve"> </w:t>
      </w:r>
      <w:r w:rsidR="0082383B">
        <w:rPr>
          <w:rFonts w:eastAsiaTheme="minorEastAsia"/>
        </w:rPr>
        <w:t>angaben</w:t>
      </w:r>
      <w:r w:rsidR="00743007">
        <w:rPr>
          <w:rFonts w:eastAsiaTheme="minorEastAsia"/>
        </w:rPr>
        <w:t>,</w:t>
      </w:r>
      <w:r w:rsidR="00476732">
        <w:rPr>
          <w:rFonts w:eastAsiaTheme="minorEastAsia"/>
        </w:rPr>
        <w:t xml:space="preserve"> nicht ernsthaft teilgenommen zu haben. Weiter</w:t>
      </w:r>
      <w:r w:rsidR="00140D56">
        <w:rPr>
          <w:rFonts w:eastAsiaTheme="minorEastAsia"/>
        </w:rPr>
        <w:t>e 1</w:t>
      </w:r>
      <w:r w:rsidR="00A9083E">
        <w:rPr>
          <w:rFonts w:eastAsiaTheme="minorEastAsia"/>
        </w:rPr>
        <w:t>61</w:t>
      </w:r>
      <w:r w:rsidR="00140D56">
        <w:rPr>
          <w:rFonts w:eastAsiaTheme="minorEastAsia"/>
        </w:rPr>
        <w:t xml:space="preserve"> Datensätze mussten au</w:t>
      </w:r>
      <w:r w:rsidR="008C52B0">
        <w:rPr>
          <w:rFonts w:eastAsiaTheme="minorEastAsia"/>
        </w:rPr>
        <w:t>s</w:t>
      </w:r>
      <w:r w:rsidR="00140D56">
        <w:rPr>
          <w:rFonts w:eastAsiaTheme="minorEastAsia"/>
        </w:rPr>
        <w:t>geschlossen, werden, da der Aufmerksamkeitstest nicht korrekt beantwortet wurde</w:t>
      </w:r>
      <w:r w:rsidR="008C52B0">
        <w:rPr>
          <w:rFonts w:eastAsiaTheme="minorEastAsia"/>
        </w:rPr>
        <w:t xml:space="preserve">. </w:t>
      </w:r>
      <w:r w:rsidR="00476732">
        <w:rPr>
          <w:rFonts w:eastAsiaTheme="minorEastAsia"/>
        </w:rPr>
        <w:t xml:space="preserve"> </w:t>
      </w:r>
    </w:p>
    <w:p w14:paraId="1D92A193" w14:textId="67F7E152" w:rsidR="00CE0D64" w:rsidRDefault="00CE0D64" w:rsidP="00683B3F">
      <w:pPr>
        <w:rPr>
          <w:rFonts w:eastAsiaTheme="minorEastAsia"/>
        </w:rPr>
      </w:pPr>
      <w:r w:rsidRPr="003F0860">
        <w:rPr>
          <w:rFonts w:eastAsiaTheme="minorEastAsia"/>
          <w:i/>
        </w:rPr>
        <w:t>N</w:t>
      </w:r>
      <w:r>
        <w:rPr>
          <w:rFonts w:eastAsiaTheme="minorEastAsia"/>
        </w:rPr>
        <w:t xml:space="preserve"> </w:t>
      </w:r>
      <w:r w:rsidRPr="003C760B">
        <w:rPr>
          <w:rFonts w:eastAsiaTheme="minorEastAsia"/>
        </w:rPr>
        <w:t>=</w:t>
      </w:r>
      <w:r>
        <w:rPr>
          <w:rFonts w:eastAsiaTheme="minorEastAsia"/>
        </w:rPr>
        <w:t xml:space="preserve"> </w:t>
      </w:r>
      <w:r w:rsidRPr="003C760B">
        <w:rPr>
          <w:rFonts w:eastAsiaTheme="minorEastAsia"/>
        </w:rPr>
        <w:t>375</w:t>
      </w:r>
      <w:r>
        <w:rPr>
          <w:rFonts w:eastAsiaTheme="minorEastAsia"/>
        </w:rPr>
        <w:t xml:space="preserve"> Datensätze wurden für die Auswertung der Studie verwendet, die Gruppengrößen lagen zwischen 78 und 107, womit die für die ANCOVA benötigte Anzahl überschritten wurde. </w:t>
      </w:r>
      <w:r w:rsidRPr="004763B0">
        <w:rPr>
          <w:rFonts w:eastAsiaTheme="minorEastAsia"/>
        </w:rPr>
        <w:t xml:space="preserve">175 </w:t>
      </w:r>
      <w:r>
        <w:rPr>
          <w:rFonts w:eastAsiaTheme="minorEastAsia"/>
        </w:rPr>
        <w:t xml:space="preserve">Teilnehmende </w:t>
      </w:r>
      <w:r w:rsidRPr="004763B0">
        <w:rPr>
          <w:rFonts w:eastAsiaTheme="minorEastAsia"/>
        </w:rPr>
        <w:t>(46</w:t>
      </w:r>
      <w:r>
        <w:rPr>
          <w:rFonts w:eastAsiaTheme="minorEastAsia"/>
        </w:rPr>
        <w:t>.</w:t>
      </w:r>
      <w:r w:rsidRPr="004763B0">
        <w:rPr>
          <w:rFonts w:eastAsiaTheme="minorEastAsia"/>
        </w:rPr>
        <w:t>70 %)</w:t>
      </w:r>
      <w:r>
        <w:rPr>
          <w:rFonts w:eastAsiaTheme="minorEastAsia"/>
        </w:rPr>
        <w:t xml:space="preserve"> gaben als Geschlecht weiblich an, </w:t>
      </w:r>
      <w:r w:rsidRPr="004763B0">
        <w:rPr>
          <w:rFonts w:eastAsiaTheme="minorEastAsia"/>
        </w:rPr>
        <w:t>198 (52</w:t>
      </w:r>
      <w:r>
        <w:rPr>
          <w:rFonts w:eastAsiaTheme="minorEastAsia"/>
        </w:rPr>
        <w:t>.</w:t>
      </w:r>
      <w:r w:rsidRPr="004763B0">
        <w:rPr>
          <w:rFonts w:eastAsiaTheme="minorEastAsia"/>
        </w:rPr>
        <w:t>80 %)</w:t>
      </w:r>
      <w:r>
        <w:rPr>
          <w:rFonts w:eastAsiaTheme="minorEastAsia"/>
        </w:rPr>
        <w:t xml:space="preserve"> männlich und </w:t>
      </w:r>
      <w:r w:rsidRPr="004763B0">
        <w:rPr>
          <w:rFonts w:eastAsiaTheme="minorEastAsia"/>
        </w:rPr>
        <w:t>2 (0</w:t>
      </w:r>
      <w:r>
        <w:rPr>
          <w:rFonts w:eastAsiaTheme="minorEastAsia"/>
        </w:rPr>
        <w:t>.</w:t>
      </w:r>
      <w:r w:rsidRPr="004763B0">
        <w:rPr>
          <w:rFonts w:eastAsiaTheme="minorEastAsia"/>
        </w:rPr>
        <w:t>53 %)</w:t>
      </w:r>
      <w:r>
        <w:rPr>
          <w:rFonts w:eastAsiaTheme="minorEastAsia"/>
        </w:rPr>
        <w:t xml:space="preserve"> divers. Das Alter der Befragten lag zwischen 18 und 78 Jahren (</w:t>
      </w:r>
      <w:r w:rsidRPr="003B6F89">
        <w:rPr>
          <w:rFonts w:eastAsiaTheme="minorEastAsia"/>
          <w:i/>
        </w:rPr>
        <w:t>M</w:t>
      </w:r>
      <w:r>
        <w:rPr>
          <w:rFonts w:eastAsiaTheme="minorEastAsia"/>
          <w:i/>
        </w:rPr>
        <w:t xml:space="preserve"> </w:t>
      </w:r>
      <w:r w:rsidRPr="003B6F89">
        <w:rPr>
          <w:rFonts w:eastAsiaTheme="minorEastAsia"/>
        </w:rPr>
        <w:t>=</w:t>
      </w:r>
      <w:r>
        <w:rPr>
          <w:rFonts w:eastAsiaTheme="minorEastAsia"/>
        </w:rPr>
        <w:t xml:space="preserve"> </w:t>
      </w:r>
      <w:r w:rsidRPr="003B6F89">
        <w:rPr>
          <w:rFonts w:eastAsiaTheme="minorEastAsia"/>
        </w:rPr>
        <w:t>39</w:t>
      </w:r>
      <w:r>
        <w:rPr>
          <w:rFonts w:eastAsiaTheme="minorEastAsia"/>
        </w:rPr>
        <w:t>.</w:t>
      </w:r>
      <w:r w:rsidRPr="003B6F89">
        <w:rPr>
          <w:rFonts w:eastAsiaTheme="minorEastAsia"/>
        </w:rPr>
        <w:t xml:space="preserve">13, </w:t>
      </w:r>
      <w:r w:rsidRPr="003B6F89">
        <w:rPr>
          <w:rFonts w:eastAsiaTheme="minorEastAsia"/>
          <w:i/>
        </w:rPr>
        <w:t>SD</w:t>
      </w:r>
      <w:r>
        <w:rPr>
          <w:rFonts w:eastAsiaTheme="minorEastAsia"/>
        </w:rPr>
        <w:t xml:space="preserve"> </w:t>
      </w:r>
      <w:r w:rsidRPr="003B6F89">
        <w:rPr>
          <w:rFonts w:eastAsiaTheme="minorEastAsia"/>
        </w:rPr>
        <w:t>=13</w:t>
      </w:r>
      <w:r>
        <w:rPr>
          <w:rFonts w:eastAsiaTheme="minorEastAsia"/>
        </w:rPr>
        <w:t>.</w:t>
      </w:r>
      <w:r w:rsidRPr="003B6F89">
        <w:rPr>
          <w:rFonts w:eastAsiaTheme="minorEastAsia"/>
        </w:rPr>
        <w:t>12</w:t>
      </w:r>
      <w:r>
        <w:rPr>
          <w:rFonts w:eastAsiaTheme="minorEastAsia"/>
        </w:rPr>
        <w:t xml:space="preserve">). Der größte Teil der Befragten (92.53 %) hatte als Bildungsabschluss Abitur oder höher angegeben (siehe </w:t>
      </w:r>
      <w:r>
        <w:rPr>
          <w:rFonts w:eastAsiaTheme="minorEastAsia"/>
        </w:rPr>
        <w:fldChar w:fldCharType="begin"/>
      </w:r>
      <w:r>
        <w:rPr>
          <w:rFonts w:eastAsiaTheme="minorEastAsia"/>
        </w:rPr>
        <w:instrText xml:space="preserve"> REF _Ref191209679 \h </w:instrText>
      </w:r>
      <w:r>
        <w:rPr>
          <w:rFonts w:eastAsiaTheme="minorEastAsia"/>
        </w:rPr>
      </w:r>
      <w:r>
        <w:rPr>
          <w:rFonts w:eastAsiaTheme="minorEastAsia"/>
        </w:rPr>
        <w:fldChar w:fldCharType="separate"/>
      </w:r>
      <w:r w:rsidR="001C33C1" w:rsidRPr="000C4CAF">
        <w:t xml:space="preserve">Tabelle </w:t>
      </w:r>
      <w:r w:rsidR="001C33C1">
        <w:rPr>
          <w:i/>
          <w:iCs/>
          <w:noProof/>
        </w:rPr>
        <w:t>1</w:t>
      </w:r>
      <w:r>
        <w:rPr>
          <w:rFonts w:eastAsiaTheme="minorEastAsia"/>
        </w:rPr>
        <w:fldChar w:fldCharType="end"/>
      </w:r>
      <w:r>
        <w:rPr>
          <w:rFonts w:eastAsiaTheme="minorEastAsia"/>
        </w:rPr>
        <w:t xml:space="preserve">) und war erwerbstätig (77.60 %, siehe </w:t>
      </w:r>
      <w:r>
        <w:rPr>
          <w:rFonts w:eastAsiaTheme="minorEastAsia"/>
        </w:rPr>
        <w:fldChar w:fldCharType="begin"/>
      </w:r>
      <w:r>
        <w:rPr>
          <w:rFonts w:eastAsiaTheme="minorEastAsia"/>
        </w:rPr>
        <w:instrText xml:space="preserve"> REF _Ref191209771 \h </w:instrText>
      </w:r>
      <w:r>
        <w:rPr>
          <w:rFonts w:eastAsiaTheme="minorEastAsia"/>
        </w:rPr>
      </w:r>
      <w:r>
        <w:rPr>
          <w:rFonts w:eastAsiaTheme="minorEastAsia"/>
        </w:rPr>
        <w:fldChar w:fldCharType="separate"/>
      </w:r>
      <w:r w:rsidR="001C33C1" w:rsidRPr="000C4CAF">
        <w:t xml:space="preserve">Tabelle </w:t>
      </w:r>
      <w:r w:rsidR="001C33C1">
        <w:rPr>
          <w:i/>
          <w:iCs/>
          <w:noProof/>
        </w:rPr>
        <w:t>2</w:t>
      </w:r>
      <w:r>
        <w:rPr>
          <w:rFonts w:eastAsiaTheme="minorEastAsia"/>
        </w:rPr>
        <w:fldChar w:fldCharType="end"/>
      </w:r>
      <w:r>
        <w:rPr>
          <w:rFonts w:eastAsiaTheme="minorEastAsia"/>
        </w:rPr>
        <w:t xml:space="preserve">). 65.1 % der Teilnehmer gaben an, mehr als 10 Jahre Berufserfahrung zu haben (siehe </w:t>
      </w:r>
      <w:r>
        <w:rPr>
          <w:rFonts w:eastAsiaTheme="minorEastAsia"/>
        </w:rPr>
        <w:fldChar w:fldCharType="begin"/>
      </w:r>
      <w:r>
        <w:rPr>
          <w:rFonts w:eastAsiaTheme="minorEastAsia"/>
        </w:rPr>
        <w:instrText xml:space="preserve"> REF _Ref191209822 \h </w:instrText>
      </w:r>
      <w:r>
        <w:rPr>
          <w:rFonts w:eastAsiaTheme="minorEastAsia"/>
        </w:rPr>
      </w:r>
      <w:r>
        <w:rPr>
          <w:rFonts w:eastAsiaTheme="minorEastAsia"/>
        </w:rPr>
        <w:fldChar w:fldCharType="separate"/>
      </w:r>
      <w:r w:rsidR="001C33C1" w:rsidRPr="000C4CAF">
        <w:t xml:space="preserve">Tabelle </w:t>
      </w:r>
      <w:r w:rsidR="001C33C1">
        <w:rPr>
          <w:i/>
          <w:iCs/>
          <w:noProof/>
        </w:rPr>
        <w:t>3</w:t>
      </w:r>
      <w:r>
        <w:rPr>
          <w:rFonts w:eastAsiaTheme="minorEastAsia"/>
        </w:rPr>
        <w:fldChar w:fldCharType="end"/>
      </w:r>
      <w:r>
        <w:rPr>
          <w:rFonts w:eastAsiaTheme="minorEastAsia"/>
        </w:rPr>
        <w:t>).</w:t>
      </w:r>
    </w:p>
    <w:p w14:paraId="1D4D44C5" w14:textId="3FB7CCD3" w:rsidR="00CE0D64" w:rsidRDefault="00CE0D64" w:rsidP="00916DB2">
      <w:pPr>
        <w:pStyle w:val="Beschriftung"/>
      </w:pPr>
      <w:bookmarkStart w:id="160" w:name="_Ref191209679"/>
      <w:bookmarkStart w:id="161" w:name="_Toc191314543"/>
      <w:r w:rsidRPr="000C4CAF">
        <w:rPr>
          <w:i w:val="0"/>
          <w:iCs w:val="0"/>
        </w:rPr>
        <w:t xml:space="preserve">Tabelle </w:t>
      </w:r>
      <w:r w:rsidRPr="000C4CAF">
        <w:rPr>
          <w:i w:val="0"/>
          <w:iCs w:val="0"/>
        </w:rPr>
        <w:fldChar w:fldCharType="begin"/>
      </w:r>
      <w:r w:rsidRPr="000C4CAF">
        <w:rPr>
          <w:i w:val="0"/>
          <w:iCs w:val="0"/>
        </w:rPr>
        <w:instrText xml:space="preserve"> SEQ Tabelle \* ARABIC </w:instrText>
      </w:r>
      <w:r w:rsidRPr="000C4CAF">
        <w:rPr>
          <w:i w:val="0"/>
          <w:iCs w:val="0"/>
        </w:rPr>
        <w:fldChar w:fldCharType="separate"/>
      </w:r>
      <w:r w:rsidR="001C33C1">
        <w:rPr>
          <w:i w:val="0"/>
          <w:iCs w:val="0"/>
          <w:noProof/>
        </w:rPr>
        <w:t>1</w:t>
      </w:r>
      <w:r w:rsidRPr="000C4CAF">
        <w:rPr>
          <w:i w:val="0"/>
          <w:iCs w:val="0"/>
        </w:rPr>
        <w:fldChar w:fldCharType="end"/>
      </w:r>
      <w:bookmarkEnd w:id="160"/>
      <w:r w:rsidRPr="000C4CAF">
        <w:rPr>
          <w:b/>
          <w:bCs/>
          <w:i w:val="0"/>
          <w:iCs w:val="0"/>
        </w:rPr>
        <w:br/>
      </w:r>
      <w:r>
        <w:t>Höchste Bildungsabschlüsse der Teilnehmer</w:t>
      </w:r>
      <w:bookmarkEnd w:id="161"/>
    </w:p>
    <w:tbl>
      <w:tblPr>
        <w:tblStyle w:val="EinfacheTabelle2"/>
        <w:tblW w:w="5000" w:type="pct"/>
        <w:tblLayout w:type="fixed"/>
        <w:tblLook w:val="0620" w:firstRow="1" w:lastRow="0" w:firstColumn="0" w:lastColumn="0" w:noHBand="1" w:noVBand="1"/>
      </w:tblPr>
      <w:tblGrid>
        <w:gridCol w:w="6096"/>
        <w:gridCol w:w="1133"/>
        <w:gridCol w:w="1274"/>
      </w:tblGrid>
      <w:tr w:rsidR="00CE0D64" w:rsidRPr="003F232A" w14:paraId="168B27DC" w14:textId="77777777" w:rsidTr="00764592">
        <w:trPr>
          <w:cnfStyle w:val="100000000000" w:firstRow="1" w:lastRow="0" w:firstColumn="0" w:lastColumn="0" w:oddVBand="0" w:evenVBand="0" w:oddHBand="0" w:evenHBand="0" w:firstRowFirstColumn="0" w:firstRowLastColumn="0" w:lastRowFirstColumn="0" w:lastRowLastColumn="0"/>
          <w:trHeight w:val="397"/>
        </w:trPr>
        <w:tc>
          <w:tcPr>
            <w:tcW w:w="3585" w:type="pct"/>
            <w:vAlign w:val="center"/>
          </w:tcPr>
          <w:p w14:paraId="3853EE2B" w14:textId="77777777" w:rsidR="00CE0D64" w:rsidRPr="003F232A" w:rsidRDefault="00CE0D64" w:rsidP="00764592">
            <w:pPr>
              <w:ind w:firstLine="0"/>
              <w:rPr>
                <w:rStyle w:val="Fett"/>
              </w:rPr>
            </w:pPr>
            <w:r w:rsidRPr="003F232A">
              <w:rPr>
                <w:rStyle w:val="Fett"/>
              </w:rPr>
              <w:t>Mögliche Auswahl</w:t>
            </w:r>
          </w:p>
        </w:tc>
        <w:tc>
          <w:tcPr>
            <w:tcW w:w="666" w:type="pct"/>
            <w:vAlign w:val="center"/>
          </w:tcPr>
          <w:p w14:paraId="06E4AEBB" w14:textId="77777777" w:rsidR="00CE0D64" w:rsidRPr="003F232A" w:rsidRDefault="00CE0D64" w:rsidP="00764592">
            <w:pPr>
              <w:ind w:firstLine="0"/>
              <w:jc w:val="right"/>
              <w:rPr>
                <w:rStyle w:val="Fett"/>
              </w:rPr>
            </w:pPr>
            <w:r w:rsidRPr="003F232A">
              <w:rPr>
                <w:rStyle w:val="Fett"/>
              </w:rPr>
              <w:t>Anzahl</w:t>
            </w:r>
          </w:p>
        </w:tc>
        <w:tc>
          <w:tcPr>
            <w:tcW w:w="749" w:type="pct"/>
            <w:vAlign w:val="center"/>
          </w:tcPr>
          <w:p w14:paraId="0E0FFDE0" w14:textId="77777777" w:rsidR="00CE0D64" w:rsidRPr="003F232A" w:rsidRDefault="00CE0D64" w:rsidP="00764592">
            <w:pPr>
              <w:ind w:firstLine="0"/>
              <w:jc w:val="right"/>
              <w:rPr>
                <w:rStyle w:val="Fett"/>
              </w:rPr>
            </w:pPr>
            <w:r w:rsidRPr="003F232A">
              <w:rPr>
                <w:rStyle w:val="Fett"/>
              </w:rPr>
              <w:t>Anteil</w:t>
            </w:r>
          </w:p>
        </w:tc>
      </w:tr>
      <w:tr w:rsidR="00CE0D64" w14:paraId="0D670607" w14:textId="77777777" w:rsidTr="00764592">
        <w:trPr>
          <w:trHeight w:val="397"/>
        </w:trPr>
        <w:tc>
          <w:tcPr>
            <w:tcW w:w="3585" w:type="pct"/>
            <w:vAlign w:val="center"/>
          </w:tcPr>
          <w:p w14:paraId="7384E036" w14:textId="77777777" w:rsidR="00CE0D64" w:rsidRDefault="00CE0D64" w:rsidP="00764592">
            <w:pPr>
              <w:ind w:firstLine="0"/>
            </w:pPr>
            <w:r w:rsidRPr="009D5CC1">
              <w:rPr>
                <w:rFonts w:eastAsiaTheme="minorEastAsia"/>
              </w:rPr>
              <w:t>Volks- oder Hauptschulabschluss</w:t>
            </w:r>
          </w:p>
        </w:tc>
        <w:tc>
          <w:tcPr>
            <w:tcW w:w="666" w:type="pct"/>
            <w:vAlign w:val="center"/>
          </w:tcPr>
          <w:p w14:paraId="4B9A67C9" w14:textId="77777777" w:rsidR="00CE0D64" w:rsidRDefault="00CE0D64" w:rsidP="00764592">
            <w:pPr>
              <w:ind w:firstLine="0"/>
              <w:jc w:val="right"/>
            </w:pPr>
            <w:r w:rsidRPr="009D5CC1">
              <w:rPr>
                <w:rFonts w:eastAsiaTheme="minorEastAsia"/>
              </w:rPr>
              <w:t>1</w:t>
            </w:r>
          </w:p>
        </w:tc>
        <w:tc>
          <w:tcPr>
            <w:tcW w:w="749" w:type="pct"/>
            <w:vAlign w:val="center"/>
          </w:tcPr>
          <w:p w14:paraId="7D8C60B5" w14:textId="77777777" w:rsidR="00CE0D64" w:rsidRDefault="00CE0D64" w:rsidP="00764592">
            <w:pPr>
              <w:ind w:firstLine="0"/>
              <w:jc w:val="right"/>
            </w:pPr>
            <w:r w:rsidRPr="009D5CC1">
              <w:rPr>
                <w:rFonts w:eastAsiaTheme="minorEastAsia"/>
              </w:rPr>
              <w:t>0</w:t>
            </w:r>
            <w:r>
              <w:rPr>
                <w:rFonts w:eastAsiaTheme="minorEastAsia"/>
              </w:rPr>
              <w:t>.</w:t>
            </w:r>
            <w:r w:rsidRPr="009D5CC1">
              <w:rPr>
                <w:rFonts w:eastAsiaTheme="minorEastAsia"/>
              </w:rPr>
              <w:t>27</w:t>
            </w:r>
            <w:r>
              <w:rPr>
                <w:rFonts w:eastAsiaTheme="minorEastAsia"/>
              </w:rPr>
              <w:t xml:space="preserve"> %</w:t>
            </w:r>
          </w:p>
        </w:tc>
      </w:tr>
      <w:tr w:rsidR="00CE0D64" w14:paraId="0C6AFD9C" w14:textId="77777777" w:rsidTr="00764592">
        <w:trPr>
          <w:trHeight w:val="397"/>
        </w:trPr>
        <w:tc>
          <w:tcPr>
            <w:tcW w:w="3585" w:type="pct"/>
            <w:vAlign w:val="center"/>
          </w:tcPr>
          <w:p w14:paraId="445F0133" w14:textId="77777777" w:rsidR="00CE0D64" w:rsidRDefault="00CE0D64" w:rsidP="00764592">
            <w:pPr>
              <w:ind w:firstLine="0"/>
            </w:pPr>
            <w:r w:rsidRPr="009D5CC1">
              <w:rPr>
                <w:rFonts w:eastAsiaTheme="minorEastAsia"/>
              </w:rPr>
              <w:t>Mittlere Reife (Realschulabschluss)</w:t>
            </w:r>
          </w:p>
        </w:tc>
        <w:tc>
          <w:tcPr>
            <w:tcW w:w="666" w:type="pct"/>
            <w:vAlign w:val="center"/>
          </w:tcPr>
          <w:p w14:paraId="0BBDE662" w14:textId="77777777" w:rsidR="00CE0D64" w:rsidRDefault="00CE0D64" w:rsidP="00764592">
            <w:pPr>
              <w:ind w:firstLine="0"/>
              <w:jc w:val="right"/>
            </w:pPr>
            <w:r w:rsidRPr="009D5CC1">
              <w:rPr>
                <w:rFonts w:eastAsiaTheme="minorEastAsia"/>
              </w:rPr>
              <w:t>2</w:t>
            </w:r>
            <w:r>
              <w:rPr>
                <w:rFonts w:eastAsiaTheme="minorEastAsia"/>
              </w:rPr>
              <w:t>7</w:t>
            </w:r>
          </w:p>
        </w:tc>
        <w:tc>
          <w:tcPr>
            <w:tcW w:w="749" w:type="pct"/>
            <w:vAlign w:val="center"/>
          </w:tcPr>
          <w:p w14:paraId="0F3C03D0" w14:textId="77777777" w:rsidR="00CE0D64" w:rsidRDefault="00CE0D64" w:rsidP="00764592">
            <w:pPr>
              <w:ind w:firstLine="0"/>
              <w:jc w:val="right"/>
            </w:pPr>
            <w:r w:rsidRPr="009D5CC1">
              <w:rPr>
                <w:rFonts w:eastAsiaTheme="minorEastAsia"/>
              </w:rPr>
              <w:t>7</w:t>
            </w:r>
            <w:r>
              <w:rPr>
                <w:rFonts w:eastAsiaTheme="minorEastAsia"/>
              </w:rPr>
              <w:t>.20 %</w:t>
            </w:r>
          </w:p>
        </w:tc>
      </w:tr>
      <w:tr w:rsidR="00CE0D64" w14:paraId="205FEAE0" w14:textId="77777777" w:rsidTr="00764592">
        <w:trPr>
          <w:trHeight w:val="397"/>
        </w:trPr>
        <w:tc>
          <w:tcPr>
            <w:tcW w:w="3585" w:type="pct"/>
            <w:vAlign w:val="center"/>
          </w:tcPr>
          <w:p w14:paraId="7F90023D" w14:textId="77777777" w:rsidR="00CE0D64" w:rsidRDefault="00CE0D64" w:rsidP="00764592">
            <w:pPr>
              <w:ind w:firstLine="0"/>
            </w:pPr>
            <w:r w:rsidRPr="009D5CC1">
              <w:rPr>
                <w:rFonts w:eastAsiaTheme="minorEastAsia"/>
              </w:rPr>
              <w:t>Abitur oder Fachabitur</w:t>
            </w:r>
          </w:p>
        </w:tc>
        <w:tc>
          <w:tcPr>
            <w:tcW w:w="666" w:type="pct"/>
            <w:vAlign w:val="center"/>
          </w:tcPr>
          <w:p w14:paraId="52B2E3AE" w14:textId="77777777" w:rsidR="00CE0D64" w:rsidRDefault="00CE0D64" w:rsidP="00764592">
            <w:pPr>
              <w:ind w:firstLine="0"/>
              <w:jc w:val="right"/>
            </w:pPr>
            <w:r w:rsidRPr="009D5CC1">
              <w:rPr>
                <w:rFonts w:eastAsiaTheme="minorEastAsia"/>
              </w:rPr>
              <w:t>144</w:t>
            </w:r>
          </w:p>
        </w:tc>
        <w:tc>
          <w:tcPr>
            <w:tcW w:w="749" w:type="pct"/>
            <w:vAlign w:val="center"/>
          </w:tcPr>
          <w:p w14:paraId="33D57E6D" w14:textId="77777777" w:rsidR="00CE0D64" w:rsidRDefault="00CE0D64" w:rsidP="00764592">
            <w:pPr>
              <w:ind w:firstLine="0"/>
              <w:jc w:val="right"/>
            </w:pPr>
            <w:r w:rsidRPr="009D5CC1">
              <w:rPr>
                <w:rFonts w:eastAsiaTheme="minorEastAsia"/>
              </w:rPr>
              <w:t>3</w:t>
            </w:r>
            <w:r>
              <w:rPr>
                <w:rFonts w:eastAsiaTheme="minorEastAsia"/>
              </w:rPr>
              <w:t>8.</w:t>
            </w:r>
            <w:r w:rsidRPr="009D5CC1">
              <w:rPr>
                <w:rFonts w:eastAsiaTheme="minorEastAsia"/>
              </w:rPr>
              <w:t>4</w:t>
            </w:r>
            <w:r>
              <w:rPr>
                <w:rFonts w:eastAsiaTheme="minorEastAsia"/>
              </w:rPr>
              <w:t>0 %</w:t>
            </w:r>
          </w:p>
        </w:tc>
      </w:tr>
      <w:tr w:rsidR="00CE0D64" w14:paraId="69D5201B" w14:textId="77777777" w:rsidTr="00764592">
        <w:trPr>
          <w:trHeight w:val="397"/>
        </w:trPr>
        <w:tc>
          <w:tcPr>
            <w:tcW w:w="3585" w:type="pct"/>
            <w:vAlign w:val="center"/>
          </w:tcPr>
          <w:p w14:paraId="1AC24D99" w14:textId="77777777" w:rsidR="00CE0D64" w:rsidRPr="009D5CC1" w:rsidRDefault="00CE0D64" w:rsidP="00764592">
            <w:pPr>
              <w:ind w:firstLine="0"/>
              <w:rPr>
                <w:rFonts w:eastAsiaTheme="minorEastAsia"/>
              </w:rPr>
            </w:pPr>
            <w:r w:rsidRPr="009D5CC1">
              <w:rPr>
                <w:rFonts w:eastAsiaTheme="minorEastAsia"/>
              </w:rPr>
              <w:t>Hochschulabschluss</w:t>
            </w:r>
          </w:p>
        </w:tc>
        <w:tc>
          <w:tcPr>
            <w:tcW w:w="666" w:type="pct"/>
            <w:vAlign w:val="center"/>
          </w:tcPr>
          <w:p w14:paraId="2B279F3B" w14:textId="77777777" w:rsidR="00CE0D64" w:rsidRPr="009D5CC1" w:rsidRDefault="00CE0D64" w:rsidP="00764592">
            <w:pPr>
              <w:ind w:firstLine="0"/>
              <w:jc w:val="right"/>
              <w:rPr>
                <w:rFonts w:eastAsiaTheme="minorEastAsia"/>
              </w:rPr>
            </w:pPr>
            <w:r w:rsidRPr="009D5CC1">
              <w:rPr>
                <w:rFonts w:eastAsiaTheme="minorEastAsia"/>
              </w:rPr>
              <w:t>1</w:t>
            </w:r>
            <w:r>
              <w:rPr>
                <w:rFonts w:eastAsiaTheme="minorEastAsia"/>
              </w:rPr>
              <w:t>96</w:t>
            </w:r>
          </w:p>
        </w:tc>
        <w:tc>
          <w:tcPr>
            <w:tcW w:w="749" w:type="pct"/>
            <w:vAlign w:val="center"/>
          </w:tcPr>
          <w:p w14:paraId="2A145A33" w14:textId="77777777" w:rsidR="00CE0D64" w:rsidRPr="009D5CC1" w:rsidRDefault="00CE0D64" w:rsidP="00764592">
            <w:pPr>
              <w:ind w:firstLine="0"/>
              <w:jc w:val="right"/>
              <w:rPr>
                <w:rFonts w:eastAsiaTheme="minorEastAsia"/>
              </w:rPr>
            </w:pPr>
            <w:r w:rsidRPr="009D5CC1">
              <w:rPr>
                <w:rFonts w:eastAsiaTheme="minorEastAsia"/>
              </w:rPr>
              <w:t>5</w:t>
            </w:r>
            <w:r>
              <w:rPr>
                <w:rFonts w:eastAsiaTheme="minorEastAsia"/>
              </w:rPr>
              <w:t>2.</w:t>
            </w:r>
            <w:r w:rsidRPr="009D5CC1">
              <w:rPr>
                <w:rFonts w:eastAsiaTheme="minorEastAsia"/>
              </w:rPr>
              <w:t>3</w:t>
            </w:r>
            <w:r>
              <w:rPr>
                <w:rFonts w:eastAsiaTheme="minorEastAsia"/>
              </w:rPr>
              <w:t>0 %</w:t>
            </w:r>
          </w:p>
        </w:tc>
      </w:tr>
      <w:tr w:rsidR="00CE0D64" w14:paraId="3A400E5E" w14:textId="77777777" w:rsidTr="00764592">
        <w:trPr>
          <w:trHeight w:val="397"/>
        </w:trPr>
        <w:tc>
          <w:tcPr>
            <w:tcW w:w="3585" w:type="pct"/>
            <w:vAlign w:val="center"/>
          </w:tcPr>
          <w:p w14:paraId="303D93E3" w14:textId="77777777" w:rsidR="00CE0D64" w:rsidRPr="009D5CC1" w:rsidRDefault="00CE0D64" w:rsidP="00764592">
            <w:pPr>
              <w:ind w:firstLine="0"/>
              <w:rPr>
                <w:rFonts w:eastAsiaTheme="minorEastAsia"/>
              </w:rPr>
            </w:pPr>
            <w:r w:rsidRPr="009D5CC1">
              <w:rPr>
                <w:rFonts w:eastAsiaTheme="minorEastAsia"/>
              </w:rPr>
              <w:t>Promotion oder Habilitation</w:t>
            </w:r>
          </w:p>
        </w:tc>
        <w:tc>
          <w:tcPr>
            <w:tcW w:w="666" w:type="pct"/>
            <w:vAlign w:val="center"/>
          </w:tcPr>
          <w:p w14:paraId="455F2A68" w14:textId="77777777" w:rsidR="00CE0D64" w:rsidRPr="009D5CC1" w:rsidRDefault="00CE0D64" w:rsidP="00764592">
            <w:pPr>
              <w:ind w:firstLine="0"/>
              <w:jc w:val="right"/>
              <w:rPr>
                <w:rFonts w:eastAsiaTheme="minorEastAsia"/>
              </w:rPr>
            </w:pPr>
            <w:r w:rsidRPr="009D5CC1">
              <w:rPr>
                <w:rFonts w:eastAsiaTheme="minorEastAsia"/>
              </w:rPr>
              <w:t>7</w:t>
            </w:r>
          </w:p>
        </w:tc>
        <w:tc>
          <w:tcPr>
            <w:tcW w:w="749" w:type="pct"/>
            <w:vAlign w:val="center"/>
          </w:tcPr>
          <w:p w14:paraId="6EEAA16F" w14:textId="77777777" w:rsidR="00CE0D64" w:rsidRPr="009D5CC1" w:rsidRDefault="00CE0D64" w:rsidP="00764592">
            <w:pPr>
              <w:ind w:firstLine="0"/>
              <w:jc w:val="right"/>
              <w:rPr>
                <w:rFonts w:eastAsiaTheme="minorEastAsia"/>
              </w:rPr>
            </w:pPr>
            <w:r w:rsidRPr="009D5CC1">
              <w:rPr>
                <w:rFonts w:eastAsiaTheme="minorEastAsia"/>
              </w:rPr>
              <w:t>1</w:t>
            </w:r>
            <w:r>
              <w:rPr>
                <w:rFonts w:eastAsiaTheme="minorEastAsia"/>
              </w:rPr>
              <w:t>.87 %</w:t>
            </w:r>
          </w:p>
        </w:tc>
      </w:tr>
    </w:tbl>
    <w:p w14:paraId="46740D7B" w14:textId="77777777" w:rsidR="00CE0D64" w:rsidRDefault="00CE0D64" w:rsidP="00683B3F">
      <w:pPr>
        <w:rPr>
          <w:rFonts w:eastAsiaTheme="minorEastAsia"/>
        </w:rPr>
      </w:pPr>
    </w:p>
    <w:p w14:paraId="6D35FFA6" w14:textId="2F3BC6E6" w:rsidR="00CE0D64" w:rsidRDefault="00CE0D64" w:rsidP="00710273">
      <w:pPr>
        <w:pStyle w:val="Beschriftung"/>
      </w:pPr>
      <w:bookmarkStart w:id="162" w:name="_Ref191209771"/>
      <w:bookmarkStart w:id="163" w:name="_Toc191314544"/>
      <w:r w:rsidRPr="000C4CAF">
        <w:rPr>
          <w:i w:val="0"/>
          <w:iCs w:val="0"/>
        </w:rPr>
        <w:t xml:space="preserve">Tabelle </w:t>
      </w:r>
      <w:r w:rsidRPr="000C4CAF">
        <w:rPr>
          <w:i w:val="0"/>
          <w:iCs w:val="0"/>
        </w:rPr>
        <w:fldChar w:fldCharType="begin"/>
      </w:r>
      <w:r w:rsidRPr="000C4CAF">
        <w:rPr>
          <w:i w:val="0"/>
          <w:iCs w:val="0"/>
        </w:rPr>
        <w:instrText xml:space="preserve"> SEQ Tabelle \* ARABIC </w:instrText>
      </w:r>
      <w:r w:rsidRPr="000C4CAF">
        <w:rPr>
          <w:i w:val="0"/>
          <w:iCs w:val="0"/>
        </w:rPr>
        <w:fldChar w:fldCharType="separate"/>
      </w:r>
      <w:r w:rsidR="001C33C1">
        <w:rPr>
          <w:i w:val="0"/>
          <w:iCs w:val="0"/>
          <w:noProof/>
        </w:rPr>
        <w:t>2</w:t>
      </w:r>
      <w:r w:rsidRPr="000C4CAF">
        <w:rPr>
          <w:i w:val="0"/>
          <w:iCs w:val="0"/>
        </w:rPr>
        <w:fldChar w:fldCharType="end"/>
      </w:r>
      <w:bookmarkEnd w:id="162"/>
      <w:r w:rsidRPr="000C4CAF">
        <w:rPr>
          <w:i w:val="0"/>
          <w:iCs w:val="0"/>
        </w:rPr>
        <w:br/>
      </w:r>
      <w:r>
        <w:t>Beruflicher Status der Teilnehmer</w:t>
      </w:r>
      <w:bookmarkEnd w:id="163"/>
    </w:p>
    <w:tbl>
      <w:tblPr>
        <w:tblStyle w:val="EinfacheTabelle2"/>
        <w:tblW w:w="5000" w:type="pct"/>
        <w:tblLayout w:type="fixed"/>
        <w:tblLook w:val="0620" w:firstRow="1" w:lastRow="0" w:firstColumn="0" w:lastColumn="0" w:noHBand="1" w:noVBand="1"/>
      </w:tblPr>
      <w:tblGrid>
        <w:gridCol w:w="6096"/>
        <w:gridCol w:w="1133"/>
        <w:gridCol w:w="1274"/>
      </w:tblGrid>
      <w:tr w:rsidR="00CE0D64" w:rsidRPr="003F232A" w14:paraId="5059D8C3" w14:textId="77777777" w:rsidTr="00764592">
        <w:trPr>
          <w:cnfStyle w:val="100000000000" w:firstRow="1" w:lastRow="0" w:firstColumn="0" w:lastColumn="0" w:oddVBand="0" w:evenVBand="0" w:oddHBand="0" w:evenHBand="0" w:firstRowFirstColumn="0" w:firstRowLastColumn="0" w:lastRowFirstColumn="0" w:lastRowLastColumn="0"/>
          <w:trHeight w:val="397"/>
        </w:trPr>
        <w:tc>
          <w:tcPr>
            <w:tcW w:w="3585" w:type="pct"/>
            <w:vAlign w:val="center"/>
          </w:tcPr>
          <w:p w14:paraId="4B9D6696" w14:textId="77777777" w:rsidR="00CE0D64" w:rsidRPr="003F232A" w:rsidRDefault="00CE0D64" w:rsidP="00764592">
            <w:pPr>
              <w:ind w:firstLine="0"/>
              <w:rPr>
                <w:rStyle w:val="Fett"/>
              </w:rPr>
            </w:pPr>
            <w:r w:rsidRPr="003F232A">
              <w:rPr>
                <w:rStyle w:val="Fett"/>
              </w:rPr>
              <w:t>Mögliche Auswahl</w:t>
            </w:r>
          </w:p>
        </w:tc>
        <w:tc>
          <w:tcPr>
            <w:tcW w:w="666" w:type="pct"/>
            <w:vAlign w:val="center"/>
          </w:tcPr>
          <w:p w14:paraId="707555E4" w14:textId="77777777" w:rsidR="00CE0D64" w:rsidRPr="003F232A" w:rsidRDefault="00CE0D64" w:rsidP="00764592">
            <w:pPr>
              <w:ind w:firstLine="0"/>
              <w:jc w:val="right"/>
              <w:rPr>
                <w:rStyle w:val="Fett"/>
              </w:rPr>
            </w:pPr>
            <w:r w:rsidRPr="003F232A">
              <w:rPr>
                <w:rStyle w:val="Fett"/>
              </w:rPr>
              <w:t>Anzahl</w:t>
            </w:r>
          </w:p>
        </w:tc>
        <w:tc>
          <w:tcPr>
            <w:tcW w:w="749" w:type="pct"/>
            <w:vAlign w:val="center"/>
          </w:tcPr>
          <w:p w14:paraId="606CFE04" w14:textId="77777777" w:rsidR="00CE0D64" w:rsidRPr="003F232A" w:rsidRDefault="00CE0D64" w:rsidP="00764592">
            <w:pPr>
              <w:ind w:firstLine="0"/>
              <w:jc w:val="right"/>
              <w:rPr>
                <w:rStyle w:val="Fett"/>
              </w:rPr>
            </w:pPr>
            <w:r w:rsidRPr="003F232A">
              <w:rPr>
                <w:rStyle w:val="Fett"/>
              </w:rPr>
              <w:t>Anteil</w:t>
            </w:r>
          </w:p>
        </w:tc>
      </w:tr>
      <w:tr w:rsidR="00CE0D64" w14:paraId="09E318E9" w14:textId="77777777" w:rsidTr="00764592">
        <w:trPr>
          <w:trHeight w:val="397"/>
        </w:trPr>
        <w:tc>
          <w:tcPr>
            <w:tcW w:w="3585" w:type="pct"/>
            <w:vAlign w:val="center"/>
          </w:tcPr>
          <w:p w14:paraId="21DD8D9A" w14:textId="77777777" w:rsidR="00CE0D64" w:rsidRDefault="00CE0D64" w:rsidP="00764592">
            <w:pPr>
              <w:ind w:firstLine="0"/>
            </w:pPr>
            <w:r w:rsidRPr="00FD4961">
              <w:rPr>
                <w:rFonts w:eastAsiaTheme="minorEastAsia"/>
              </w:rPr>
              <w:t>nicht erwerbstätig</w:t>
            </w:r>
          </w:p>
        </w:tc>
        <w:tc>
          <w:tcPr>
            <w:tcW w:w="666" w:type="pct"/>
            <w:vAlign w:val="center"/>
          </w:tcPr>
          <w:p w14:paraId="4B8E21D7" w14:textId="77777777" w:rsidR="00CE0D64" w:rsidRDefault="00CE0D64" w:rsidP="00764592">
            <w:pPr>
              <w:ind w:firstLine="0"/>
              <w:jc w:val="right"/>
            </w:pPr>
            <w:r w:rsidRPr="00FD4961">
              <w:rPr>
                <w:rFonts w:eastAsiaTheme="minorEastAsia"/>
              </w:rPr>
              <w:t>12</w:t>
            </w:r>
          </w:p>
        </w:tc>
        <w:tc>
          <w:tcPr>
            <w:tcW w:w="749" w:type="pct"/>
            <w:vAlign w:val="center"/>
          </w:tcPr>
          <w:p w14:paraId="26B5073B" w14:textId="77777777" w:rsidR="00CE0D64" w:rsidRDefault="00CE0D64" w:rsidP="00764592">
            <w:pPr>
              <w:ind w:firstLine="0"/>
              <w:jc w:val="right"/>
            </w:pPr>
            <w:r w:rsidRPr="00FD4961">
              <w:rPr>
                <w:rFonts w:eastAsiaTheme="minorEastAsia"/>
              </w:rPr>
              <w:t>3</w:t>
            </w:r>
            <w:r>
              <w:rPr>
                <w:rFonts w:eastAsiaTheme="minorEastAsia"/>
              </w:rPr>
              <w:t>.</w:t>
            </w:r>
            <w:r w:rsidRPr="00FD4961">
              <w:rPr>
                <w:rFonts w:eastAsiaTheme="minorEastAsia"/>
              </w:rPr>
              <w:t>2</w:t>
            </w:r>
            <w:r>
              <w:rPr>
                <w:rFonts w:eastAsiaTheme="minorEastAsia"/>
              </w:rPr>
              <w:t>0 %</w:t>
            </w:r>
          </w:p>
        </w:tc>
      </w:tr>
      <w:tr w:rsidR="00CE0D64" w14:paraId="234B97AF" w14:textId="77777777" w:rsidTr="00764592">
        <w:trPr>
          <w:trHeight w:val="397"/>
        </w:trPr>
        <w:tc>
          <w:tcPr>
            <w:tcW w:w="3585" w:type="pct"/>
            <w:vAlign w:val="center"/>
          </w:tcPr>
          <w:p w14:paraId="683F5824" w14:textId="77777777" w:rsidR="00CE0D64" w:rsidRDefault="00CE0D64" w:rsidP="00764592">
            <w:pPr>
              <w:ind w:firstLine="0"/>
            </w:pPr>
            <w:r w:rsidRPr="00FD4961">
              <w:rPr>
                <w:rFonts w:eastAsiaTheme="minorEastAsia"/>
              </w:rPr>
              <w:t>erwerbstätig</w:t>
            </w:r>
          </w:p>
        </w:tc>
        <w:tc>
          <w:tcPr>
            <w:tcW w:w="666" w:type="pct"/>
            <w:vAlign w:val="center"/>
          </w:tcPr>
          <w:p w14:paraId="61255171" w14:textId="77777777" w:rsidR="00CE0D64" w:rsidRDefault="00CE0D64" w:rsidP="00764592">
            <w:pPr>
              <w:ind w:firstLine="0"/>
              <w:jc w:val="right"/>
            </w:pPr>
            <w:r w:rsidRPr="00FD4961">
              <w:rPr>
                <w:rFonts w:eastAsiaTheme="minorEastAsia"/>
              </w:rPr>
              <w:t>2</w:t>
            </w:r>
            <w:r>
              <w:rPr>
                <w:rFonts w:eastAsiaTheme="minorEastAsia"/>
              </w:rPr>
              <w:t>91</w:t>
            </w:r>
          </w:p>
        </w:tc>
        <w:tc>
          <w:tcPr>
            <w:tcW w:w="749" w:type="pct"/>
            <w:vAlign w:val="center"/>
          </w:tcPr>
          <w:p w14:paraId="6FB23942" w14:textId="77777777" w:rsidR="00CE0D64" w:rsidRDefault="00CE0D64" w:rsidP="00764592">
            <w:pPr>
              <w:ind w:firstLine="0"/>
              <w:jc w:val="right"/>
            </w:pPr>
            <w:r w:rsidRPr="00FD4961">
              <w:rPr>
                <w:rFonts w:eastAsiaTheme="minorEastAsia"/>
              </w:rPr>
              <w:t>77</w:t>
            </w:r>
            <w:r>
              <w:rPr>
                <w:rFonts w:eastAsiaTheme="minorEastAsia"/>
              </w:rPr>
              <w:t>.60 %</w:t>
            </w:r>
          </w:p>
        </w:tc>
      </w:tr>
      <w:tr w:rsidR="00CE0D64" w14:paraId="67295C26" w14:textId="77777777" w:rsidTr="00764592">
        <w:trPr>
          <w:trHeight w:val="397"/>
        </w:trPr>
        <w:tc>
          <w:tcPr>
            <w:tcW w:w="3585" w:type="pct"/>
            <w:vAlign w:val="center"/>
          </w:tcPr>
          <w:p w14:paraId="2606CE0C" w14:textId="77777777" w:rsidR="00CE0D64" w:rsidRDefault="00CE0D64" w:rsidP="00764592">
            <w:pPr>
              <w:ind w:firstLine="0"/>
            </w:pPr>
            <w:r w:rsidRPr="00FD4961">
              <w:rPr>
                <w:rFonts w:eastAsiaTheme="minorEastAsia"/>
              </w:rPr>
              <w:t>im Studium</w:t>
            </w:r>
          </w:p>
        </w:tc>
        <w:tc>
          <w:tcPr>
            <w:tcW w:w="666" w:type="pct"/>
            <w:vAlign w:val="center"/>
          </w:tcPr>
          <w:p w14:paraId="6E1B620C" w14:textId="77777777" w:rsidR="00CE0D64" w:rsidRDefault="00CE0D64" w:rsidP="00764592">
            <w:pPr>
              <w:ind w:firstLine="0"/>
              <w:jc w:val="right"/>
            </w:pPr>
            <w:r w:rsidRPr="00FD4961">
              <w:rPr>
                <w:rFonts w:eastAsiaTheme="minorEastAsia"/>
              </w:rPr>
              <w:t>6</w:t>
            </w:r>
            <w:r>
              <w:rPr>
                <w:rFonts w:eastAsiaTheme="minorEastAsia"/>
              </w:rPr>
              <w:t>3</w:t>
            </w:r>
          </w:p>
        </w:tc>
        <w:tc>
          <w:tcPr>
            <w:tcW w:w="749" w:type="pct"/>
            <w:vAlign w:val="center"/>
          </w:tcPr>
          <w:p w14:paraId="2B8D4F56" w14:textId="77777777" w:rsidR="00CE0D64" w:rsidRDefault="00CE0D64" w:rsidP="00764592">
            <w:pPr>
              <w:ind w:firstLine="0"/>
              <w:jc w:val="right"/>
            </w:pPr>
            <w:r w:rsidRPr="00FD4961">
              <w:rPr>
                <w:rFonts w:eastAsiaTheme="minorEastAsia"/>
              </w:rPr>
              <w:t>16</w:t>
            </w:r>
            <w:r>
              <w:rPr>
                <w:rFonts w:eastAsiaTheme="minorEastAsia"/>
              </w:rPr>
              <w:t>.80 %</w:t>
            </w:r>
          </w:p>
        </w:tc>
      </w:tr>
      <w:tr w:rsidR="00CE0D64" w14:paraId="27417AB1" w14:textId="77777777" w:rsidTr="00764592">
        <w:trPr>
          <w:trHeight w:val="397"/>
        </w:trPr>
        <w:tc>
          <w:tcPr>
            <w:tcW w:w="3585" w:type="pct"/>
            <w:vAlign w:val="center"/>
          </w:tcPr>
          <w:p w14:paraId="38C109B4" w14:textId="77777777" w:rsidR="00CE0D64" w:rsidRPr="009D5CC1" w:rsidRDefault="00CE0D64" w:rsidP="00764592">
            <w:pPr>
              <w:ind w:firstLine="0"/>
              <w:rPr>
                <w:rFonts w:eastAsiaTheme="minorEastAsia"/>
              </w:rPr>
            </w:pPr>
            <w:r w:rsidRPr="00FD4961">
              <w:rPr>
                <w:rFonts w:eastAsiaTheme="minorEastAsia"/>
              </w:rPr>
              <w:t>in der Ausbildung</w:t>
            </w:r>
          </w:p>
        </w:tc>
        <w:tc>
          <w:tcPr>
            <w:tcW w:w="666" w:type="pct"/>
            <w:vAlign w:val="center"/>
          </w:tcPr>
          <w:p w14:paraId="609E0772" w14:textId="77777777" w:rsidR="00CE0D64" w:rsidRPr="009D5CC1" w:rsidRDefault="00CE0D64" w:rsidP="00764592">
            <w:pPr>
              <w:ind w:firstLine="0"/>
              <w:jc w:val="right"/>
              <w:rPr>
                <w:rFonts w:eastAsiaTheme="minorEastAsia"/>
              </w:rPr>
            </w:pPr>
            <w:r w:rsidRPr="00FD4961">
              <w:rPr>
                <w:rFonts w:eastAsiaTheme="minorEastAsia"/>
              </w:rPr>
              <w:t>9</w:t>
            </w:r>
          </w:p>
        </w:tc>
        <w:tc>
          <w:tcPr>
            <w:tcW w:w="749" w:type="pct"/>
            <w:vAlign w:val="center"/>
          </w:tcPr>
          <w:p w14:paraId="29907E13" w14:textId="77777777" w:rsidR="00CE0D64" w:rsidRPr="009D5CC1" w:rsidRDefault="00CE0D64" w:rsidP="00764592">
            <w:pPr>
              <w:ind w:firstLine="0"/>
              <w:jc w:val="right"/>
              <w:rPr>
                <w:rFonts w:eastAsiaTheme="minorEastAsia"/>
              </w:rPr>
            </w:pPr>
            <w:r w:rsidRPr="00FD4961">
              <w:rPr>
                <w:rFonts w:eastAsiaTheme="minorEastAsia"/>
              </w:rPr>
              <w:t>2</w:t>
            </w:r>
            <w:r>
              <w:rPr>
                <w:rFonts w:eastAsiaTheme="minorEastAsia"/>
              </w:rPr>
              <w:t>.</w:t>
            </w:r>
            <w:r w:rsidRPr="00FD4961">
              <w:rPr>
                <w:rFonts w:eastAsiaTheme="minorEastAsia"/>
              </w:rPr>
              <w:t>4</w:t>
            </w:r>
            <w:r>
              <w:rPr>
                <w:rFonts w:eastAsiaTheme="minorEastAsia"/>
              </w:rPr>
              <w:t>0 %</w:t>
            </w:r>
          </w:p>
        </w:tc>
      </w:tr>
    </w:tbl>
    <w:p w14:paraId="160C9F56" w14:textId="77777777" w:rsidR="00CE0D64" w:rsidRDefault="00CE0D64" w:rsidP="00683B3F">
      <w:pPr>
        <w:rPr>
          <w:rFonts w:eastAsiaTheme="minorEastAsia"/>
        </w:rPr>
      </w:pPr>
    </w:p>
    <w:p w14:paraId="7D496135" w14:textId="01229182" w:rsidR="00CE0D64" w:rsidRDefault="00CE0D64" w:rsidP="0018491C">
      <w:pPr>
        <w:pStyle w:val="Beschriftung"/>
      </w:pPr>
      <w:bookmarkStart w:id="164" w:name="_Ref191209822"/>
      <w:bookmarkStart w:id="165" w:name="_Toc191314545"/>
      <w:r w:rsidRPr="000C4CAF">
        <w:rPr>
          <w:i w:val="0"/>
          <w:iCs w:val="0"/>
        </w:rPr>
        <w:t xml:space="preserve">Tabelle </w:t>
      </w:r>
      <w:r w:rsidRPr="000C4CAF">
        <w:rPr>
          <w:i w:val="0"/>
          <w:iCs w:val="0"/>
        </w:rPr>
        <w:fldChar w:fldCharType="begin"/>
      </w:r>
      <w:r w:rsidRPr="000C4CAF">
        <w:rPr>
          <w:i w:val="0"/>
          <w:iCs w:val="0"/>
        </w:rPr>
        <w:instrText xml:space="preserve"> SEQ Tabelle \* ARABIC </w:instrText>
      </w:r>
      <w:r w:rsidRPr="000C4CAF">
        <w:rPr>
          <w:i w:val="0"/>
          <w:iCs w:val="0"/>
        </w:rPr>
        <w:fldChar w:fldCharType="separate"/>
      </w:r>
      <w:r w:rsidR="001C33C1">
        <w:rPr>
          <w:i w:val="0"/>
          <w:iCs w:val="0"/>
          <w:noProof/>
        </w:rPr>
        <w:t>3</w:t>
      </w:r>
      <w:r w:rsidRPr="000C4CAF">
        <w:rPr>
          <w:i w:val="0"/>
          <w:iCs w:val="0"/>
        </w:rPr>
        <w:fldChar w:fldCharType="end"/>
      </w:r>
      <w:bookmarkEnd w:id="164"/>
      <w:r w:rsidRPr="000C4CAF">
        <w:rPr>
          <w:i w:val="0"/>
          <w:iCs w:val="0"/>
        </w:rPr>
        <w:br/>
      </w:r>
      <w:r>
        <w:t>Berufserfahrung der Teilnehmer</w:t>
      </w:r>
      <w:bookmarkEnd w:id="165"/>
    </w:p>
    <w:tbl>
      <w:tblPr>
        <w:tblStyle w:val="EinfacheTabelle2"/>
        <w:tblW w:w="5000" w:type="pct"/>
        <w:tblLayout w:type="fixed"/>
        <w:tblLook w:val="0620" w:firstRow="1" w:lastRow="0" w:firstColumn="0" w:lastColumn="0" w:noHBand="1" w:noVBand="1"/>
      </w:tblPr>
      <w:tblGrid>
        <w:gridCol w:w="6096"/>
        <w:gridCol w:w="1133"/>
        <w:gridCol w:w="1274"/>
      </w:tblGrid>
      <w:tr w:rsidR="00CE0D64" w:rsidRPr="003F232A" w14:paraId="32B0A1AD" w14:textId="77777777" w:rsidTr="00764592">
        <w:trPr>
          <w:cnfStyle w:val="100000000000" w:firstRow="1" w:lastRow="0" w:firstColumn="0" w:lastColumn="0" w:oddVBand="0" w:evenVBand="0" w:oddHBand="0" w:evenHBand="0" w:firstRowFirstColumn="0" w:firstRowLastColumn="0" w:lastRowFirstColumn="0" w:lastRowLastColumn="0"/>
          <w:trHeight w:val="397"/>
        </w:trPr>
        <w:tc>
          <w:tcPr>
            <w:tcW w:w="3585" w:type="pct"/>
            <w:vAlign w:val="center"/>
          </w:tcPr>
          <w:p w14:paraId="03232C96" w14:textId="77777777" w:rsidR="00CE0D64" w:rsidRPr="003F232A" w:rsidRDefault="00CE0D64" w:rsidP="00764592">
            <w:pPr>
              <w:ind w:firstLine="0"/>
              <w:rPr>
                <w:rStyle w:val="Fett"/>
              </w:rPr>
            </w:pPr>
            <w:r w:rsidRPr="003F232A">
              <w:rPr>
                <w:rStyle w:val="Fett"/>
              </w:rPr>
              <w:t>Mögliche Auswahl</w:t>
            </w:r>
          </w:p>
        </w:tc>
        <w:tc>
          <w:tcPr>
            <w:tcW w:w="666" w:type="pct"/>
            <w:vAlign w:val="center"/>
          </w:tcPr>
          <w:p w14:paraId="7772338E" w14:textId="77777777" w:rsidR="00CE0D64" w:rsidRPr="003F232A" w:rsidRDefault="00CE0D64" w:rsidP="00764592">
            <w:pPr>
              <w:ind w:firstLine="0"/>
              <w:jc w:val="right"/>
              <w:rPr>
                <w:rStyle w:val="Fett"/>
              </w:rPr>
            </w:pPr>
            <w:r w:rsidRPr="003F232A">
              <w:rPr>
                <w:rStyle w:val="Fett"/>
              </w:rPr>
              <w:t>Anzahl</w:t>
            </w:r>
          </w:p>
        </w:tc>
        <w:tc>
          <w:tcPr>
            <w:tcW w:w="749" w:type="pct"/>
            <w:vAlign w:val="center"/>
          </w:tcPr>
          <w:p w14:paraId="7330D036" w14:textId="77777777" w:rsidR="00CE0D64" w:rsidRPr="003F232A" w:rsidRDefault="00CE0D64" w:rsidP="00764592">
            <w:pPr>
              <w:ind w:firstLine="0"/>
              <w:jc w:val="right"/>
              <w:rPr>
                <w:rStyle w:val="Fett"/>
              </w:rPr>
            </w:pPr>
            <w:r w:rsidRPr="003F232A">
              <w:rPr>
                <w:rStyle w:val="Fett"/>
              </w:rPr>
              <w:t>Anteil</w:t>
            </w:r>
          </w:p>
        </w:tc>
      </w:tr>
      <w:tr w:rsidR="00CE0D64" w14:paraId="0D1A2317" w14:textId="77777777" w:rsidTr="00764592">
        <w:trPr>
          <w:trHeight w:val="397"/>
        </w:trPr>
        <w:tc>
          <w:tcPr>
            <w:tcW w:w="3585" w:type="pct"/>
            <w:vAlign w:val="center"/>
          </w:tcPr>
          <w:p w14:paraId="3D373FA4" w14:textId="77777777" w:rsidR="00CE0D64" w:rsidRDefault="00CE0D64" w:rsidP="00764592">
            <w:pPr>
              <w:ind w:firstLine="0"/>
            </w:pPr>
            <w:r>
              <w:rPr>
                <w:rFonts w:eastAsiaTheme="minorEastAsia"/>
              </w:rPr>
              <w:t>Keine</w:t>
            </w:r>
          </w:p>
        </w:tc>
        <w:tc>
          <w:tcPr>
            <w:tcW w:w="666" w:type="pct"/>
            <w:vAlign w:val="center"/>
          </w:tcPr>
          <w:p w14:paraId="0B914F99" w14:textId="77777777" w:rsidR="00CE0D64" w:rsidRDefault="00CE0D64" w:rsidP="00764592">
            <w:pPr>
              <w:ind w:firstLine="0"/>
              <w:jc w:val="right"/>
            </w:pPr>
            <w:r>
              <w:t>7</w:t>
            </w:r>
          </w:p>
        </w:tc>
        <w:tc>
          <w:tcPr>
            <w:tcW w:w="749" w:type="pct"/>
            <w:vAlign w:val="center"/>
          </w:tcPr>
          <w:p w14:paraId="60A74BF7" w14:textId="77777777" w:rsidR="00CE0D64" w:rsidRDefault="00CE0D64" w:rsidP="00764592">
            <w:pPr>
              <w:ind w:firstLine="0"/>
              <w:jc w:val="right"/>
            </w:pPr>
            <w:r>
              <w:rPr>
                <w:rFonts w:eastAsiaTheme="minorEastAsia"/>
              </w:rPr>
              <w:t>1.87 %</w:t>
            </w:r>
          </w:p>
        </w:tc>
      </w:tr>
      <w:tr w:rsidR="00CE0D64" w14:paraId="200D90FF" w14:textId="77777777" w:rsidTr="00764592">
        <w:trPr>
          <w:trHeight w:val="397"/>
        </w:trPr>
        <w:tc>
          <w:tcPr>
            <w:tcW w:w="3585" w:type="pct"/>
            <w:vAlign w:val="center"/>
          </w:tcPr>
          <w:p w14:paraId="3EC0F376" w14:textId="77777777" w:rsidR="00CE0D64" w:rsidRDefault="00CE0D64" w:rsidP="00764592">
            <w:pPr>
              <w:ind w:firstLine="0"/>
            </w:pPr>
            <w:r>
              <w:rPr>
                <w:rFonts w:eastAsiaTheme="minorEastAsia"/>
              </w:rPr>
              <w:t>Weniger als 1 Jahr</w:t>
            </w:r>
          </w:p>
        </w:tc>
        <w:tc>
          <w:tcPr>
            <w:tcW w:w="666" w:type="pct"/>
            <w:vAlign w:val="center"/>
          </w:tcPr>
          <w:p w14:paraId="0B48C1FF" w14:textId="77777777" w:rsidR="00CE0D64" w:rsidRDefault="00CE0D64" w:rsidP="00764592">
            <w:pPr>
              <w:ind w:firstLine="0"/>
              <w:jc w:val="right"/>
            </w:pPr>
            <w:r>
              <w:t>6</w:t>
            </w:r>
          </w:p>
        </w:tc>
        <w:tc>
          <w:tcPr>
            <w:tcW w:w="749" w:type="pct"/>
            <w:vAlign w:val="center"/>
          </w:tcPr>
          <w:p w14:paraId="01471C19" w14:textId="77777777" w:rsidR="00CE0D64" w:rsidRDefault="00CE0D64" w:rsidP="00764592">
            <w:pPr>
              <w:ind w:firstLine="0"/>
              <w:jc w:val="right"/>
            </w:pPr>
            <w:r>
              <w:rPr>
                <w:rFonts w:eastAsiaTheme="minorEastAsia"/>
              </w:rPr>
              <w:t>1.60 %</w:t>
            </w:r>
          </w:p>
        </w:tc>
      </w:tr>
      <w:tr w:rsidR="00CE0D64" w14:paraId="371D12F0" w14:textId="77777777" w:rsidTr="00764592">
        <w:trPr>
          <w:trHeight w:val="397"/>
        </w:trPr>
        <w:tc>
          <w:tcPr>
            <w:tcW w:w="3585" w:type="pct"/>
            <w:vAlign w:val="center"/>
          </w:tcPr>
          <w:p w14:paraId="43805D08" w14:textId="77777777" w:rsidR="00CE0D64" w:rsidRDefault="00CE0D64" w:rsidP="00764592">
            <w:pPr>
              <w:ind w:firstLine="0"/>
            </w:pPr>
            <w:r>
              <w:rPr>
                <w:rFonts w:eastAsiaTheme="minorEastAsia"/>
              </w:rPr>
              <w:lastRenderedPageBreak/>
              <w:t>1 bis 5 Jahre</w:t>
            </w:r>
          </w:p>
        </w:tc>
        <w:tc>
          <w:tcPr>
            <w:tcW w:w="666" w:type="pct"/>
            <w:vAlign w:val="center"/>
          </w:tcPr>
          <w:p w14:paraId="2E7DCB72" w14:textId="77777777" w:rsidR="00CE0D64" w:rsidRDefault="00CE0D64" w:rsidP="00764592">
            <w:pPr>
              <w:ind w:firstLine="0"/>
              <w:jc w:val="right"/>
            </w:pPr>
            <w:r>
              <w:t>75</w:t>
            </w:r>
          </w:p>
        </w:tc>
        <w:tc>
          <w:tcPr>
            <w:tcW w:w="749" w:type="pct"/>
            <w:vAlign w:val="center"/>
          </w:tcPr>
          <w:p w14:paraId="2AF293CE" w14:textId="77777777" w:rsidR="00CE0D64" w:rsidRDefault="00CE0D64" w:rsidP="00764592">
            <w:pPr>
              <w:ind w:firstLine="0"/>
              <w:jc w:val="right"/>
            </w:pPr>
            <w:r>
              <w:rPr>
                <w:rFonts w:eastAsiaTheme="minorEastAsia"/>
              </w:rPr>
              <w:t>20.00 %</w:t>
            </w:r>
          </w:p>
        </w:tc>
      </w:tr>
      <w:tr w:rsidR="00CE0D64" w14:paraId="742DA113" w14:textId="77777777" w:rsidTr="00764592">
        <w:trPr>
          <w:trHeight w:val="397"/>
        </w:trPr>
        <w:tc>
          <w:tcPr>
            <w:tcW w:w="3585" w:type="pct"/>
            <w:vAlign w:val="center"/>
          </w:tcPr>
          <w:p w14:paraId="716C5781" w14:textId="77777777" w:rsidR="00CE0D64" w:rsidRPr="009D5CC1" w:rsidRDefault="00CE0D64" w:rsidP="00764592">
            <w:pPr>
              <w:ind w:firstLine="0"/>
              <w:rPr>
                <w:rFonts w:eastAsiaTheme="minorEastAsia"/>
              </w:rPr>
            </w:pPr>
            <w:r>
              <w:rPr>
                <w:rFonts w:eastAsiaTheme="minorEastAsia"/>
              </w:rPr>
              <w:t>5 bis 10 Jahre</w:t>
            </w:r>
          </w:p>
        </w:tc>
        <w:tc>
          <w:tcPr>
            <w:tcW w:w="666" w:type="pct"/>
            <w:vAlign w:val="center"/>
          </w:tcPr>
          <w:p w14:paraId="6465D34B" w14:textId="77777777" w:rsidR="00CE0D64" w:rsidRPr="009D5CC1" w:rsidRDefault="00CE0D64" w:rsidP="00764592">
            <w:pPr>
              <w:ind w:firstLine="0"/>
              <w:jc w:val="right"/>
              <w:rPr>
                <w:rFonts w:eastAsiaTheme="minorEastAsia"/>
              </w:rPr>
            </w:pPr>
            <w:r w:rsidRPr="00FD4961">
              <w:rPr>
                <w:rFonts w:eastAsiaTheme="minorEastAsia"/>
              </w:rPr>
              <w:t>9</w:t>
            </w:r>
          </w:p>
        </w:tc>
        <w:tc>
          <w:tcPr>
            <w:tcW w:w="749" w:type="pct"/>
            <w:vAlign w:val="center"/>
          </w:tcPr>
          <w:p w14:paraId="3167BF96" w14:textId="77777777" w:rsidR="00CE0D64" w:rsidRPr="009D5CC1" w:rsidRDefault="00CE0D64" w:rsidP="00764592">
            <w:pPr>
              <w:ind w:firstLine="0"/>
              <w:jc w:val="right"/>
              <w:rPr>
                <w:rFonts w:eastAsiaTheme="minorEastAsia"/>
              </w:rPr>
            </w:pPr>
            <w:r>
              <w:rPr>
                <w:rFonts w:eastAsiaTheme="minorEastAsia"/>
              </w:rPr>
              <w:t>11.50 %</w:t>
            </w:r>
          </w:p>
        </w:tc>
      </w:tr>
      <w:tr w:rsidR="00CE0D64" w14:paraId="2936BB65" w14:textId="77777777" w:rsidTr="00764592">
        <w:trPr>
          <w:trHeight w:val="397"/>
        </w:trPr>
        <w:tc>
          <w:tcPr>
            <w:tcW w:w="3585" w:type="pct"/>
            <w:vAlign w:val="center"/>
          </w:tcPr>
          <w:p w14:paraId="15894FF7" w14:textId="77777777" w:rsidR="00CE0D64" w:rsidRDefault="00CE0D64" w:rsidP="00764592">
            <w:pPr>
              <w:ind w:firstLine="0"/>
              <w:rPr>
                <w:rFonts w:eastAsiaTheme="minorEastAsia"/>
              </w:rPr>
            </w:pPr>
            <w:r>
              <w:rPr>
                <w:rFonts w:eastAsiaTheme="minorEastAsia"/>
              </w:rPr>
              <w:t>Mehr als 10 Jahre</w:t>
            </w:r>
          </w:p>
        </w:tc>
        <w:tc>
          <w:tcPr>
            <w:tcW w:w="666" w:type="pct"/>
            <w:vAlign w:val="center"/>
          </w:tcPr>
          <w:p w14:paraId="4FCD6629" w14:textId="77777777" w:rsidR="00CE0D64" w:rsidRPr="00FD4961" w:rsidRDefault="00CE0D64" w:rsidP="00764592">
            <w:pPr>
              <w:ind w:firstLine="0"/>
              <w:jc w:val="right"/>
              <w:rPr>
                <w:rFonts w:eastAsiaTheme="minorEastAsia"/>
              </w:rPr>
            </w:pPr>
            <w:r>
              <w:rPr>
                <w:rFonts w:eastAsiaTheme="minorEastAsia"/>
              </w:rPr>
              <w:t>244</w:t>
            </w:r>
          </w:p>
        </w:tc>
        <w:tc>
          <w:tcPr>
            <w:tcW w:w="749" w:type="pct"/>
            <w:vAlign w:val="center"/>
          </w:tcPr>
          <w:p w14:paraId="15D50BEA" w14:textId="77777777" w:rsidR="00CE0D64" w:rsidRPr="00FD4961" w:rsidRDefault="00CE0D64" w:rsidP="00764592">
            <w:pPr>
              <w:ind w:firstLine="0"/>
              <w:jc w:val="right"/>
              <w:rPr>
                <w:rFonts w:eastAsiaTheme="minorEastAsia"/>
              </w:rPr>
            </w:pPr>
            <w:r>
              <w:rPr>
                <w:rFonts w:eastAsiaTheme="minorEastAsia"/>
              </w:rPr>
              <w:t>65.10 %</w:t>
            </w:r>
          </w:p>
        </w:tc>
      </w:tr>
    </w:tbl>
    <w:p w14:paraId="33BFCBB0" w14:textId="77777777" w:rsidR="00FD4961" w:rsidRDefault="00FD4961" w:rsidP="00556633">
      <w:pPr>
        <w:ind w:firstLine="0"/>
        <w:rPr>
          <w:rFonts w:eastAsiaTheme="minorEastAsia"/>
        </w:rPr>
      </w:pPr>
    </w:p>
    <w:p w14:paraId="5FF5E90A" w14:textId="77777777" w:rsidR="00DE1060" w:rsidRDefault="00DE1060" w:rsidP="00E06D02">
      <w:pPr>
        <w:pStyle w:val="berschrift2"/>
      </w:pPr>
      <w:bookmarkStart w:id="166" w:name="_Toc191314504"/>
      <w:r>
        <w:t>Design</w:t>
      </w:r>
      <w:bookmarkEnd w:id="166"/>
      <w:r>
        <w:t xml:space="preserve"> </w:t>
      </w:r>
    </w:p>
    <w:p w14:paraId="77FA171F" w14:textId="77777777" w:rsidR="009C09C2" w:rsidRDefault="0078605D" w:rsidP="009C09C2">
      <w:r>
        <w:t xml:space="preserve">Die abhängige Variable </w:t>
      </w:r>
      <w:r w:rsidRPr="00476659">
        <w:rPr>
          <w:rStyle w:val="Hervorhebung"/>
        </w:rPr>
        <w:t xml:space="preserve">Akzeptanz </w:t>
      </w:r>
      <w:r w:rsidR="00C520DF" w:rsidRPr="00476659">
        <w:rPr>
          <w:rStyle w:val="Hervorhebung"/>
        </w:rPr>
        <w:t>von KI</w:t>
      </w:r>
      <w:r w:rsidR="00C520DF">
        <w:t xml:space="preserve"> </w:t>
      </w:r>
      <w:r>
        <w:t xml:space="preserve">wurde </w:t>
      </w:r>
      <w:r w:rsidR="00C520DF">
        <w:t xml:space="preserve">gemessen als Mittelwert von </w:t>
      </w:r>
      <w:r w:rsidR="00363A9D">
        <w:t xml:space="preserve">je </w:t>
      </w:r>
      <w:r w:rsidR="00C520DF">
        <w:t xml:space="preserve">drei Items auf einer </w:t>
      </w:r>
      <w:r w:rsidR="00187E46">
        <w:t>5-</w:t>
      </w:r>
      <w:r w:rsidR="00AF7D45">
        <w:t xml:space="preserve">stufigen </w:t>
      </w:r>
      <w:r w:rsidR="00187E46">
        <w:t>Likert-Skala (1</w:t>
      </w:r>
      <w:r w:rsidR="00F81BE4">
        <w:t xml:space="preserve"> </w:t>
      </w:r>
      <w:r w:rsidR="00187E46">
        <w:t>=</w:t>
      </w:r>
      <w:r w:rsidR="00F81BE4">
        <w:t xml:space="preserve"> </w:t>
      </w:r>
      <w:r w:rsidR="00FD243B" w:rsidRPr="005062EC">
        <w:rPr>
          <w:rStyle w:val="Hervorhebung"/>
        </w:rPr>
        <w:t>sehr gering</w:t>
      </w:r>
      <w:r w:rsidR="00665902">
        <w:t>, 5</w:t>
      </w:r>
      <w:r w:rsidR="00F81BE4">
        <w:t xml:space="preserve"> </w:t>
      </w:r>
      <w:r w:rsidR="00665902">
        <w:t>=</w:t>
      </w:r>
      <w:r w:rsidR="00F81BE4">
        <w:t xml:space="preserve"> </w:t>
      </w:r>
      <w:r w:rsidR="00665902" w:rsidRPr="005062EC">
        <w:rPr>
          <w:rStyle w:val="Hervorhebung"/>
        </w:rPr>
        <w:t>sehr hoch</w:t>
      </w:r>
      <w:r w:rsidR="00665902">
        <w:t xml:space="preserve">). Die vier Experimentalgruppen ergaben sich aus den unabhängigen Variablen </w:t>
      </w:r>
      <w:r w:rsidR="00665902" w:rsidRPr="00476659">
        <w:rPr>
          <w:rStyle w:val="Hervorhebung"/>
        </w:rPr>
        <w:t>Anwendungsfeld</w:t>
      </w:r>
      <w:r w:rsidR="00665902">
        <w:t xml:space="preserve"> (</w:t>
      </w:r>
      <w:r w:rsidR="00665902" w:rsidRPr="002177A5">
        <w:rPr>
          <w:rStyle w:val="Hervorhebung"/>
        </w:rPr>
        <w:t>objektiv</w:t>
      </w:r>
      <w:r w:rsidR="00476659">
        <w:t xml:space="preserve"> / </w:t>
      </w:r>
      <w:r w:rsidR="00476659" w:rsidRPr="002177A5">
        <w:rPr>
          <w:rStyle w:val="Hervorhebung"/>
        </w:rPr>
        <w:t>subjektiv</w:t>
      </w:r>
      <w:r w:rsidR="00476659">
        <w:t xml:space="preserve">) und </w:t>
      </w:r>
      <w:r w:rsidR="00476659" w:rsidRPr="00476659">
        <w:rPr>
          <w:rStyle w:val="Hervorhebung"/>
        </w:rPr>
        <w:t>vertrauensbildende Maßnahme</w:t>
      </w:r>
      <w:r w:rsidR="00476659">
        <w:t xml:space="preserve"> (</w:t>
      </w:r>
      <w:r w:rsidR="00476659" w:rsidRPr="002177A5">
        <w:rPr>
          <w:rStyle w:val="Hervorhebung"/>
        </w:rPr>
        <w:t>ohne</w:t>
      </w:r>
      <w:r w:rsidR="00476659">
        <w:t xml:space="preserve"> / </w:t>
      </w:r>
      <w:r w:rsidR="00476659" w:rsidRPr="002177A5">
        <w:rPr>
          <w:rStyle w:val="Hervorhebung"/>
        </w:rPr>
        <w:t>mit</w:t>
      </w:r>
      <w:r w:rsidR="00476659">
        <w:t>).</w:t>
      </w:r>
      <w:r w:rsidR="009C09C2">
        <w:t xml:space="preserve"> Somit ergaben sich folgende Experim</w:t>
      </w:r>
      <w:r w:rsidR="00C2063C">
        <w:t>en</w:t>
      </w:r>
      <w:r w:rsidR="009C09C2">
        <w:t>talgruppen:</w:t>
      </w:r>
    </w:p>
    <w:p w14:paraId="5055EF14" w14:textId="77777777" w:rsidR="009C09C2" w:rsidRDefault="004F4716" w:rsidP="00D16C48">
      <w:pPr>
        <w:pStyle w:val="Listenabsatz"/>
      </w:pPr>
      <w:r>
        <w:t>o0: objektives Anwendungsfeld, ohne Maßnahme</w:t>
      </w:r>
    </w:p>
    <w:p w14:paraId="0BC1C4FC" w14:textId="77777777" w:rsidR="004F4716" w:rsidRDefault="004F4716" w:rsidP="00D16C48">
      <w:pPr>
        <w:pStyle w:val="Listenabsatz"/>
      </w:pPr>
      <w:r>
        <w:t>o1: objektives Anwendungsfeld</w:t>
      </w:r>
      <w:r w:rsidR="00F81BE4">
        <w:t>,</w:t>
      </w:r>
      <w:r>
        <w:t xml:space="preserve"> mit Maßnahme</w:t>
      </w:r>
    </w:p>
    <w:p w14:paraId="23AEAE8C" w14:textId="77777777" w:rsidR="004F4716" w:rsidRDefault="004F4716" w:rsidP="00D16C48">
      <w:pPr>
        <w:pStyle w:val="Listenabsatz"/>
      </w:pPr>
      <w:r>
        <w:t xml:space="preserve">s0: </w:t>
      </w:r>
      <w:r w:rsidR="00C2063C">
        <w:t>subj</w:t>
      </w:r>
      <w:r>
        <w:t>ektives Anwendungsfeld, ohne Maßnahme</w:t>
      </w:r>
    </w:p>
    <w:p w14:paraId="7F6AF0C5" w14:textId="77777777" w:rsidR="004F4716" w:rsidRDefault="004F4716" w:rsidP="00D16C48">
      <w:pPr>
        <w:pStyle w:val="Listenabsatz"/>
      </w:pPr>
      <w:r>
        <w:t xml:space="preserve">s1: </w:t>
      </w:r>
      <w:r w:rsidR="00C2063C">
        <w:t xml:space="preserve">subjektives </w:t>
      </w:r>
      <w:r>
        <w:t>Anwendungsfeld</w:t>
      </w:r>
      <w:r w:rsidR="00F81BE4">
        <w:t>,</w:t>
      </w:r>
      <w:r>
        <w:t xml:space="preserve"> mit Maßnahme</w:t>
      </w:r>
    </w:p>
    <w:p w14:paraId="44A3B372" w14:textId="3D38CA9A" w:rsidR="00C2063C" w:rsidRDefault="00C2063C" w:rsidP="00C2063C">
      <w:r>
        <w:t xml:space="preserve">Als </w:t>
      </w:r>
      <w:r w:rsidR="004733AC">
        <w:t>K</w:t>
      </w:r>
      <w:r>
        <w:t>ovariate wurde</w:t>
      </w:r>
      <w:r w:rsidR="004733AC">
        <w:t xml:space="preserve"> die Einstellung gegenüber KI </w:t>
      </w:r>
      <w:r w:rsidR="00D968FD">
        <w:t>mit Hilfe des ATTARI-12</w:t>
      </w:r>
      <w:r w:rsidR="00E2446A">
        <w:t>-Fragebogens</w:t>
      </w:r>
      <w:r w:rsidR="00681492">
        <w:t xml:space="preserve"> in </w:t>
      </w:r>
      <w:proofErr w:type="spellStart"/>
      <w:r w:rsidR="00681492">
        <w:t>Deutscher</w:t>
      </w:r>
      <w:proofErr w:type="spellEnd"/>
      <w:r w:rsidR="00681492">
        <w:t xml:space="preserve"> Sprache</w:t>
      </w:r>
      <w:r w:rsidR="00D968FD">
        <w:t xml:space="preserve"> </w:t>
      </w:r>
      <w:sdt>
        <w:sdtPr>
          <w:alias w:val="To edit, see citavi.com/edit"/>
          <w:tag w:val="CitaviPlaceholder#145e7dfd-e53a-4598-9cb4-6c719dfe72c6"/>
          <w:id w:val="1208297745"/>
          <w:placeholder>
            <w:docPart w:val="D8B11F73A08E4FCD84F9A3B53E5D9A30"/>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mE1Yjg0LWQyMTUtNDJmZi04ZjQxLTE0YWYwZTU0NzRiNS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xNDVlN2RmZC1lNTNhLTQ1OTgtOWNiNC02YzcxOWRmZTcyYzYiLCJUZXh0IjoiKFN0ZWluIGV0IGFsLiwgMjAyNCkiLCJXQUlWZXJzaW9uIjoiNi4xOS4yLjEifQ==}</w:instrText>
          </w:r>
          <w:r w:rsidR="00CE0D64" w:rsidRPr="00772A1D">
            <w:fldChar w:fldCharType="separate"/>
          </w:r>
          <w:r w:rsidR="00DC3234">
            <w:t>(Stein et al., 2024)</w:t>
          </w:r>
          <w:r w:rsidR="00CE0D64" w:rsidRPr="00772A1D">
            <w:fldChar w:fldCharType="end"/>
          </w:r>
        </w:sdtContent>
      </w:sdt>
      <w:r w:rsidR="004C7BEE">
        <w:t xml:space="preserve"> </w:t>
      </w:r>
      <w:r w:rsidR="00D968FD">
        <w:t>ermittelt.</w:t>
      </w:r>
    </w:p>
    <w:p w14:paraId="5727FC3F" w14:textId="77777777" w:rsidR="00E06D02" w:rsidRDefault="00E06D02" w:rsidP="00E06D02">
      <w:pPr>
        <w:pStyle w:val="berschrift2"/>
      </w:pPr>
      <w:bookmarkStart w:id="167" w:name="_Toc191314505"/>
      <w:r>
        <w:t>Vorgehen und Material</w:t>
      </w:r>
      <w:bookmarkEnd w:id="167"/>
    </w:p>
    <w:p w14:paraId="3404E2F1" w14:textId="77777777" w:rsidR="00BF071D" w:rsidRDefault="0025409A" w:rsidP="00BF071D">
      <w:r>
        <w:t xml:space="preserve">Für die Durchführung der Studie wurden </w:t>
      </w:r>
      <w:r w:rsidR="008D683D">
        <w:t>objektive und subjektive Anwendungsfelder benötigt, die im Rahmen einer Vorstudie ermittelt wurden.</w:t>
      </w:r>
    </w:p>
    <w:p w14:paraId="3A82FA2A" w14:textId="77777777" w:rsidR="008D683D" w:rsidRPr="00BF071D" w:rsidRDefault="008D683D" w:rsidP="008D683D">
      <w:pPr>
        <w:pStyle w:val="berschrift3"/>
      </w:pPr>
      <w:bookmarkStart w:id="168" w:name="_Toc191314506"/>
      <w:r>
        <w:t>Vorstudie</w:t>
      </w:r>
      <w:bookmarkEnd w:id="168"/>
    </w:p>
    <w:p w14:paraId="4DC3E317" w14:textId="171F5166" w:rsidR="00213E5B" w:rsidRDefault="00F26EEB" w:rsidP="00213E5B">
      <w:r>
        <w:t>Vor</w:t>
      </w:r>
      <w:r w:rsidR="00213E5B">
        <w:t xml:space="preserve"> der </w:t>
      </w:r>
      <w:r w:rsidR="008F66A5">
        <w:t>Hauptstudie</w:t>
      </w:r>
      <w:r w:rsidR="00213E5B">
        <w:t xml:space="preserve"> wurden </w:t>
      </w:r>
      <w:r w:rsidR="00641702">
        <w:t xml:space="preserve">mittels einer Online-Befragung drei objektive und drei </w:t>
      </w:r>
      <w:r w:rsidR="00BB4EFF">
        <w:t xml:space="preserve">subjektive Anwendungsfelder </w:t>
      </w:r>
      <w:r w:rsidR="005B444E">
        <w:t>im Rahmen einer nicht präregistrierten</w:t>
      </w:r>
      <w:r w:rsidR="0005747B">
        <w:t>, aber im Ethikantrag aufgeführten,</w:t>
      </w:r>
      <w:r w:rsidR="005B444E">
        <w:t xml:space="preserve"> Vorstudie </w:t>
      </w:r>
      <w:r w:rsidR="00BB4EFF">
        <w:t xml:space="preserve">ermittelt. </w:t>
      </w:r>
      <w:r w:rsidR="00C465DD">
        <w:t xml:space="preserve">Die </w:t>
      </w:r>
      <w:r w:rsidR="00C15171">
        <w:t>Teilnehmenden</w:t>
      </w:r>
      <w:r w:rsidR="00C465DD">
        <w:t xml:space="preserve"> </w:t>
      </w:r>
      <w:r w:rsidR="009B4C45">
        <w:t>(</w:t>
      </w:r>
      <m:oMath>
        <m:r>
          <w:rPr>
            <w:rFonts w:ascii="Cambria Math" w:hAnsi="Cambria Math"/>
          </w:rPr>
          <m:t>N=30</m:t>
        </m:r>
      </m:oMath>
      <w:r w:rsidR="009B4C45">
        <w:t xml:space="preserve">) </w:t>
      </w:r>
      <w:r w:rsidR="00C465DD">
        <w:t xml:space="preserve">der Befragung wurden im Bekanntenkreis der Autorin </w:t>
      </w:r>
      <w:r w:rsidR="009B4C45">
        <w:t>direkt angesprochen und hatten ein Mindestalter von 18 Jahren.</w:t>
      </w:r>
      <w:r w:rsidR="00B92167">
        <w:t xml:space="preserve"> Für die Befragung </w:t>
      </w:r>
      <w:r w:rsidR="00BB4EFF">
        <w:t xml:space="preserve">wurden </w:t>
      </w:r>
      <w:r w:rsidR="00A8712C">
        <w:t xml:space="preserve">32 verschiedene </w:t>
      </w:r>
      <w:r w:rsidR="00376886">
        <w:t xml:space="preserve">Aufgabenfelder beschrieben </w:t>
      </w:r>
      <w:r w:rsidR="00DB0A53">
        <w:t xml:space="preserve">(siehe </w:t>
      </w:r>
      <w:r w:rsidR="00CE0D64">
        <w:fldChar w:fldCharType="begin"/>
      </w:r>
      <w:r w:rsidR="00CE0D64">
        <w:instrText xml:space="preserve"> REF _Ref191215312 \h </w:instrText>
      </w:r>
      <w:r w:rsidR="00CE0D64">
        <w:fldChar w:fldCharType="separate"/>
      </w:r>
      <w:r w:rsidR="001C33C1" w:rsidRPr="00772A1D">
        <w:t>Anhang</w:t>
      </w:r>
      <w:r w:rsidR="00CE0D64">
        <w:fldChar w:fldCharType="end"/>
      </w:r>
      <w:r w:rsidR="00CE0D64">
        <w:t xml:space="preserve"> </w:t>
      </w:r>
      <w:r w:rsidR="00CE0D64" w:rsidRPr="00335EE8">
        <w:rPr>
          <w:i/>
          <w:iCs/>
        </w:rPr>
        <w:fldChar w:fldCharType="begin"/>
      </w:r>
      <w:r w:rsidR="00CE0D64" w:rsidRPr="00335EE8">
        <w:rPr>
          <w:i/>
          <w:iCs/>
        </w:rPr>
        <w:instrText xml:space="preserve"> REF _Ref191215292 \h </w:instrText>
      </w:r>
      <w:r w:rsidR="00335EE8">
        <w:rPr>
          <w:i/>
          <w:iCs/>
        </w:rPr>
        <w:instrText xml:space="preserve"> \* MERGEFORMAT </w:instrText>
      </w:r>
      <w:r w:rsidR="00CE0D64" w:rsidRPr="00335EE8">
        <w:rPr>
          <w:i/>
          <w:iCs/>
        </w:rPr>
      </w:r>
      <w:r w:rsidR="00CE0D64" w:rsidRPr="00335EE8">
        <w:rPr>
          <w:i/>
          <w:iCs/>
        </w:rPr>
        <w:fldChar w:fldCharType="separate"/>
      </w:r>
      <w:r w:rsidR="001C33C1" w:rsidRPr="001C33C1">
        <w:rPr>
          <w:i/>
          <w:iCs/>
        </w:rPr>
        <w:t>Anwendungsfelder der Vorstudie</w:t>
      </w:r>
      <w:r w:rsidR="00CE0D64" w:rsidRPr="00335EE8">
        <w:rPr>
          <w:i/>
          <w:iCs/>
        </w:rPr>
        <w:fldChar w:fldCharType="end"/>
      </w:r>
      <w:r w:rsidR="00CE0D64">
        <w:t>).</w:t>
      </w:r>
      <w:r w:rsidR="00481435">
        <w:t xml:space="preserve"> Die</w:t>
      </w:r>
      <w:r w:rsidR="00DB0A53">
        <w:t xml:space="preserve"> Pr</w:t>
      </w:r>
      <w:r w:rsidR="0011060E">
        <w:t xml:space="preserve">obanden der Vorstudie </w:t>
      </w:r>
      <w:r w:rsidR="00481435">
        <w:t xml:space="preserve">wurden </w:t>
      </w:r>
      <w:r w:rsidR="0011060E">
        <w:t>gebeten</w:t>
      </w:r>
      <w:r w:rsidR="006E26B9">
        <w:t>,</w:t>
      </w:r>
      <w:r w:rsidR="0011060E">
        <w:t xml:space="preserve"> diese </w:t>
      </w:r>
      <w:r w:rsidR="00AF7D45">
        <w:t>auf einer 5-stufigen Likert-Skala (1=</w:t>
      </w:r>
      <w:r w:rsidR="00AF7D45" w:rsidRPr="005062EC">
        <w:rPr>
          <w:rStyle w:val="Hervorhebung"/>
        </w:rPr>
        <w:t>s</w:t>
      </w:r>
      <w:r w:rsidR="00597FCB" w:rsidRPr="005062EC">
        <w:rPr>
          <w:rStyle w:val="Hervorhebung"/>
        </w:rPr>
        <w:t>ubjektiv</w:t>
      </w:r>
      <w:r w:rsidR="00AF7D45">
        <w:t>, 5=</w:t>
      </w:r>
      <w:r w:rsidR="00BB51C9" w:rsidRPr="005062EC">
        <w:rPr>
          <w:rStyle w:val="Hervorhebung"/>
        </w:rPr>
        <w:t>objektiv</w:t>
      </w:r>
      <w:r w:rsidR="00BB51C9">
        <w:t xml:space="preserve">) zu bewerten. </w:t>
      </w:r>
      <w:r w:rsidR="00E65CBE">
        <w:t>Die Beschreibung der Aufgabenfelder enthielt keine</w:t>
      </w:r>
      <w:r w:rsidR="00B92167">
        <w:t xml:space="preserve">n Hinweis auf </w:t>
      </w:r>
      <w:r w:rsidR="00E65CBE">
        <w:t>Anwendung von KI</w:t>
      </w:r>
      <w:r w:rsidR="00197FAF">
        <w:t>.</w:t>
      </w:r>
      <w:r w:rsidR="00F77A7B">
        <w:t xml:space="preserve"> </w:t>
      </w:r>
      <w:r w:rsidR="00A10251">
        <w:t>Die Online-Befragung fand mittels Lime-Survey über die Umfrageverwaltung der FernUniversität Hagen statt</w:t>
      </w:r>
      <w:r w:rsidR="009A55C0">
        <w:t xml:space="preserve"> </w:t>
      </w:r>
      <w:sdt>
        <w:sdtPr>
          <w:alias w:val="To edit, see citavi.com/edit"/>
          <w:tag w:val="CitaviPlaceholder#16e84fd7-1f38-4571-8516-ae21c4a6fab9"/>
          <w:id w:val="1397711916"/>
          <w:placeholder>
            <w:docPart w:val="DefaultPlaceholder_-1854013440"/>
          </w:placeholder>
        </w:sdtPr>
        <w:sdtEndPr/>
        <w:sdtContent>
          <w:r w:rsidR="009A55C0">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YjlhMWE0LWM3N2QtNDE4NC1iYmIyLWI0YTA2MGRiNzAwZCIsIlJhbmdlTGVuZ3RoIjoyOSwiUmVmZXJlbmNlSWQiOiI5MjNmZTUwNC0zYWQ1LTRlNTMtODdiMC1iNmJiMzZlMTY5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RmVyblVuaXZlcnNpdMOkdCBIYWdlbiIsIlByb3RlY3RlZCI6ZmFsc2UsIlNleCI6MCwiQ3JlYXRlZEJ5IjoiX0FjaGltIFNjaGV1c3MiLCJDcmVhdGVkT24iOiIyMDI1LTAxLTE0VDE0OjU2OjM0IiwiTW9kaWZpZWRCeSI6Il9BY2hpbSBTY2hldXNzIiwiSWQiOiJlMDljNzVlMS1iNzBjLTRjZGEtYmNlZS0wZThkNjg0YzgyMjgiLCJNb2RpZmllZE9uIjoiMjAyNS0wMS0xNFQxNDo1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W1mcmFnZS5mZXJudW5pLWhhZ2VuLmRlLyIsIlVyaVN0cmluZyI6Imh0dHBzOi8vdW1mcmFnZS5mZXJudW5pLWhhZ2VuLmRlL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}</w:instrText>
          </w:r>
          <w:r w:rsidR="009A55C0">
            <w:fldChar w:fldCharType="separate"/>
          </w:r>
          <w:r w:rsidR="001643B0">
            <w:t>(FernUniversität Hagen, 2024)</w:t>
          </w:r>
          <w:r w:rsidR="009A55C0">
            <w:fldChar w:fldCharType="end"/>
          </w:r>
        </w:sdtContent>
      </w:sdt>
      <w:r w:rsidR="00A10251">
        <w:t>.</w:t>
      </w:r>
      <w:r w:rsidR="00091EB6">
        <w:t xml:space="preserve"> </w:t>
      </w:r>
      <w:r w:rsidR="00592560">
        <w:t>Um Reihenfolgeeffekt zu vermeiden</w:t>
      </w:r>
      <w:r w:rsidR="00627FCD">
        <w:t>,</w:t>
      </w:r>
      <w:r w:rsidR="00592560">
        <w:t xml:space="preserve"> wurden die Reihenfolge der 32 Aufgabenfelder in der Befragung randomisiert. </w:t>
      </w:r>
      <w:r w:rsidR="00404692">
        <w:t xml:space="preserve">Zur Auswahl der objektiven und subjektiven </w:t>
      </w:r>
      <w:r w:rsidR="00F77A7B">
        <w:lastRenderedPageBreak/>
        <w:t>Aufgaben</w:t>
      </w:r>
      <w:r w:rsidR="00404692">
        <w:t xml:space="preserve">felder </w:t>
      </w:r>
      <w:r w:rsidR="00F77A7B">
        <w:t>wurden aus den 5 kleinsten (objektiv) und 5 größten (subjektiv) Mittelwerten jeweils die drei mit der geringsten Varianz</w:t>
      </w:r>
      <w:r w:rsidR="003E4BE1">
        <w:t xml:space="preserve"> ausgewählt</w:t>
      </w:r>
      <w:r w:rsidR="007D291F">
        <w:t xml:space="preserve"> (siehe </w:t>
      </w:r>
      <w:r w:rsidR="00CE0D64">
        <w:fldChar w:fldCharType="begin"/>
      </w:r>
      <w:r w:rsidR="00CE0D64">
        <w:instrText xml:space="preserve"> REF _Ref191209846 \h </w:instrText>
      </w:r>
      <w:r w:rsidR="00CE0D64">
        <w:fldChar w:fldCharType="separate"/>
      </w:r>
      <w:r w:rsidR="001C33C1" w:rsidRPr="00C47D51">
        <w:t xml:space="preserve">Tabelle </w:t>
      </w:r>
      <w:r w:rsidR="001C33C1">
        <w:rPr>
          <w:i/>
          <w:iCs/>
          <w:noProof/>
        </w:rPr>
        <w:t>4</w:t>
      </w:r>
      <w:r w:rsidR="00CE0D64">
        <w:fldChar w:fldCharType="end"/>
      </w:r>
      <w:r w:rsidR="007D291F">
        <w:t>)</w:t>
      </w:r>
      <w:r w:rsidR="003E4BE1">
        <w:t>.</w:t>
      </w:r>
    </w:p>
    <w:p w14:paraId="6EEBCE48" w14:textId="5E98FB72" w:rsidR="00CE0D64" w:rsidRDefault="00CE0D64" w:rsidP="0018491C">
      <w:pPr>
        <w:pStyle w:val="Beschriftung"/>
      </w:pPr>
      <w:bookmarkStart w:id="169" w:name="_Ref191209846"/>
      <w:bookmarkStart w:id="170" w:name="_Toc191314546"/>
      <w:r w:rsidRPr="00C47D51">
        <w:rPr>
          <w:i w:val="0"/>
          <w:iCs w:val="0"/>
        </w:rPr>
        <w:t xml:space="preserve">Tabelle </w:t>
      </w:r>
      <w:r w:rsidRPr="00C47D51">
        <w:rPr>
          <w:i w:val="0"/>
          <w:iCs w:val="0"/>
        </w:rPr>
        <w:fldChar w:fldCharType="begin"/>
      </w:r>
      <w:r w:rsidRPr="00C47D51">
        <w:rPr>
          <w:i w:val="0"/>
          <w:iCs w:val="0"/>
        </w:rPr>
        <w:instrText xml:space="preserve"> SEQ Tabelle \* ARABIC </w:instrText>
      </w:r>
      <w:r w:rsidRPr="00C47D51">
        <w:rPr>
          <w:i w:val="0"/>
          <w:iCs w:val="0"/>
        </w:rPr>
        <w:fldChar w:fldCharType="separate"/>
      </w:r>
      <w:r w:rsidR="001C33C1">
        <w:rPr>
          <w:i w:val="0"/>
          <w:iCs w:val="0"/>
          <w:noProof/>
        </w:rPr>
        <w:t>4</w:t>
      </w:r>
      <w:r w:rsidRPr="00C47D51">
        <w:rPr>
          <w:i w:val="0"/>
          <w:iCs w:val="0"/>
        </w:rPr>
        <w:fldChar w:fldCharType="end"/>
      </w:r>
      <w:bookmarkEnd w:id="169"/>
      <w:r w:rsidRPr="00C47D51">
        <w:rPr>
          <w:b/>
          <w:bCs/>
          <w:i w:val="0"/>
          <w:iCs w:val="0"/>
        </w:rPr>
        <w:br/>
      </w:r>
      <w:r>
        <w:t>Subjektive und objektive Anwendungsfelder</w:t>
      </w:r>
      <w:bookmarkEnd w:id="170"/>
      <w:r>
        <w:t xml:space="preserve"> </w:t>
      </w:r>
    </w:p>
    <w:tbl>
      <w:tblPr>
        <w:tblStyle w:val="EinfacheTabelle2"/>
        <w:tblW w:w="5000" w:type="pct"/>
        <w:tblCellSpacing w:w="14" w:type="dxa"/>
        <w:tblCellMar>
          <w:top w:w="57" w:type="dxa"/>
          <w:bottom w:w="57" w:type="dxa"/>
        </w:tblCellMar>
        <w:tblLook w:val="0620" w:firstRow="1" w:lastRow="0" w:firstColumn="0" w:lastColumn="0" w:noHBand="1" w:noVBand="1"/>
      </w:tblPr>
      <w:tblGrid>
        <w:gridCol w:w="1138"/>
        <w:gridCol w:w="6023"/>
        <w:gridCol w:w="664"/>
        <w:gridCol w:w="678"/>
      </w:tblGrid>
      <w:tr w:rsidR="00CE0D64" w:rsidRPr="003F232A" w14:paraId="6B211EE9" w14:textId="77777777" w:rsidTr="00AC0615">
        <w:trPr>
          <w:cnfStyle w:val="100000000000" w:firstRow="1" w:lastRow="0" w:firstColumn="0" w:lastColumn="0" w:oddVBand="0" w:evenVBand="0" w:oddHBand="0" w:evenHBand="0" w:firstRowFirstColumn="0" w:firstRowLastColumn="0" w:lastRowFirstColumn="0" w:lastRowLastColumn="0"/>
          <w:trHeight w:val="397"/>
          <w:tblCellSpacing w:w="14" w:type="dxa"/>
        </w:trPr>
        <w:tc>
          <w:tcPr>
            <w:tcW w:w="4219" w:type="pct"/>
            <w:gridSpan w:val="2"/>
            <w:vAlign w:val="center"/>
          </w:tcPr>
          <w:p w14:paraId="675593B2" w14:textId="77777777" w:rsidR="00CE0D64" w:rsidRPr="003F232A" w:rsidRDefault="00CE0D64" w:rsidP="00A21117">
            <w:pPr>
              <w:ind w:firstLine="0"/>
              <w:rPr>
                <w:rStyle w:val="Fett"/>
                <w:bCs/>
              </w:rPr>
            </w:pPr>
            <w:r w:rsidRPr="003F232A">
              <w:rPr>
                <w:rStyle w:val="Fett"/>
                <w:bCs/>
              </w:rPr>
              <w:t>Aufgabenfelder</w:t>
            </w:r>
          </w:p>
        </w:tc>
        <w:tc>
          <w:tcPr>
            <w:tcW w:w="390" w:type="pct"/>
            <w:vAlign w:val="center"/>
          </w:tcPr>
          <w:p w14:paraId="590FF119" w14:textId="77777777" w:rsidR="00CE0D64" w:rsidRPr="003F232A" w:rsidRDefault="00CE0D64" w:rsidP="00A21117">
            <w:pPr>
              <w:ind w:firstLine="0"/>
              <w:jc w:val="right"/>
              <w:rPr>
                <w:b w:val="0"/>
                <w:i/>
                <w:iCs/>
              </w:rPr>
            </w:pPr>
            <w:r w:rsidRPr="003F232A">
              <w:rPr>
                <w:rFonts w:eastAsiaTheme="minorEastAsia"/>
                <w:b w:val="0"/>
                <w:i/>
                <w:iCs/>
              </w:rPr>
              <w:t>M</w:t>
            </w:r>
          </w:p>
        </w:tc>
        <w:tc>
          <w:tcPr>
            <w:tcW w:w="390" w:type="pct"/>
            <w:vAlign w:val="center"/>
          </w:tcPr>
          <w:p w14:paraId="53A13954" w14:textId="77777777" w:rsidR="00CE0D64" w:rsidRPr="003F232A" w:rsidRDefault="00CE0D64" w:rsidP="00A21117">
            <w:pPr>
              <w:ind w:firstLine="0"/>
              <w:jc w:val="right"/>
              <w:rPr>
                <w:b w:val="0"/>
                <w:i/>
                <w:iCs/>
              </w:rPr>
            </w:pPr>
            <w:r w:rsidRPr="003F232A">
              <w:rPr>
                <w:rFonts w:eastAsiaTheme="minorEastAsia"/>
                <w:b w:val="0"/>
                <w:i/>
                <w:iCs/>
              </w:rPr>
              <w:t>SD</w:t>
            </w:r>
          </w:p>
        </w:tc>
      </w:tr>
      <w:tr w:rsidR="00CE0D64" w:rsidRPr="003F232A" w14:paraId="45601D04" w14:textId="77777777" w:rsidTr="00AC0615">
        <w:trPr>
          <w:trHeight w:val="397"/>
          <w:tblCellSpacing w:w="14" w:type="dxa"/>
        </w:trPr>
        <w:tc>
          <w:tcPr>
            <w:tcW w:w="332" w:type="pct"/>
            <w:vAlign w:val="center"/>
          </w:tcPr>
          <w:p w14:paraId="70ABB0DA" w14:textId="77777777" w:rsidR="00CE0D64" w:rsidRPr="003F232A" w:rsidRDefault="00CE0D64" w:rsidP="00A21117">
            <w:pPr>
              <w:ind w:firstLine="0"/>
              <w:rPr>
                <w:bCs/>
                <w:i/>
                <w:iCs/>
              </w:rPr>
            </w:pPr>
            <w:r w:rsidRPr="003F232A">
              <w:rPr>
                <w:rStyle w:val="Fett"/>
                <w:b w:val="0"/>
                <w:i/>
                <w:iCs/>
              </w:rPr>
              <w:t>Subjektiv</w:t>
            </w:r>
          </w:p>
        </w:tc>
        <w:tc>
          <w:tcPr>
            <w:tcW w:w="4668" w:type="pct"/>
            <w:gridSpan w:val="3"/>
            <w:vAlign w:val="center"/>
          </w:tcPr>
          <w:p w14:paraId="05AC7DBB" w14:textId="77777777" w:rsidR="00CE0D64" w:rsidRPr="003F232A" w:rsidRDefault="00CE0D64" w:rsidP="00A21117">
            <w:pPr>
              <w:ind w:firstLine="0"/>
              <w:rPr>
                <w:rStyle w:val="Fett"/>
                <w:b w:val="0"/>
                <w:i/>
                <w:iCs/>
              </w:rPr>
            </w:pPr>
          </w:p>
        </w:tc>
      </w:tr>
      <w:tr w:rsidR="00CE0D64" w14:paraId="603C1AF2" w14:textId="77777777" w:rsidTr="00AC0615">
        <w:trPr>
          <w:trHeight w:val="397"/>
          <w:tblCellSpacing w:w="14" w:type="dxa"/>
        </w:trPr>
        <w:tc>
          <w:tcPr>
            <w:tcW w:w="332" w:type="pct"/>
          </w:tcPr>
          <w:p w14:paraId="1345F122" w14:textId="77777777" w:rsidR="00CE0D64" w:rsidRPr="002D6D98" w:rsidRDefault="00CE0D64" w:rsidP="005E5815">
            <w:pPr>
              <w:ind w:firstLine="0"/>
            </w:pPr>
          </w:p>
        </w:tc>
        <w:tc>
          <w:tcPr>
            <w:tcW w:w="3887" w:type="pct"/>
          </w:tcPr>
          <w:p w14:paraId="7D404E2F" w14:textId="77777777" w:rsidR="00CE0D64" w:rsidRDefault="00CE0D64" w:rsidP="005E5815">
            <w:pPr>
              <w:ind w:firstLine="0"/>
            </w:pPr>
            <w:r w:rsidRPr="002D6D98">
              <w:t>Erstellung von Feedback für Beschäftigte auf Basis von Beobachtungen ihres Verhaltens gegenüber anderen Teammitgliedern (z. B. in Online-Meetings).</w:t>
            </w:r>
          </w:p>
        </w:tc>
        <w:tc>
          <w:tcPr>
            <w:tcW w:w="390" w:type="pct"/>
          </w:tcPr>
          <w:p w14:paraId="2704610E" w14:textId="77777777" w:rsidR="00CE0D64" w:rsidRDefault="00CE0D64" w:rsidP="00C93554">
            <w:pPr>
              <w:ind w:firstLine="0"/>
              <w:jc w:val="right"/>
            </w:pPr>
            <w:r w:rsidRPr="005E5815">
              <w:rPr>
                <w:rFonts w:eastAsiaTheme="minorEastAsia"/>
              </w:rPr>
              <w:t>2</w:t>
            </w:r>
            <w:r>
              <w:rPr>
                <w:rFonts w:eastAsiaTheme="minorEastAsia"/>
              </w:rPr>
              <w:t>.</w:t>
            </w:r>
            <w:r w:rsidRPr="005E5815">
              <w:rPr>
                <w:rFonts w:eastAsiaTheme="minorEastAsia"/>
              </w:rPr>
              <w:t>53</w:t>
            </w:r>
          </w:p>
        </w:tc>
        <w:tc>
          <w:tcPr>
            <w:tcW w:w="390" w:type="pct"/>
          </w:tcPr>
          <w:p w14:paraId="6E0C12DA" w14:textId="77777777" w:rsidR="00CE0D64" w:rsidRDefault="00CE0D64" w:rsidP="00C93554">
            <w:pPr>
              <w:ind w:firstLine="0"/>
              <w:jc w:val="right"/>
            </w:pPr>
            <w:r w:rsidRPr="005E5815">
              <w:rPr>
                <w:rFonts w:eastAsiaTheme="minorEastAsia"/>
              </w:rPr>
              <w:t>0</w:t>
            </w:r>
            <w:r>
              <w:rPr>
                <w:rFonts w:eastAsiaTheme="minorEastAsia"/>
              </w:rPr>
              <w:t>.</w:t>
            </w:r>
            <w:r w:rsidRPr="005E5815">
              <w:rPr>
                <w:rFonts w:eastAsiaTheme="minorEastAsia"/>
              </w:rPr>
              <w:t>86</w:t>
            </w:r>
          </w:p>
        </w:tc>
      </w:tr>
      <w:tr w:rsidR="00CE0D64" w14:paraId="72708CFA" w14:textId="77777777" w:rsidTr="00AC0615">
        <w:trPr>
          <w:trHeight w:val="397"/>
          <w:tblCellSpacing w:w="14" w:type="dxa"/>
        </w:trPr>
        <w:tc>
          <w:tcPr>
            <w:tcW w:w="332" w:type="pct"/>
          </w:tcPr>
          <w:p w14:paraId="7CE2A986" w14:textId="77777777" w:rsidR="00CE0D64" w:rsidRPr="00ED70B1" w:rsidRDefault="00CE0D64" w:rsidP="005E5815">
            <w:pPr>
              <w:ind w:firstLine="0"/>
            </w:pPr>
          </w:p>
        </w:tc>
        <w:tc>
          <w:tcPr>
            <w:tcW w:w="3887" w:type="pct"/>
          </w:tcPr>
          <w:p w14:paraId="1E8E844D" w14:textId="77777777" w:rsidR="00CE0D64" w:rsidRDefault="00CE0D64" w:rsidP="005E5815">
            <w:pPr>
              <w:ind w:firstLine="0"/>
            </w:pPr>
            <w:r w:rsidRPr="00ED70B1">
              <w:t>Erstellung eines Persönlichkeitsprofils zur Beurteilung der Eignung einer Person, die sich um eine Führungsposition bewirbt.</w:t>
            </w:r>
          </w:p>
        </w:tc>
        <w:tc>
          <w:tcPr>
            <w:tcW w:w="390" w:type="pct"/>
          </w:tcPr>
          <w:p w14:paraId="5C7632F2" w14:textId="77777777" w:rsidR="00CE0D64" w:rsidRDefault="00CE0D64" w:rsidP="00C93554">
            <w:pPr>
              <w:ind w:firstLine="0"/>
              <w:jc w:val="right"/>
            </w:pPr>
            <w:r w:rsidRPr="005E5815">
              <w:rPr>
                <w:rFonts w:eastAsiaTheme="minorEastAsia"/>
              </w:rPr>
              <w:t>2</w:t>
            </w:r>
            <w:r>
              <w:rPr>
                <w:rFonts w:eastAsiaTheme="minorEastAsia"/>
              </w:rPr>
              <w:t>.</w:t>
            </w:r>
            <w:r w:rsidRPr="005E5815">
              <w:rPr>
                <w:rFonts w:eastAsiaTheme="minorEastAsia"/>
              </w:rPr>
              <w:t>30</w:t>
            </w:r>
          </w:p>
        </w:tc>
        <w:tc>
          <w:tcPr>
            <w:tcW w:w="390" w:type="pct"/>
          </w:tcPr>
          <w:p w14:paraId="3D8D57DD" w14:textId="77777777" w:rsidR="00CE0D64" w:rsidRDefault="00CE0D64" w:rsidP="00C93554">
            <w:pPr>
              <w:ind w:firstLine="0"/>
              <w:jc w:val="right"/>
            </w:pPr>
            <w:r w:rsidRPr="005E5815">
              <w:rPr>
                <w:rFonts w:eastAsiaTheme="minorEastAsia"/>
              </w:rPr>
              <w:t>0</w:t>
            </w:r>
            <w:r>
              <w:rPr>
                <w:rFonts w:eastAsiaTheme="minorEastAsia"/>
              </w:rPr>
              <w:t>.</w:t>
            </w:r>
            <w:r w:rsidRPr="005E5815">
              <w:rPr>
                <w:rFonts w:eastAsiaTheme="minorEastAsia"/>
              </w:rPr>
              <w:t>88</w:t>
            </w:r>
          </w:p>
        </w:tc>
      </w:tr>
      <w:tr w:rsidR="00CE0D64" w14:paraId="6A9E3B4D" w14:textId="77777777" w:rsidTr="00AC0615">
        <w:trPr>
          <w:trHeight w:val="397"/>
          <w:tblCellSpacing w:w="14" w:type="dxa"/>
        </w:trPr>
        <w:tc>
          <w:tcPr>
            <w:tcW w:w="332" w:type="pct"/>
          </w:tcPr>
          <w:p w14:paraId="62DD4EE6" w14:textId="77777777" w:rsidR="00CE0D64" w:rsidRPr="00871EE1" w:rsidRDefault="00CE0D64" w:rsidP="005E5815">
            <w:pPr>
              <w:ind w:firstLine="0"/>
            </w:pPr>
          </w:p>
        </w:tc>
        <w:tc>
          <w:tcPr>
            <w:tcW w:w="3887" w:type="pct"/>
          </w:tcPr>
          <w:p w14:paraId="5F28C5F6" w14:textId="77777777" w:rsidR="00CE0D64" w:rsidRDefault="00CE0D64" w:rsidP="005E5815">
            <w:pPr>
              <w:ind w:firstLine="0"/>
            </w:pPr>
            <w:r w:rsidRPr="00871EE1">
              <w:t>Erstellung von Feedback für Beschäftigte auf Basis von Beobachtungen ihres Verhaltens gegenüber anderen Teammitgliedern (z. B. in Online-Meetings).</w:t>
            </w:r>
          </w:p>
        </w:tc>
        <w:tc>
          <w:tcPr>
            <w:tcW w:w="390" w:type="pct"/>
          </w:tcPr>
          <w:p w14:paraId="3A3F6A99" w14:textId="77777777" w:rsidR="00CE0D64" w:rsidRDefault="00CE0D64" w:rsidP="00C93554">
            <w:pPr>
              <w:ind w:firstLine="0"/>
              <w:jc w:val="right"/>
            </w:pPr>
            <w:r w:rsidRPr="005E5815">
              <w:rPr>
                <w:rFonts w:eastAsiaTheme="minorEastAsia"/>
              </w:rPr>
              <w:t>2</w:t>
            </w:r>
            <w:r>
              <w:rPr>
                <w:rFonts w:eastAsiaTheme="minorEastAsia"/>
              </w:rPr>
              <w:t>.</w:t>
            </w:r>
            <w:r w:rsidRPr="005E5815">
              <w:rPr>
                <w:rFonts w:eastAsiaTheme="minorEastAsia"/>
              </w:rPr>
              <w:t>50</w:t>
            </w:r>
          </w:p>
        </w:tc>
        <w:tc>
          <w:tcPr>
            <w:tcW w:w="390" w:type="pct"/>
          </w:tcPr>
          <w:p w14:paraId="2DE94F91" w14:textId="77777777" w:rsidR="00CE0D64" w:rsidRDefault="00CE0D64" w:rsidP="00C93554">
            <w:pPr>
              <w:ind w:firstLine="0"/>
              <w:jc w:val="right"/>
            </w:pPr>
            <w:r w:rsidRPr="005E5815">
              <w:rPr>
                <w:rFonts w:eastAsiaTheme="minorEastAsia"/>
              </w:rPr>
              <w:t>1</w:t>
            </w:r>
            <w:r>
              <w:rPr>
                <w:rFonts w:eastAsiaTheme="minorEastAsia"/>
              </w:rPr>
              <w:t>.</w:t>
            </w:r>
            <w:r w:rsidRPr="005E5815">
              <w:rPr>
                <w:rFonts w:eastAsiaTheme="minorEastAsia"/>
              </w:rPr>
              <w:t>19</w:t>
            </w:r>
          </w:p>
        </w:tc>
      </w:tr>
      <w:tr w:rsidR="00CE0D64" w:rsidRPr="00A21117" w14:paraId="55048075" w14:textId="77777777" w:rsidTr="00AC0615">
        <w:trPr>
          <w:trHeight w:val="397"/>
          <w:tblCellSpacing w:w="14" w:type="dxa"/>
        </w:trPr>
        <w:tc>
          <w:tcPr>
            <w:tcW w:w="332" w:type="pct"/>
            <w:vAlign w:val="center"/>
          </w:tcPr>
          <w:p w14:paraId="5355D9B4" w14:textId="77777777" w:rsidR="00CE0D64" w:rsidRPr="00A21117" w:rsidRDefault="00CE0D64" w:rsidP="00A21117">
            <w:pPr>
              <w:ind w:firstLine="0"/>
              <w:rPr>
                <w:i/>
                <w:iCs/>
              </w:rPr>
            </w:pPr>
            <w:r w:rsidRPr="00A21117">
              <w:rPr>
                <w:i/>
                <w:iCs/>
              </w:rPr>
              <w:t>Objektiv</w:t>
            </w:r>
          </w:p>
        </w:tc>
        <w:tc>
          <w:tcPr>
            <w:tcW w:w="3887" w:type="pct"/>
            <w:vAlign w:val="center"/>
          </w:tcPr>
          <w:p w14:paraId="1F8DBB57" w14:textId="77777777" w:rsidR="00CE0D64" w:rsidRPr="00A21117" w:rsidRDefault="00CE0D64" w:rsidP="00A21117">
            <w:pPr>
              <w:ind w:firstLine="0"/>
              <w:rPr>
                <w:i/>
                <w:iCs/>
              </w:rPr>
            </w:pPr>
          </w:p>
        </w:tc>
        <w:tc>
          <w:tcPr>
            <w:tcW w:w="390" w:type="pct"/>
            <w:vAlign w:val="center"/>
          </w:tcPr>
          <w:p w14:paraId="1B58B021" w14:textId="77777777" w:rsidR="00CE0D64" w:rsidRPr="00A21117" w:rsidRDefault="00CE0D64" w:rsidP="00A21117">
            <w:pPr>
              <w:ind w:firstLine="0"/>
              <w:rPr>
                <w:i/>
                <w:iCs/>
              </w:rPr>
            </w:pPr>
          </w:p>
        </w:tc>
        <w:tc>
          <w:tcPr>
            <w:tcW w:w="390" w:type="pct"/>
            <w:vAlign w:val="center"/>
          </w:tcPr>
          <w:p w14:paraId="3469AC51" w14:textId="77777777" w:rsidR="00CE0D64" w:rsidRPr="00A21117" w:rsidRDefault="00CE0D64" w:rsidP="00A21117">
            <w:pPr>
              <w:ind w:firstLine="0"/>
              <w:rPr>
                <w:i/>
                <w:iCs/>
              </w:rPr>
            </w:pPr>
          </w:p>
        </w:tc>
      </w:tr>
      <w:tr w:rsidR="00CE0D64" w14:paraId="321F3FFA" w14:textId="77777777" w:rsidTr="00AC0615">
        <w:trPr>
          <w:trHeight w:val="397"/>
          <w:tblCellSpacing w:w="14" w:type="dxa"/>
        </w:trPr>
        <w:tc>
          <w:tcPr>
            <w:tcW w:w="332" w:type="pct"/>
          </w:tcPr>
          <w:p w14:paraId="28C0EAF6" w14:textId="77777777" w:rsidR="00CE0D64" w:rsidRPr="00871EE1" w:rsidRDefault="00CE0D64" w:rsidP="005E5815">
            <w:pPr>
              <w:ind w:firstLine="0"/>
            </w:pPr>
          </w:p>
        </w:tc>
        <w:tc>
          <w:tcPr>
            <w:tcW w:w="3887" w:type="pct"/>
          </w:tcPr>
          <w:p w14:paraId="0C02ACC6" w14:textId="77777777" w:rsidR="00CE0D64" w:rsidRPr="00871EE1" w:rsidRDefault="00CE0D64" w:rsidP="005E5815">
            <w:pPr>
              <w:ind w:firstLine="0"/>
            </w:pPr>
            <w:r w:rsidRPr="00792EB8">
              <w:t>Erstellung der Reisekostenabrechnung anhand der vorliegenden Belege.</w:t>
            </w:r>
          </w:p>
        </w:tc>
        <w:tc>
          <w:tcPr>
            <w:tcW w:w="390" w:type="pct"/>
          </w:tcPr>
          <w:p w14:paraId="5DAACD64" w14:textId="77777777" w:rsidR="00CE0D64" w:rsidRDefault="00CE0D64" w:rsidP="00C93554">
            <w:pPr>
              <w:ind w:firstLine="0"/>
              <w:jc w:val="right"/>
              <w:rPr>
                <w:rFonts w:eastAsia="Calibri" w:cs="Arial"/>
              </w:rPr>
            </w:pPr>
            <w:r w:rsidRPr="005E5815">
              <w:rPr>
                <w:rFonts w:eastAsiaTheme="minorEastAsia"/>
              </w:rPr>
              <w:t>4</w:t>
            </w:r>
            <w:r>
              <w:rPr>
                <w:rFonts w:eastAsiaTheme="minorEastAsia"/>
              </w:rPr>
              <w:t>.</w:t>
            </w:r>
            <w:r w:rsidRPr="005E5815">
              <w:rPr>
                <w:rFonts w:eastAsiaTheme="minorEastAsia"/>
              </w:rPr>
              <w:t>80</w:t>
            </w:r>
          </w:p>
        </w:tc>
        <w:tc>
          <w:tcPr>
            <w:tcW w:w="390" w:type="pct"/>
          </w:tcPr>
          <w:p w14:paraId="7C966EA2" w14:textId="77777777" w:rsidR="00CE0D64" w:rsidRDefault="00CE0D64" w:rsidP="00C93554">
            <w:pPr>
              <w:ind w:firstLine="0"/>
              <w:jc w:val="right"/>
              <w:rPr>
                <w:rFonts w:eastAsia="Calibri" w:cs="Arial"/>
              </w:rPr>
            </w:pPr>
            <w:r w:rsidRPr="005E5815">
              <w:rPr>
                <w:rFonts w:eastAsia="Calibri" w:cs="Arial"/>
              </w:rPr>
              <w:t>0</w:t>
            </w:r>
            <w:r>
              <w:rPr>
                <w:rFonts w:eastAsia="Calibri" w:cs="Arial"/>
              </w:rPr>
              <w:t>.</w:t>
            </w:r>
            <w:r w:rsidRPr="005E5815">
              <w:rPr>
                <w:rFonts w:eastAsia="Calibri" w:cs="Arial"/>
              </w:rPr>
              <w:t>41</w:t>
            </w:r>
          </w:p>
        </w:tc>
      </w:tr>
      <w:tr w:rsidR="00CE0D64" w14:paraId="340476D6" w14:textId="77777777" w:rsidTr="00AC0615">
        <w:trPr>
          <w:trHeight w:val="397"/>
          <w:tblCellSpacing w:w="14" w:type="dxa"/>
        </w:trPr>
        <w:tc>
          <w:tcPr>
            <w:tcW w:w="332" w:type="pct"/>
          </w:tcPr>
          <w:p w14:paraId="73E62EDC" w14:textId="77777777" w:rsidR="00CE0D64" w:rsidRPr="00871EE1" w:rsidRDefault="00CE0D64" w:rsidP="005E5815">
            <w:pPr>
              <w:ind w:firstLine="0"/>
            </w:pPr>
          </w:p>
        </w:tc>
        <w:tc>
          <w:tcPr>
            <w:tcW w:w="3887" w:type="pct"/>
          </w:tcPr>
          <w:p w14:paraId="60A0B457" w14:textId="77777777" w:rsidR="00CE0D64" w:rsidRPr="00C17559" w:rsidRDefault="00CE0D64" w:rsidP="005E5815">
            <w:pPr>
              <w:ind w:firstLine="0"/>
            </w:pPr>
            <w:r w:rsidRPr="00C17559">
              <w:t>Erstellung von Finanzberichten und -analysen als Entscheidungsgrundlage für die Führungskraft.</w:t>
            </w:r>
          </w:p>
        </w:tc>
        <w:tc>
          <w:tcPr>
            <w:tcW w:w="390" w:type="pct"/>
          </w:tcPr>
          <w:p w14:paraId="103368B7" w14:textId="77777777" w:rsidR="00CE0D64" w:rsidRDefault="00CE0D64" w:rsidP="00C93554">
            <w:pPr>
              <w:ind w:firstLine="0"/>
              <w:jc w:val="right"/>
              <w:rPr>
                <w:rFonts w:eastAsia="Calibri" w:cs="Arial"/>
              </w:rPr>
            </w:pPr>
            <w:r w:rsidRPr="005E5815">
              <w:rPr>
                <w:rFonts w:eastAsiaTheme="minorEastAsia"/>
              </w:rPr>
              <w:t>4</w:t>
            </w:r>
            <w:r>
              <w:rPr>
                <w:rFonts w:eastAsiaTheme="minorEastAsia"/>
              </w:rPr>
              <w:t>.</w:t>
            </w:r>
            <w:r w:rsidRPr="005E5815">
              <w:rPr>
                <w:rFonts w:eastAsiaTheme="minorEastAsia"/>
              </w:rPr>
              <w:t>27</w:t>
            </w:r>
          </w:p>
        </w:tc>
        <w:tc>
          <w:tcPr>
            <w:tcW w:w="390" w:type="pct"/>
          </w:tcPr>
          <w:p w14:paraId="1F44F8AB" w14:textId="77777777" w:rsidR="00CE0D64" w:rsidRDefault="00CE0D64" w:rsidP="00C93554">
            <w:pPr>
              <w:ind w:firstLine="0"/>
              <w:jc w:val="right"/>
              <w:rPr>
                <w:rFonts w:eastAsia="Calibri" w:cs="Arial"/>
              </w:rPr>
            </w:pPr>
            <w:r w:rsidRPr="005E5815">
              <w:rPr>
                <w:rFonts w:eastAsia="Calibri" w:cs="Arial"/>
              </w:rPr>
              <w:t>0</w:t>
            </w:r>
            <w:r>
              <w:rPr>
                <w:rFonts w:eastAsia="Calibri" w:cs="Arial"/>
              </w:rPr>
              <w:t>.</w:t>
            </w:r>
            <w:r w:rsidRPr="005E5815">
              <w:rPr>
                <w:rFonts w:eastAsia="Calibri" w:cs="Arial"/>
              </w:rPr>
              <w:t>64</w:t>
            </w:r>
          </w:p>
        </w:tc>
      </w:tr>
      <w:tr w:rsidR="00CE0D64" w14:paraId="2B61219E" w14:textId="77777777" w:rsidTr="00AC0615">
        <w:trPr>
          <w:trHeight w:val="397"/>
          <w:tblCellSpacing w:w="14" w:type="dxa"/>
        </w:trPr>
        <w:tc>
          <w:tcPr>
            <w:tcW w:w="332" w:type="pct"/>
          </w:tcPr>
          <w:p w14:paraId="2A4FCADB" w14:textId="77777777" w:rsidR="00CE0D64" w:rsidRPr="00871EE1" w:rsidRDefault="00CE0D64" w:rsidP="005E5815">
            <w:pPr>
              <w:ind w:firstLine="0"/>
            </w:pPr>
          </w:p>
        </w:tc>
        <w:tc>
          <w:tcPr>
            <w:tcW w:w="3887" w:type="pct"/>
          </w:tcPr>
          <w:p w14:paraId="5226089A" w14:textId="77777777" w:rsidR="00CE0D64" w:rsidRPr="00C17559" w:rsidRDefault="00CE0D64" w:rsidP="005E5815">
            <w:pPr>
              <w:ind w:firstLine="0"/>
            </w:pPr>
            <w:r w:rsidRPr="00297836">
              <w:t>Erstellung und Überwachung von Zeitplänen und Fristen zur Sicherstellung der Einhaltung von Projektterminen.</w:t>
            </w:r>
          </w:p>
        </w:tc>
        <w:tc>
          <w:tcPr>
            <w:tcW w:w="390" w:type="pct"/>
          </w:tcPr>
          <w:p w14:paraId="1824DC02" w14:textId="77777777" w:rsidR="00CE0D64" w:rsidRPr="00792EB8" w:rsidRDefault="00CE0D64" w:rsidP="00C93554">
            <w:pPr>
              <w:ind w:firstLine="0"/>
              <w:jc w:val="right"/>
              <w:rPr>
                <w:rFonts w:eastAsia="Calibri" w:cs="Arial"/>
              </w:rPr>
            </w:pPr>
            <w:r w:rsidRPr="005E5815">
              <w:rPr>
                <w:rFonts w:eastAsiaTheme="minorEastAsia"/>
              </w:rPr>
              <w:t>4</w:t>
            </w:r>
            <w:r>
              <w:rPr>
                <w:rFonts w:eastAsiaTheme="minorEastAsia"/>
              </w:rPr>
              <w:t>.</w:t>
            </w:r>
            <w:r w:rsidRPr="005E5815">
              <w:rPr>
                <w:rFonts w:eastAsiaTheme="minorEastAsia"/>
              </w:rPr>
              <w:t>23</w:t>
            </w:r>
          </w:p>
        </w:tc>
        <w:tc>
          <w:tcPr>
            <w:tcW w:w="390" w:type="pct"/>
          </w:tcPr>
          <w:p w14:paraId="5918E6F5" w14:textId="77777777" w:rsidR="00CE0D64" w:rsidRPr="00792EB8" w:rsidRDefault="00CE0D64" w:rsidP="00C93554">
            <w:pPr>
              <w:ind w:firstLine="0"/>
              <w:jc w:val="right"/>
              <w:rPr>
                <w:rFonts w:eastAsia="Calibri" w:cs="Arial"/>
              </w:rPr>
            </w:pPr>
            <w:r w:rsidRPr="005E5815">
              <w:rPr>
                <w:rFonts w:eastAsia="Calibri" w:cs="Arial"/>
              </w:rPr>
              <w:t>0</w:t>
            </w:r>
            <w:r>
              <w:rPr>
                <w:rFonts w:eastAsia="Calibri" w:cs="Arial"/>
              </w:rPr>
              <w:t>.</w:t>
            </w:r>
            <w:r w:rsidRPr="005E5815">
              <w:rPr>
                <w:rFonts w:eastAsia="Calibri" w:cs="Arial"/>
              </w:rPr>
              <w:t>77</w:t>
            </w:r>
          </w:p>
        </w:tc>
      </w:tr>
    </w:tbl>
    <w:p w14:paraId="4853715B" w14:textId="3CA3C991" w:rsidR="00A961E3" w:rsidRDefault="00C1077A" w:rsidP="00A961E3">
      <w:pPr>
        <w:pStyle w:val="Beschriftung"/>
      </w:pPr>
      <w:r>
        <w:t>M</w:t>
      </w:r>
      <w:r w:rsidR="005457C0">
        <w:t xml:space="preserve"> </w:t>
      </w:r>
      <w:r>
        <w:t>=</w:t>
      </w:r>
      <w:r w:rsidR="005457C0">
        <w:t xml:space="preserve"> </w:t>
      </w:r>
      <w:r>
        <w:t>Mittelwert, SD</w:t>
      </w:r>
      <w:r w:rsidR="005457C0">
        <w:t xml:space="preserve"> </w:t>
      </w:r>
      <w:r>
        <w:t>=</w:t>
      </w:r>
      <w:r w:rsidR="005457C0">
        <w:t xml:space="preserve"> </w:t>
      </w:r>
      <w:r>
        <w:t>Standardabweichung</w:t>
      </w:r>
    </w:p>
    <w:p w14:paraId="44308A6C" w14:textId="77777777" w:rsidR="001D72FD" w:rsidRDefault="003C24DD" w:rsidP="003C24DD">
      <w:pPr>
        <w:pStyle w:val="berschrift3"/>
      </w:pPr>
      <w:bookmarkStart w:id="171" w:name="_Ref190077970"/>
      <w:bookmarkStart w:id="172" w:name="_Toc191314507"/>
      <w:r>
        <w:t>Hauptstudie</w:t>
      </w:r>
      <w:bookmarkEnd w:id="171"/>
      <w:bookmarkEnd w:id="172"/>
    </w:p>
    <w:p w14:paraId="153B2D53" w14:textId="095095D3" w:rsidR="004E3C2E" w:rsidRDefault="00E56613" w:rsidP="004E3C2E">
      <w:r>
        <w:t xml:space="preserve">Für die </w:t>
      </w:r>
      <w:r w:rsidR="0097682F">
        <w:t>Hauptstudie</w:t>
      </w:r>
      <w:r>
        <w:t xml:space="preserve"> wurde eine Online-Befragung mittels</w:t>
      </w:r>
      <w:r w:rsidR="00997C28">
        <w:t xml:space="preserve"> </w:t>
      </w:r>
      <w:r w:rsidR="00F85C12">
        <w:t>Unipark</w:t>
      </w:r>
      <w:r w:rsidR="00CC4F39">
        <w:t xml:space="preserve"> </w:t>
      </w:r>
      <w:sdt>
        <w:sdtPr>
          <w:alias w:val="To edit, see citavi.com/edit"/>
          <w:tag w:val="CitaviPlaceholder#1b08a580-13f2-479e-a73a-f9b82b9ab12c"/>
          <w:id w:val="-2080589372"/>
          <w:placeholder>
            <w:docPart w:val="DefaultPlaceholder_-1854013440"/>
          </w:placeholder>
        </w:sdtPr>
        <w:sdtEndPr/>
        <w:sdtContent>
          <w:r w:rsidR="00CC4F39">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YjhiMzVjLWEyMDMtNDNjOC04N2MyLTEzNWE5MzlkZjdmOCIsIlJhbmdlTGVuZ3RoIjoxNCwiUmVmZXJlbmNlSWQiOiI3NTRiNzdlNi0yYWMzLTQwNmEtYjVhZC1hNDRkMTdhMTM5Z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Gl2aWFuIiwiUHJvdGVjdGVkIjpmYWxzZSwiU2V4IjowLCJDcmVhdGVkQnkiOiJfQWNoaW0gU2NoZXVzcyIsIkNyZWF0ZWRPbiI6IjIwMjUtMDEtMTRUMTU6NDU6MDkiLCJNb2RpZmllZEJ5IjoiX0FjaGltIFNjaGV1c3MiLCJJZCI6ImYzZGI4NTg2LTgwZmUtNDFhNy04YWM3LTUwOTkzZDM0MWFhOCIsIk1vZGlmaWVkT24iOiIyMDI1LTAxLTE0VDE1OjQ1OjA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zIudW5pcGFyay5kZS93d3cvbWFpbi5waHAiLCJVcmlTdHJpbmciOiJodHRwczovL3d3Mi51bmlwYXJrLmRlL3d3dy9tYWluLnBoc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}</w:instrText>
          </w:r>
          <w:r w:rsidR="00CC4F39">
            <w:fldChar w:fldCharType="separate"/>
          </w:r>
          <w:r w:rsidR="001643B0">
            <w:t>(Tivian, 2024)</w:t>
          </w:r>
          <w:r w:rsidR="00CC4F39">
            <w:fldChar w:fldCharType="end"/>
          </w:r>
        </w:sdtContent>
      </w:sdt>
      <w:r w:rsidR="0097682F">
        <w:t xml:space="preserve"> über den Zugang der FernUniversität Hagen durchgeführt.</w:t>
      </w:r>
      <w:r w:rsidR="00620B15">
        <w:t xml:space="preserve"> </w:t>
      </w:r>
      <w:r w:rsidR="002432F1">
        <w:t>Alle in der Umfrage gestellten Fragen mussten beantwortet werden, um weiterzukommen</w:t>
      </w:r>
      <w:r w:rsidR="007F6E63">
        <w:t xml:space="preserve"> und die Befragung abzuschließen</w:t>
      </w:r>
      <w:r w:rsidR="002432F1">
        <w:t xml:space="preserve">. </w:t>
      </w:r>
      <w:r w:rsidR="00F320D5">
        <w:t>Zunächst wurden die</w:t>
      </w:r>
      <w:r w:rsidR="001D7134">
        <w:t xml:space="preserve"> Teilnehmenden</w:t>
      </w:r>
      <w:r w:rsidR="00F320D5">
        <w:t xml:space="preserve"> über d</w:t>
      </w:r>
      <w:r w:rsidR="0036642C">
        <w:t>ie Studie die Verwendung der Daten informiert</w:t>
      </w:r>
      <w:r w:rsidR="0038282A">
        <w:t xml:space="preserve">. Wenn die </w:t>
      </w:r>
      <w:r w:rsidR="001D7134">
        <w:t>Befragten</w:t>
      </w:r>
      <w:r w:rsidR="0038282A">
        <w:t xml:space="preserve"> der Teilnahme </w:t>
      </w:r>
      <w:r w:rsidR="00F83E8A">
        <w:t>zustimmten</w:t>
      </w:r>
      <w:r w:rsidR="003B439C">
        <w:t>,</w:t>
      </w:r>
      <w:r w:rsidR="00F83E8A">
        <w:t xml:space="preserve"> erfolgte </w:t>
      </w:r>
      <w:r w:rsidR="004B3991">
        <w:t xml:space="preserve">für explorative Zwecke </w:t>
      </w:r>
      <w:r w:rsidR="00F83E8A">
        <w:t xml:space="preserve">eine Erfassung </w:t>
      </w:r>
      <w:r w:rsidR="00B13997">
        <w:t xml:space="preserve">folgender demografischer </w:t>
      </w:r>
      <w:r w:rsidR="006D2F16">
        <w:t>D</w:t>
      </w:r>
      <w:r w:rsidR="00B13997">
        <w:t>aten</w:t>
      </w:r>
      <w:r w:rsidR="006D2F16">
        <w:t xml:space="preserve"> (kategoriale Werte wurden von 1 aufsteigend kodiert)</w:t>
      </w:r>
      <w:r w:rsidR="00001D6E">
        <w:t>:</w:t>
      </w:r>
      <w:r w:rsidR="003B439C">
        <w:t xml:space="preserve"> </w:t>
      </w:r>
    </w:p>
    <w:p w14:paraId="1A4685B2" w14:textId="77777777" w:rsidR="00B13997" w:rsidRDefault="00D71777" w:rsidP="00D16C48">
      <w:pPr>
        <w:pStyle w:val="Listenabsatz"/>
      </w:pPr>
      <w:r>
        <w:t>Alter</w:t>
      </w:r>
      <w:r w:rsidR="00D66EB4">
        <w:t xml:space="preserve"> (Ganzzahl)</w:t>
      </w:r>
    </w:p>
    <w:p w14:paraId="1E83CE84" w14:textId="77777777" w:rsidR="00D71777" w:rsidRDefault="00D71777" w:rsidP="00D16C48">
      <w:pPr>
        <w:pStyle w:val="Listenabsatz"/>
      </w:pPr>
      <w:r>
        <w:t>Geschlecht (</w:t>
      </w:r>
      <w:r w:rsidR="00D66EB4">
        <w:t xml:space="preserve">kategorial: </w:t>
      </w:r>
      <w:r w:rsidRPr="00232BDB">
        <w:rPr>
          <w:rStyle w:val="Hervorhebung"/>
        </w:rPr>
        <w:t>weiblich</w:t>
      </w:r>
      <w:r>
        <w:t xml:space="preserve">, </w:t>
      </w:r>
      <w:r w:rsidRPr="00232BDB">
        <w:rPr>
          <w:rStyle w:val="Hervorhebung"/>
        </w:rPr>
        <w:t>männlich</w:t>
      </w:r>
      <w:r>
        <w:t xml:space="preserve">, </w:t>
      </w:r>
      <w:r w:rsidRPr="00232BDB">
        <w:rPr>
          <w:rStyle w:val="Hervorhebung"/>
        </w:rPr>
        <w:t>divers</w:t>
      </w:r>
      <w:r>
        <w:t>)</w:t>
      </w:r>
    </w:p>
    <w:p w14:paraId="4196510E" w14:textId="77777777" w:rsidR="00D71777" w:rsidRDefault="00D71777" w:rsidP="00D16C48">
      <w:pPr>
        <w:pStyle w:val="Listenabsatz"/>
      </w:pPr>
      <w:r>
        <w:lastRenderedPageBreak/>
        <w:t>Bildungsabschluss (</w:t>
      </w:r>
      <w:r w:rsidR="00D66EB4">
        <w:t xml:space="preserve">kategorial: </w:t>
      </w:r>
      <w:r w:rsidR="0011204E" w:rsidRPr="00232BDB">
        <w:rPr>
          <w:rStyle w:val="Hervorhebung"/>
        </w:rPr>
        <w:t>Ohne Schulabschluss</w:t>
      </w:r>
      <w:r w:rsidR="0011204E">
        <w:t>,</w:t>
      </w:r>
      <w:r w:rsidR="007A209F">
        <w:t xml:space="preserve"> </w:t>
      </w:r>
      <w:r w:rsidR="008F2AF0" w:rsidRPr="00232BDB">
        <w:rPr>
          <w:rStyle w:val="Hervorhebung"/>
        </w:rPr>
        <w:t>Volks- oder Hauptschulabschluss</w:t>
      </w:r>
      <w:r w:rsidR="008F2AF0">
        <w:t xml:space="preserve">, </w:t>
      </w:r>
      <w:r w:rsidR="003B439C" w:rsidRPr="00232BDB">
        <w:rPr>
          <w:rStyle w:val="Hervorhebung"/>
        </w:rPr>
        <w:t>Mittlere Reife (Realschulabschluss)</w:t>
      </w:r>
      <w:r w:rsidR="003B439C">
        <w:t xml:space="preserve">, </w:t>
      </w:r>
      <w:r w:rsidR="003B439C" w:rsidRPr="00232BDB">
        <w:rPr>
          <w:rStyle w:val="Hervorhebung"/>
        </w:rPr>
        <w:t>Abitur oder Fachabitur</w:t>
      </w:r>
      <w:r w:rsidR="003B439C">
        <w:t xml:space="preserve">, </w:t>
      </w:r>
      <w:r w:rsidR="00A72C6C" w:rsidRPr="00232BDB">
        <w:rPr>
          <w:rStyle w:val="Hervorhebung"/>
        </w:rPr>
        <w:t>Hochschulabschluss</w:t>
      </w:r>
      <w:r w:rsidR="00A72C6C">
        <w:t xml:space="preserve">, </w:t>
      </w:r>
      <w:r w:rsidR="00A72C6C" w:rsidRPr="00232BDB">
        <w:rPr>
          <w:rStyle w:val="Hervorhebung"/>
        </w:rPr>
        <w:t>Promotion oder Habilitation</w:t>
      </w:r>
      <w:r w:rsidR="00A72C6C">
        <w:t>)</w:t>
      </w:r>
    </w:p>
    <w:p w14:paraId="3EB05B48" w14:textId="77777777" w:rsidR="00A72C6C" w:rsidRDefault="00A72C6C" w:rsidP="00D16C48">
      <w:pPr>
        <w:pStyle w:val="Listenabsatz"/>
      </w:pPr>
      <w:r>
        <w:t>Beruflicher Status (</w:t>
      </w:r>
      <w:r w:rsidR="00D66EB4">
        <w:t xml:space="preserve">kategorial: </w:t>
      </w:r>
      <w:r w:rsidR="007A209F" w:rsidRPr="00232BDB">
        <w:rPr>
          <w:rStyle w:val="Hervorhebung"/>
        </w:rPr>
        <w:t>n</w:t>
      </w:r>
      <w:r w:rsidRPr="00232BDB">
        <w:rPr>
          <w:rStyle w:val="Hervorhebung"/>
        </w:rPr>
        <w:t>icht erw</w:t>
      </w:r>
      <w:r w:rsidR="00E12E75" w:rsidRPr="00232BDB">
        <w:rPr>
          <w:rStyle w:val="Hervorhebung"/>
        </w:rPr>
        <w:t>er</w:t>
      </w:r>
      <w:r w:rsidRPr="00232BDB">
        <w:rPr>
          <w:rStyle w:val="Hervorhebung"/>
        </w:rPr>
        <w:t>bstätig</w:t>
      </w:r>
      <w:r>
        <w:t xml:space="preserve">, </w:t>
      </w:r>
      <w:r w:rsidR="007A209F" w:rsidRPr="00232BDB">
        <w:rPr>
          <w:rStyle w:val="Hervorhebung"/>
        </w:rPr>
        <w:t>erwerbstätig</w:t>
      </w:r>
      <w:r w:rsidR="00E12E75">
        <w:t xml:space="preserve">, </w:t>
      </w:r>
      <w:r w:rsidR="00E12E75" w:rsidRPr="00232BDB">
        <w:rPr>
          <w:rStyle w:val="Hervorhebung"/>
        </w:rPr>
        <w:t>im Studium</w:t>
      </w:r>
      <w:r w:rsidR="00E12E75">
        <w:t xml:space="preserve">, </w:t>
      </w:r>
      <w:r w:rsidR="00E12E75" w:rsidRPr="00232BDB">
        <w:rPr>
          <w:rStyle w:val="Hervorhebung"/>
        </w:rPr>
        <w:t>in der Ausbildung</w:t>
      </w:r>
      <w:r w:rsidR="00E12E75">
        <w:t>)</w:t>
      </w:r>
    </w:p>
    <w:p w14:paraId="0EAAA0CB" w14:textId="77777777" w:rsidR="00E12E75" w:rsidRDefault="00E12E75" w:rsidP="00D16C48">
      <w:pPr>
        <w:pStyle w:val="Listenabsatz"/>
      </w:pPr>
      <w:r>
        <w:t>Berufserfahrung (</w:t>
      </w:r>
      <w:r w:rsidR="00D66EB4">
        <w:t xml:space="preserve">kategorial: </w:t>
      </w:r>
      <w:r w:rsidR="004B3991" w:rsidRPr="00232BDB">
        <w:rPr>
          <w:rStyle w:val="Hervorhebung"/>
        </w:rPr>
        <w:t>keine Berufserfahrung</w:t>
      </w:r>
      <w:r w:rsidR="004B3991">
        <w:t xml:space="preserve">, </w:t>
      </w:r>
      <w:r w:rsidR="004B3991" w:rsidRPr="00232BDB">
        <w:rPr>
          <w:rStyle w:val="Hervorhebung"/>
        </w:rPr>
        <w:t>weniger als 1 Jahr</w:t>
      </w:r>
      <w:r w:rsidR="004B3991">
        <w:t xml:space="preserve">, </w:t>
      </w:r>
      <w:r w:rsidR="004B3991" w:rsidRPr="00232BDB">
        <w:rPr>
          <w:rStyle w:val="Hervorhebung"/>
        </w:rPr>
        <w:t>1 bis 5 Jahre</w:t>
      </w:r>
      <w:r w:rsidR="004B3991">
        <w:t xml:space="preserve">, </w:t>
      </w:r>
      <w:r w:rsidR="00FE1CE5" w:rsidRPr="00232BDB">
        <w:rPr>
          <w:rStyle w:val="Hervorhebung"/>
        </w:rPr>
        <w:t>5 bis 10 Jahre</w:t>
      </w:r>
      <w:r w:rsidR="00FE1CE5">
        <w:t xml:space="preserve">, </w:t>
      </w:r>
      <w:r w:rsidR="00FE1CE5" w:rsidRPr="00232BDB">
        <w:rPr>
          <w:rStyle w:val="Hervorhebung"/>
        </w:rPr>
        <w:t>mehr als 10 Jahre</w:t>
      </w:r>
      <w:r w:rsidR="00FE1CE5">
        <w:t>)</w:t>
      </w:r>
    </w:p>
    <w:p w14:paraId="42E731BC" w14:textId="70FEC9B5" w:rsidR="00001D6E" w:rsidRDefault="00F02C92" w:rsidP="00001D6E">
      <w:r>
        <w:t xml:space="preserve">Anschließend wurden die 12 </w:t>
      </w:r>
      <w:r w:rsidR="003E0909">
        <w:t>Items</w:t>
      </w:r>
      <w:r>
        <w:t xml:space="preserve"> des </w:t>
      </w:r>
      <w:r w:rsidR="00491CE7">
        <w:t>deutsch</w:t>
      </w:r>
      <w:r w:rsidR="00681492">
        <w:t>sprachigen</w:t>
      </w:r>
      <w:r w:rsidR="00491CE7">
        <w:t xml:space="preserve"> </w:t>
      </w:r>
      <w:r>
        <w:t>ATTARI-12</w:t>
      </w:r>
      <w:r w:rsidR="00C30451">
        <w:t xml:space="preserve">-Fragebogens </w:t>
      </w:r>
      <w:sdt>
        <w:sdtPr>
          <w:alias w:val="To edit, see citavi.com/edit"/>
          <w:tag w:val="CitaviPlaceholder#0fe39e21-dd23-41df-8e70-edf9dd8bf1d8"/>
          <w:id w:val="1917513059"/>
          <w:placeholder>
            <w:docPart w:val="54EA776B6DCE424190761F18C6A5AEBE"/>
          </w:placeholder>
        </w:sdtPr>
        <w:sdtContent>
          <w:r w:rsidR="00CE0D6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GQxYzE1LTM0NDQtNDI4ZC05ODhkLWQ2Nzg0YThhZjlkMi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wZmUzOWUyMS1kZDIzLTQxZGYtOGU3MC1lZGY5ZGQ4YmYxZDgiLCJUZXh0IjoiKFN0ZWluIGV0IGFsLiwgMjAyNCkiLCJXQUlWZXJzaW9uIjoiNi4xOS4yLjEifQ==}</w:instrText>
          </w:r>
          <w:r w:rsidR="00CE0D64" w:rsidRPr="00772A1D">
            <w:fldChar w:fldCharType="separate"/>
          </w:r>
          <w:r w:rsidR="00DC3234">
            <w:t>(Stein et al., 2024)</w:t>
          </w:r>
          <w:r w:rsidR="00CE0D64" w:rsidRPr="00772A1D">
            <w:fldChar w:fldCharType="end"/>
          </w:r>
        </w:sdtContent>
      </w:sdt>
      <w:r w:rsidR="00E611E6">
        <w:t xml:space="preserve"> </w:t>
      </w:r>
      <w:r w:rsidR="000D0E35">
        <w:t>in drei Blöcken erfasst</w:t>
      </w:r>
      <w:r w:rsidR="00C30451">
        <w:t>. Die vollständigen Fragen finden sich im</w:t>
      </w:r>
      <w:r w:rsidR="006B0FCA">
        <w:t xml:space="preserve"> </w:t>
      </w:r>
      <w:r w:rsidR="006B0FCA">
        <w:fldChar w:fldCharType="begin"/>
      </w:r>
      <w:r w:rsidR="006B0FCA">
        <w:instrText xml:space="preserve"> REF _Ref191215312 \h </w:instrText>
      </w:r>
      <w:r w:rsidR="006B0FCA">
        <w:fldChar w:fldCharType="separate"/>
      </w:r>
      <w:r w:rsidR="001C33C1" w:rsidRPr="00772A1D">
        <w:t>Anhang</w:t>
      </w:r>
      <w:r w:rsidR="006B0FCA">
        <w:fldChar w:fldCharType="end"/>
      </w:r>
      <w:r w:rsidR="00971A20">
        <w:t xml:space="preserve"> </w:t>
      </w:r>
      <w:r w:rsidR="00971A20">
        <w:fldChar w:fldCharType="begin"/>
      </w:r>
      <w:r w:rsidR="00971A20">
        <w:instrText xml:space="preserve"> REF _Ref191296756 \h </w:instrText>
      </w:r>
      <w:r w:rsidR="00971A20">
        <w:fldChar w:fldCharType="separate"/>
      </w:r>
      <w:r w:rsidR="001C33C1">
        <w:t xml:space="preserve">Items des </w:t>
      </w:r>
      <w:r w:rsidR="001C33C1" w:rsidRPr="00772A1D">
        <w:t>ATTARI-12</w:t>
      </w:r>
      <w:r w:rsidR="00971A20">
        <w:fldChar w:fldCharType="end"/>
      </w:r>
      <w:r w:rsidR="00C30451">
        <w:t>.</w:t>
      </w:r>
      <w:r w:rsidR="00491CE7">
        <w:t xml:space="preserve"> </w:t>
      </w:r>
      <w:r w:rsidR="00E611E6">
        <w:t>Diese Werte wurden auf einer 5-stufigen Likert-Skala</w:t>
      </w:r>
      <w:r w:rsidR="00FA5623">
        <w:t xml:space="preserve"> (1 =</w:t>
      </w:r>
      <w:r w:rsidR="00FA5623" w:rsidRPr="00FA5623">
        <w:t xml:space="preserve"> </w:t>
      </w:r>
      <w:r w:rsidR="00FA5623" w:rsidRPr="005062EC">
        <w:rPr>
          <w:rStyle w:val="Hervorhebung"/>
        </w:rPr>
        <w:t>stimme überhaupt nicht zu</w:t>
      </w:r>
      <w:r w:rsidR="00FA5623">
        <w:t xml:space="preserve">, 5 = </w:t>
      </w:r>
      <w:r w:rsidR="00FA5623" w:rsidRPr="005062EC">
        <w:rPr>
          <w:rStyle w:val="Hervorhebung"/>
        </w:rPr>
        <w:t>stimme voll zu</w:t>
      </w:r>
      <w:r w:rsidR="00FA5623">
        <w:t>)</w:t>
      </w:r>
      <w:r w:rsidR="00627F6A">
        <w:t xml:space="preserve"> erfasst.</w:t>
      </w:r>
      <w:r w:rsidR="0097097B">
        <w:t xml:space="preserve"> </w:t>
      </w:r>
    </w:p>
    <w:p w14:paraId="61DA8142" w14:textId="3A5D58EE" w:rsidR="00091DE2" w:rsidRDefault="0043611A" w:rsidP="00917FCC">
      <w:r>
        <w:t xml:space="preserve">Im nächsten Schritt erfolgte </w:t>
      </w:r>
      <w:r w:rsidR="00DA0EC1">
        <w:t xml:space="preserve">eine Erläuterung des Begriffs </w:t>
      </w:r>
      <w:r w:rsidR="008403EA">
        <w:t xml:space="preserve">GenKI </w:t>
      </w:r>
      <w:r w:rsidR="00932BFA">
        <w:t xml:space="preserve">(siehe </w:t>
      </w:r>
      <w:r w:rsidR="00680336">
        <w:fldChar w:fldCharType="begin"/>
      </w:r>
      <w:r w:rsidR="00680336">
        <w:instrText xml:space="preserve"> REF _Ref191314098 \h </w:instrText>
      </w:r>
      <w:r w:rsidR="00680336">
        <w:fldChar w:fldCharType="separate"/>
      </w:r>
      <w:r w:rsidR="001C33C1">
        <w:t xml:space="preserve">Abbildung </w:t>
      </w:r>
      <w:r w:rsidR="001C33C1">
        <w:rPr>
          <w:noProof/>
        </w:rPr>
        <w:t>2</w:t>
      </w:r>
      <w:r w:rsidR="00680336">
        <w:fldChar w:fldCharType="end"/>
      </w:r>
      <w:r w:rsidR="00932BFA">
        <w:t xml:space="preserve">) </w:t>
      </w:r>
      <w:r w:rsidR="00064221">
        <w:t xml:space="preserve">und </w:t>
      </w:r>
      <w:r>
        <w:t>eine Abfrage</w:t>
      </w:r>
      <w:r w:rsidR="00E61003">
        <w:t>,</w:t>
      </w:r>
      <w:r>
        <w:t xml:space="preserve"> </w:t>
      </w:r>
      <w:r w:rsidR="006F6718">
        <w:t xml:space="preserve">wie die </w:t>
      </w:r>
      <w:r w:rsidR="008403EA">
        <w:t>Teilnehmenden</w:t>
      </w:r>
      <w:r w:rsidR="006F6718">
        <w:t xml:space="preserve"> ihre Erfahrung mit </w:t>
      </w:r>
      <w:r w:rsidR="008403EA">
        <w:t>GenKI</w:t>
      </w:r>
      <w:r w:rsidR="006F6718">
        <w:t xml:space="preserve"> einschätzen. Diese erfolgte </w:t>
      </w:r>
      <w:r w:rsidR="00A808E4">
        <w:t>anhand</w:t>
      </w:r>
      <w:r w:rsidR="006F6718">
        <w:t xml:space="preserve"> einer 5-stufigen Likert-Skala (1 = </w:t>
      </w:r>
      <w:r w:rsidR="006F6718" w:rsidRPr="005062EC">
        <w:rPr>
          <w:rStyle w:val="Hervorhebung"/>
        </w:rPr>
        <w:t>sehr gering</w:t>
      </w:r>
      <w:r w:rsidR="006F6718">
        <w:t xml:space="preserve">, 5 = </w:t>
      </w:r>
      <w:r w:rsidR="006F6718" w:rsidRPr="005062EC">
        <w:rPr>
          <w:rStyle w:val="Hervorhebung"/>
        </w:rPr>
        <w:t>sehr hoch</w:t>
      </w:r>
      <w:r w:rsidR="006F6718">
        <w:t>).</w:t>
      </w:r>
      <w:r w:rsidR="00C8225D" w:rsidRPr="00C8225D">
        <w:t xml:space="preserve"> </w:t>
      </w:r>
    </w:p>
    <w:p w14:paraId="3D6A5F82" w14:textId="34DEE302" w:rsidR="00917FCC" w:rsidRDefault="00917FCC" w:rsidP="00917FCC">
      <w:pPr>
        <w:pStyle w:val="Abbildung"/>
      </w:pPr>
      <w:r w:rsidRPr="00435473">
        <w:rPr>
          <w:noProof/>
        </w:rPr>
        <w:drawing>
          <wp:inline distT="0" distB="0" distL="0" distR="0" wp14:anchorId="65B782F7" wp14:editId="63CE8874">
            <wp:extent cx="5399405" cy="1216660"/>
            <wp:effectExtent l="19050" t="19050" r="10795" b="21590"/>
            <wp:docPr id="1275175630" name="Grafik 1" descr="Ein Bild, das Text, Schrift, Screenshot, Algebr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63679" name="Grafik 1" descr="Ein Bild, das Text, Schrift, Screenshot, Algebra enthält.&#10;&#10;KI-generierte Inhalte können fehlerhaft sein."/>
                    <pic:cNvPicPr/>
                  </pic:nvPicPr>
                  <pic:blipFill>
                    <a:blip r:embed="rId13"/>
                    <a:stretch>
                      <a:fillRect/>
                    </a:stretch>
                  </pic:blipFill>
                  <pic:spPr>
                    <a:xfrm>
                      <a:off x="0" y="0"/>
                      <a:ext cx="5399405" cy="1216660"/>
                    </a:xfrm>
                    <a:prstGeom prst="rect">
                      <a:avLst/>
                    </a:prstGeom>
                    <a:ln>
                      <a:solidFill>
                        <a:schemeClr val="tx1">
                          <a:lumMod val="65000"/>
                          <a:lumOff val="35000"/>
                        </a:schemeClr>
                      </a:solidFill>
                    </a:ln>
                  </pic:spPr>
                </pic:pic>
              </a:graphicData>
            </a:graphic>
          </wp:inline>
        </w:drawing>
      </w:r>
    </w:p>
    <w:p w14:paraId="2904840F" w14:textId="26F81AE7" w:rsidR="00917FCC" w:rsidRDefault="00917FCC" w:rsidP="00917FCC">
      <w:pPr>
        <w:pStyle w:val="Beschriftung"/>
        <w:rPr>
          <w:i w:val="0"/>
          <w:iCs w:val="0"/>
        </w:rPr>
      </w:pPr>
      <w:bookmarkStart w:id="173" w:name="_Ref191314098"/>
      <w:bookmarkStart w:id="174" w:name="_Toc191314540"/>
      <w:r>
        <w:t xml:space="preserve">Abbildung </w:t>
      </w:r>
      <w:r>
        <w:fldChar w:fldCharType="begin"/>
      </w:r>
      <w:r>
        <w:instrText xml:space="preserve"> SEQ Abbildung \* ARABIC </w:instrText>
      </w:r>
      <w:r>
        <w:fldChar w:fldCharType="separate"/>
      </w:r>
      <w:r w:rsidR="003C61ED">
        <w:rPr>
          <w:noProof/>
        </w:rPr>
        <w:t>2</w:t>
      </w:r>
      <w:r>
        <w:fldChar w:fldCharType="end"/>
      </w:r>
      <w:bookmarkEnd w:id="173"/>
      <w:r w:rsidR="00680336">
        <w:t xml:space="preserve"> </w:t>
      </w:r>
      <w:r w:rsidR="006C6844">
        <w:rPr>
          <w:i w:val="0"/>
          <w:iCs w:val="0"/>
        </w:rPr>
        <w:t>Erläuterung der GenKI für die Studienteilnehmenden</w:t>
      </w:r>
      <w:r w:rsidR="00680336">
        <w:rPr>
          <w:i w:val="0"/>
          <w:iCs w:val="0"/>
        </w:rPr>
        <w:t>.</w:t>
      </w:r>
      <w:bookmarkEnd w:id="174"/>
    </w:p>
    <w:p w14:paraId="5C781146" w14:textId="77777777" w:rsidR="006C6844" w:rsidRPr="006C6844" w:rsidRDefault="006C6844" w:rsidP="006C6844"/>
    <w:p w14:paraId="5616D14F" w14:textId="77777777" w:rsidR="003C111F" w:rsidRDefault="006804D5" w:rsidP="00001D6E">
      <w:r>
        <w:t xml:space="preserve">Im Folgenden </w:t>
      </w:r>
      <w:r w:rsidR="004B420B">
        <w:t>wurde</w:t>
      </w:r>
      <w:r w:rsidR="00A808E4">
        <w:t>n</w:t>
      </w:r>
      <w:r w:rsidR="004B420B">
        <w:t xml:space="preserve"> alle </w:t>
      </w:r>
      <w:r w:rsidR="008403EA">
        <w:t>Teilnehmenden</w:t>
      </w:r>
      <w:r w:rsidR="004B420B">
        <w:t xml:space="preserve"> gebeten, sich folgendes Szenario vorzustellen: „</w:t>
      </w:r>
      <w:r w:rsidR="004B420B" w:rsidRPr="004B420B">
        <w:t>Sie arbeiten in einer mittelständischen Firma. Die Geschäftsleitung Ihrer Firma hat entschieden, dass demnächst in verschiedenen Bereichen der Firma Generative KI für unterschiedliche Aufgaben eingesetzt werden soll.</w:t>
      </w:r>
      <w:r w:rsidR="004B420B">
        <w:t>“</w:t>
      </w:r>
      <w:r w:rsidR="008403EA">
        <w:t xml:space="preserve"> </w:t>
      </w:r>
    </w:p>
    <w:p w14:paraId="44689B37" w14:textId="2E5E3B4E" w:rsidR="003E74D3" w:rsidRPr="00982D61" w:rsidRDefault="006E59C6" w:rsidP="00001D6E">
      <w:r>
        <w:t>Nur i</w:t>
      </w:r>
      <w:r w:rsidR="00F55ABE">
        <w:t xml:space="preserve">n der Interventionsgruppe mit Maßnahmen wurde </w:t>
      </w:r>
      <w:r>
        <w:t>zusätzlich ein fiktiver Brief der Geschäftsleitung angezeigt</w:t>
      </w:r>
      <w:r w:rsidR="00C93FE1">
        <w:t>, mit der Bitte</w:t>
      </w:r>
      <w:r w:rsidR="00722949">
        <w:t>,</w:t>
      </w:r>
      <w:r w:rsidR="00C93FE1">
        <w:t xml:space="preserve"> diesen aufmerksam durchzulesen</w:t>
      </w:r>
      <w:r w:rsidR="00F2319D">
        <w:t xml:space="preserve"> (siehe</w:t>
      </w:r>
      <w:r w:rsidR="00DC2383">
        <w:t xml:space="preserve"> </w:t>
      </w:r>
      <w:r w:rsidR="00DC2383">
        <w:fldChar w:fldCharType="begin"/>
      </w:r>
      <w:r w:rsidR="00DC2383">
        <w:instrText xml:space="preserve"> REF _Ref191314328 \h </w:instrText>
      </w:r>
      <w:r w:rsidR="00DC2383">
        <w:fldChar w:fldCharType="separate"/>
      </w:r>
      <w:r w:rsidR="001C33C1" w:rsidRPr="00091DE2">
        <w:t xml:space="preserve">Abbildung </w:t>
      </w:r>
      <w:r w:rsidR="001C33C1">
        <w:rPr>
          <w:noProof/>
        </w:rPr>
        <w:t>3</w:t>
      </w:r>
      <w:r w:rsidR="00DC2383">
        <w:fldChar w:fldCharType="end"/>
      </w:r>
      <w:r w:rsidR="00CE0D64" w:rsidRPr="00982D61">
        <w:t>).</w:t>
      </w:r>
      <w:r w:rsidR="003C111F">
        <w:t xml:space="preserve"> Der Brief stellt die zentrale vertrauensbildende Maßnahme in der vorliegenden Untersuchung dar. Er wurde </w:t>
      </w:r>
      <w:r w:rsidR="00303EB2">
        <w:t>aus den vier</w:t>
      </w:r>
      <w:r w:rsidR="00B76F25">
        <w:t xml:space="preserve"> Einflussfaktoren</w:t>
      </w:r>
      <w:r w:rsidR="000A17B5">
        <w:t xml:space="preserve"> Leistungserwartung, Au</w:t>
      </w:r>
      <w:r w:rsidR="007F10F8">
        <w:t>f</w:t>
      </w:r>
      <w:r w:rsidR="000A17B5">
        <w:t xml:space="preserve">wandserwartung, sozialer Einfluss und </w:t>
      </w:r>
      <w:r w:rsidR="00EE4BC7">
        <w:t>unterstützende Rahmenbedingungen</w:t>
      </w:r>
      <w:r w:rsidR="00303EB2">
        <w:t xml:space="preserve"> </w:t>
      </w:r>
      <w:r w:rsidR="003C111F">
        <w:t xml:space="preserve">abgeleitet </w:t>
      </w:r>
      <w:r w:rsidR="00EE4BC7">
        <w:t xml:space="preserve">des </w:t>
      </w:r>
      <w:r w:rsidR="003C111F">
        <w:t>UTAUT-Modell</w:t>
      </w:r>
      <w:r w:rsidR="00EE4BC7">
        <w:t xml:space="preserve">s </w:t>
      </w:r>
      <w:sdt>
        <w:sdtPr>
          <w:alias w:val="To edit, see citavi.com/edit"/>
          <w:tag w:val="CitaviPlaceholder#6cbda409-e8e8-4b7c-b329-abd2d9682c6c"/>
          <w:id w:val="-1986311300"/>
          <w:placeholder>
            <w:docPart w:val="0353E1540CEE4189AD8FB7A60EBBB4D8"/>
          </w:placeholder>
        </w:sdtPr>
        <w:sdtEndPr/>
        <w:sdtContent>
          <w:r w:rsidR="00EE4BC7">
            <w:fldChar w:fldCharType="begin"/>
          </w:r>
          <w:r w:rsidR="00EE4BC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ZmY0Y2IzLTlhOGQtNDdiMy05OWRjLTk0NTJhYjU3MWI5My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NmNiZGE0MDktZThlOC00YjdjLWIzMjktYWJkMmQ5NjgyYzZjIiwiVGV4dCI6IihWZW5rYXRlc2ggZXQgYWwuLCAyMDAzKSIsIldBSVZlcnNpb24iOiI2LjE5LjIuMSJ9}</w:instrText>
          </w:r>
          <w:r w:rsidR="00EE4BC7">
            <w:fldChar w:fldCharType="separate"/>
          </w:r>
          <w:r w:rsidR="007E1F3A">
            <w:t>(Venkatesh et al., 2003)</w:t>
          </w:r>
          <w:r w:rsidR="00EE4BC7">
            <w:fldChar w:fldCharType="end"/>
          </w:r>
        </w:sdtContent>
      </w:sdt>
      <w:r w:rsidR="00607716">
        <w:t xml:space="preserve"> abgeleitet. </w:t>
      </w:r>
    </w:p>
    <w:p w14:paraId="7C176CCF" w14:textId="77777777" w:rsidR="004A5869" w:rsidRDefault="001E2106" w:rsidP="00001D6E">
      <w:r w:rsidRPr="00B02419">
        <w:rPr>
          <w:rStyle w:val="Hervorhebung"/>
        </w:rPr>
        <w:lastRenderedPageBreak/>
        <w:t>Leistungserwartung</w:t>
      </w:r>
      <w:r w:rsidR="00B02419">
        <w:t xml:space="preserve">: </w:t>
      </w:r>
      <w:r w:rsidR="00E41230">
        <w:t>„</w:t>
      </w:r>
      <w:r w:rsidR="00B02419">
        <w:t>Die GenKI wird euch von lästigen Routinearbeiten entlasten und euch helfen, noch kreativer und erfolgreicher zu arbeiten.</w:t>
      </w:r>
      <w:r w:rsidR="00E41230">
        <w:t>“</w:t>
      </w:r>
      <w:r w:rsidR="00B02419">
        <w:t xml:space="preserve"> </w:t>
      </w:r>
    </w:p>
    <w:p w14:paraId="29B64D9E" w14:textId="77777777" w:rsidR="00FD3571" w:rsidRDefault="00FD3571" w:rsidP="00FD3571">
      <w:r w:rsidRPr="00427994">
        <w:rPr>
          <w:rStyle w:val="Hervorhebung"/>
        </w:rPr>
        <w:t>Sozialer Einfluss</w:t>
      </w:r>
      <w:r>
        <w:t xml:space="preserve">: </w:t>
      </w:r>
      <w:r w:rsidR="00EA111C">
        <w:t>„</w:t>
      </w:r>
      <w:r>
        <w:t>Natürlich haben wir auch den Betriebsrat eingebunden, der die Einführung der GenKI ausdrücklich befürwortet.</w:t>
      </w:r>
      <w:r w:rsidR="00EA111C">
        <w:t>“</w:t>
      </w:r>
      <w:r>
        <w:t xml:space="preserve"> </w:t>
      </w:r>
    </w:p>
    <w:p w14:paraId="51CC6929" w14:textId="77777777" w:rsidR="001E2106" w:rsidRDefault="001E2106" w:rsidP="00001D6E">
      <w:r w:rsidRPr="00427994">
        <w:rPr>
          <w:rStyle w:val="Hervorhebung"/>
        </w:rPr>
        <w:t>Aufwandserwartung</w:t>
      </w:r>
      <w:r w:rsidR="00B02419">
        <w:t xml:space="preserve">: </w:t>
      </w:r>
      <w:r w:rsidR="00EA111C">
        <w:t>„</w:t>
      </w:r>
      <w:r w:rsidR="003A4C0D">
        <w:t>Die GenKI ist einfach und intuitiv zu bedienen und fügt sich nahtlos</w:t>
      </w:r>
      <w:r w:rsidR="00FD3571">
        <w:t xml:space="preserve"> in eure Arbeitsumgebung ein.</w:t>
      </w:r>
      <w:r w:rsidR="00EA111C">
        <w:t>“</w:t>
      </w:r>
      <w:r w:rsidR="00FD3571">
        <w:t xml:space="preserve"> </w:t>
      </w:r>
    </w:p>
    <w:p w14:paraId="29EB1DAB" w14:textId="77777777" w:rsidR="001E2106" w:rsidRDefault="001E2106" w:rsidP="00001D6E">
      <w:r w:rsidRPr="00427994">
        <w:rPr>
          <w:rStyle w:val="Hervorhebung"/>
        </w:rPr>
        <w:t>Unterstützende Rahmenbedingungen</w:t>
      </w:r>
      <w:r w:rsidR="00427994">
        <w:t>:</w:t>
      </w:r>
      <w:r w:rsidR="0096091D">
        <w:t xml:space="preserve"> </w:t>
      </w:r>
      <w:r w:rsidR="00EA111C">
        <w:t>„</w:t>
      </w:r>
      <w:r w:rsidR="0096091D">
        <w:t>Außerdem unter</w:t>
      </w:r>
      <w:r w:rsidR="00E01384">
        <w:t>stützen wir euch mit Schulungen und einem Support-Team, das euch jederzeit zur Seite steht.</w:t>
      </w:r>
      <w:r w:rsidR="00EA111C">
        <w:t>“</w:t>
      </w:r>
      <w:r w:rsidR="00E01384">
        <w:t xml:space="preserve"> </w:t>
      </w:r>
    </w:p>
    <w:p w14:paraId="35AFBBA8" w14:textId="77777777" w:rsidR="00C76D4B" w:rsidRDefault="00301EC7" w:rsidP="00C76D4B">
      <w:r w:rsidRPr="001621FF">
        <w:rPr>
          <w:rStyle w:val="Hervorhebung"/>
        </w:rPr>
        <w:t>Leistungserwartung</w:t>
      </w:r>
      <w:r w:rsidR="001621FF">
        <w:t xml:space="preserve">: </w:t>
      </w:r>
      <w:r w:rsidR="00EA111C">
        <w:t>„</w:t>
      </w:r>
      <w:r w:rsidR="001621FF">
        <w:t>Wir wünschen euch einen guten Start mit der neuen Technologie, die eine Bereicherung für unser zukunftsorientiertes Unternehmen sein wird.</w:t>
      </w:r>
      <w:r w:rsidR="00EA111C">
        <w:t>“</w:t>
      </w:r>
      <w:bookmarkStart w:id="175" w:name="_Ref191209923"/>
      <w:bookmarkStart w:id="176" w:name="_Toc191215392"/>
    </w:p>
    <w:p w14:paraId="78482795" w14:textId="0323712C" w:rsidR="00DC2383" w:rsidRDefault="00DC2383" w:rsidP="00C76D4B">
      <w:pPr>
        <w:pStyle w:val="Beschriftung"/>
      </w:pPr>
      <w:r w:rsidRPr="003E74D3">
        <w:rPr>
          <w:noProof/>
        </w:rPr>
        <w:drawing>
          <wp:inline distT="0" distB="0" distL="0" distR="0" wp14:anchorId="01B96A26" wp14:editId="5F08456B">
            <wp:extent cx="5399405" cy="2877820"/>
            <wp:effectExtent l="19050" t="19050" r="10795" b="17780"/>
            <wp:docPr id="139500493"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0493" name="Grafik 1" descr="Ein Bild, das Text, Screenshot, Schrift, Dokument enthält.&#10;&#10;Automatisch generierte Beschreibung"/>
                    <pic:cNvPicPr/>
                  </pic:nvPicPr>
                  <pic:blipFill>
                    <a:blip r:embed="rId14"/>
                    <a:stretch>
                      <a:fillRect/>
                    </a:stretch>
                  </pic:blipFill>
                  <pic:spPr>
                    <a:xfrm>
                      <a:off x="0" y="0"/>
                      <a:ext cx="5399405" cy="2877820"/>
                    </a:xfrm>
                    <a:prstGeom prst="rect">
                      <a:avLst/>
                    </a:prstGeom>
                    <a:ln>
                      <a:solidFill>
                        <a:schemeClr val="tx1">
                          <a:lumMod val="65000"/>
                          <a:lumOff val="35000"/>
                        </a:schemeClr>
                      </a:solidFill>
                    </a:ln>
                  </pic:spPr>
                </pic:pic>
              </a:graphicData>
            </a:graphic>
          </wp:inline>
        </w:drawing>
      </w:r>
    </w:p>
    <w:p w14:paraId="49D1E657" w14:textId="5C9B5912" w:rsidR="00CE0D64" w:rsidRPr="00C76D4B" w:rsidRDefault="00CE0D64" w:rsidP="00C76D4B">
      <w:pPr>
        <w:pStyle w:val="Beschriftung"/>
      </w:pPr>
      <w:bookmarkStart w:id="177" w:name="_Ref191314328"/>
      <w:bookmarkStart w:id="178" w:name="_Toc191314541"/>
      <w:r w:rsidRPr="00091DE2">
        <w:t xml:space="preserve">Abbildung </w:t>
      </w:r>
      <w:r w:rsidR="00496396" w:rsidRPr="00091DE2">
        <w:fldChar w:fldCharType="begin"/>
      </w:r>
      <w:r w:rsidR="00496396" w:rsidRPr="00091DE2">
        <w:instrText xml:space="preserve"> SEQ Abbildung \* ARABIC </w:instrText>
      </w:r>
      <w:r w:rsidR="00496396" w:rsidRPr="00091DE2">
        <w:fldChar w:fldCharType="separate"/>
      </w:r>
      <w:r w:rsidR="003C61ED">
        <w:rPr>
          <w:noProof/>
        </w:rPr>
        <w:t>3</w:t>
      </w:r>
      <w:r w:rsidR="00496396" w:rsidRPr="00091DE2">
        <w:fldChar w:fldCharType="end"/>
      </w:r>
      <w:bookmarkEnd w:id="175"/>
      <w:bookmarkEnd w:id="177"/>
      <w:r w:rsidR="00091DE2" w:rsidRPr="00091DE2">
        <w:t xml:space="preserve"> </w:t>
      </w:r>
      <w:r w:rsidRPr="00C76D4B">
        <w:rPr>
          <w:i w:val="0"/>
          <w:iCs w:val="0"/>
        </w:rPr>
        <w:t>Fiktiver Brief der Geschäftsleitung</w:t>
      </w:r>
      <w:bookmarkEnd w:id="176"/>
      <w:bookmarkEnd w:id="178"/>
    </w:p>
    <w:p w14:paraId="147E6DDA" w14:textId="6EF9E2D8" w:rsidR="006F6718" w:rsidRDefault="006F6718" w:rsidP="000E3DB6">
      <w:pPr>
        <w:pStyle w:val="Beschriftung"/>
      </w:pPr>
    </w:p>
    <w:p w14:paraId="5148FA4B" w14:textId="484B5B69" w:rsidR="00DA6D6D" w:rsidRDefault="002C041E" w:rsidP="00001D6E">
      <w:r>
        <w:t>Anschließend wurden d</w:t>
      </w:r>
      <w:r w:rsidR="00635678">
        <w:t>en</w:t>
      </w:r>
      <w:r>
        <w:t xml:space="preserve"> </w:t>
      </w:r>
      <w:r w:rsidR="008403EA">
        <w:t>Teilnehmenden</w:t>
      </w:r>
      <w:r>
        <w:t xml:space="preserve"> </w:t>
      </w:r>
      <w:r w:rsidR="00635678">
        <w:t>folgende Frage präsentiert: „</w:t>
      </w:r>
      <w:r w:rsidR="00635678" w:rsidRPr="00635678">
        <w:t>Wie hoch ist Ihre persönliche Akzeptanz für die Einführung von GenKI in folgenden Aufgabenfeldern?</w:t>
      </w:r>
      <w:r w:rsidR="00635678">
        <w:t>“</w:t>
      </w:r>
      <w:r w:rsidR="0014025F">
        <w:t xml:space="preserve">. Je nach Versuchsgruppe wurden </w:t>
      </w:r>
      <w:r w:rsidR="008B03A5">
        <w:t xml:space="preserve">darunter </w:t>
      </w:r>
      <w:r w:rsidR="005A0D2E">
        <w:t xml:space="preserve">entweder </w:t>
      </w:r>
      <w:r w:rsidR="0014025F">
        <w:t xml:space="preserve">die drei subjektiven oder die drei objektiven Anwendungsfelder </w:t>
      </w:r>
      <w:r w:rsidR="00B45568">
        <w:t>angezeigt. Die Reihenfolge der Anwendungsfelder wurde dabei randomisiert</w:t>
      </w:r>
      <w:r w:rsidR="008B03A5">
        <w:t>, um Reihenfolgeeffekte auszuschließen</w:t>
      </w:r>
      <w:r w:rsidR="00D55A81">
        <w:t xml:space="preserve">. Die Abfrage der Akzeptanz in den jeweiligen Anwendungsfeldern erfolgte mittels 5-stufiger Likert-Skala (1 = </w:t>
      </w:r>
      <w:r w:rsidR="00374966" w:rsidRPr="00D43580">
        <w:rPr>
          <w:rStyle w:val="Hervorhebung"/>
        </w:rPr>
        <w:t>sehr gering</w:t>
      </w:r>
      <w:r w:rsidR="00AD2DBF">
        <w:t xml:space="preserve">, 5 = </w:t>
      </w:r>
      <w:r w:rsidR="00AD2DBF" w:rsidRPr="005062EC">
        <w:rPr>
          <w:rStyle w:val="Hervorhebung"/>
        </w:rPr>
        <w:t>sehr hoch</w:t>
      </w:r>
      <w:r w:rsidR="00AD2DBF">
        <w:t xml:space="preserve">). </w:t>
      </w:r>
    </w:p>
    <w:p w14:paraId="77B6EEA0" w14:textId="0CB3C797" w:rsidR="00E8522D" w:rsidRDefault="00D357A4" w:rsidP="00001D6E">
      <w:r>
        <w:t xml:space="preserve">Im nächsten Schritt wurde ein </w:t>
      </w:r>
      <w:r w:rsidR="00797435">
        <w:t xml:space="preserve">Aufmerksamkeitstest vorgenommen, </w:t>
      </w:r>
      <w:r w:rsidR="005838D8">
        <w:t>mit der Frage „</w:t>
      </w:r>
      <w:r w:rsidR="005838D8" w:rsidRPr="005838D8">
        <w:t xml:space="preserve">Sie haben gerade für mehrere Aufgabenfelder angegeben, wie hoch Ihre </w:t>
      </w:r>
      <w:r w:rsidR="005838D8" w:rsidRPr="005838D8">
        <w:lastRenderedPageBreak/>
        <w:t>Akzeptanz für den Einsatz von GenKI ist. Wie viele Aufgabenfelder waren das?</w:t>
      </w:r>
      <w:r w:rsidR="005838D8">
        <w:t>“</w:t>
      </w:r>
      <w:r w:rsidR="00420BC5">
        <w:t>.</w:t>
      </w:r>
      <w:r w:rsidR="00067C09">
        <w:t xml:space="preserve"> </w:t>
      </w:r>
      <w:r w:rsidR="00A00444">
        <w:t xml:space="preserve">Als </w:t>
      </w:r>
      <w:r w:rsidR="00067C09">
        <w:t xml:space="preserve">Antworten </w:t>
      </w:r>
      <w:r w:rsidR="00A00444">
        <w:t xml:space="preserve">musste eine Zahl zwischen </w:t>
      </w:r>
      <w:r w:rsidR="00067C09">
        <w:t xml:space="preserve">1 </w:t>
      </w:r>
      <w:r w:rsidR="00A00444">
        <w:t xml:space="preserve">und </w:t>
      </w:r>
      <w:r w:rsidR="00067C09">
        <w:t>5</w:t>
      </w:r>
      <w:r w:rsidR="00A00444">
        <w:t xml:space="preserve"> gewählt werden.</w:t>
      </w:r>
    </w:p>
    <w:p w14:paraId="3FED7918" w14:textId="77777777" w:rsidR="007D48EF" w:rsidRDefault="00CF4802" w:rsidP="00001D6E">
      <w:r>
        <w:t>Danach</w:t>
      </w:r>
      <w:r w:rsidR="007D48EF">
        <w:t xml:space="preserve"> </w:t>
      </w:r>
      <w:r w:rsidR="001D3336">
        <w:t xml:space="preserve">wurden </w:t>
      </w:r>
      <w:r w:rsidR="001C5B0B">
        <w:t xml:space="preserve">den </w:t>
      </w:r>
      <w:r>
        <w:t>Befragten</w:t>
      </w:r>
      <w:r w:rsidR="001D3336">
        <w:t xml:space="preserve"> </w:t>
      </w:r>
      <w:r w:rsidR="001C5B0B">
        <w:t xml:space="preserve">noch einmal die drei </w:t>
      </w:r>
      <w:r w:rsidR="00CA33B4">
        <w:t>Aufgabenfelder</w:t>
      </w:r>
      <w:r w:rsidR="001C5B0B">
        <w:t xml:space="preserve"> </w:t>
      </w:r>
      <w:r w:rsidR="00401445">
        <w:t xml:space="preserve">präsentiert mit der </w:t>
      </w:r>
      <w:r w:rsidR="006E6934">
        <w:t>B</w:t>
      </w:r>
      <w:r w:rsidR="00401445">
        <w:t xml:space="preserve">itte, </w:t>
      </w:r>
      <w:r w:rsidR="00556A90">
        <w:t xml:space="preserve">einzuschätzen, ob diese als eher </w:t>
      </w:r>
      <w:r w:rsidR="00556A90" w:rsidRPr="00CA33B4">
        <w:rPr>
          <w:rStyle w:val="Hervorhebung"/>
        </w:rPr>
        <w:t>subjektiv</w:t>
      </w:r>
      <w:r w:rsidR="0042712A">
        <w:t xml:space="preserve"> </w:t>
      </w:r>
      <w:r w:rsidR="0042712A" w:rsidRPr="0042712A">
        <w:t>(lassen Raum für Interpretation, beruhen auf persönlicher Meinung oder benötigen Intuition)</w:t>
      </w:r>
      <w:r w:rsidR="00556A90">
        <w:t xml:space="preserve"> oder eher </w:t>
      </w:r>
      <w:r w:rsidR="00556A90" w:rsidRPr="00CA33B4">
        <w:rPr>
          <w:rStyle w:val="Hervorhebung"/>
        </w:rPr>
        <w:t>objektiv</w:t>
      </w:r>
      <w:r w:rsidR="00556A90">
        <w:t xml:space="preserve"> </w:t>
      </w:r>
      <w:r w:rsidR="0042712A" w:rsidRPr="0042712A">
        <w:t>(faktenbasiert, quantifizierbar und messbar)</w:t>
      </w:r>
      <w:r w:rsidR="0042712A">
        <w:t xml:space="preserve"> </w:t>
      </w:r>
      <w:r w:rsidR="00556A90">
        <w:t>eingeschätzt werden</w:t>
      </w:r>
      <w:r w:rsidR="00EB7EF4">
        <w:t xml:space="preserve">. </w:t>
      </w:r>
      <w:r w:rsidR="00464796">
        <w:t xml:space="preserve">Dies wurde als Entscheidungsfrage mit zwei </w:t>
      </w:r>
      <w:r w:rsidR="006E6934">
        <w:t>Antwortoptionen abgefragt.</w:t>
      </w:r>
    </w:p>
    <w:p w14:paraId="144B690F" w14:textId="77777777" w:rsidR="007F4FE6" w:rsidRDefault="00CF4802" w:rsidP="00001D6E">
      <w:r>
        <w:t>Am Ende</w:t>
      </w:r>
      <w:r w:rsidR="007F4FE6">
        <w:t xml:space="preserve"> </w:t>
      </w:r>
      <w:r w:rsidR="00426662">
        <w:t xml:space="preserve">wurden die </w:t>
      </w:r>
      <w:r>
        <w:t>Teilnehmenden</w:t>
      </w:r>
      <w:r w:rsidR="00426662">
        <w:t xml:space="preserve"> </w:t>
      </w:r>
      <w:r w:rsidR="00BB3E3B">
        <w:t>gefragt</w:t>
      </w:r>
      <w:r w:rsidR="00426662">
        <w:t xml:space="preserve">, ob sie ernsthaft an der Studie teilgenommen </w:t>
      </w:r>
      <w:r w:rsidR="005A104C">
        <w:t xml:space="preserve">und alle Fragen zutreffend beantwortet </w:t>
      </w:r>
      <w:r w:rsidR="00426662">
        <w:t>haben</w:t>
      </w:r>
      <w:r w:rsidR="005A104C">
        <w:t xml:space="preserve"> und ob sie mit der Verarbeitung der Daten für </w:t>
      </w:r>
      <w:r w:rsidR="00F225CE">
        <w:t xml:space="preserve">die genannten Forschungszwecke einverstanden sind. Erst nach Abschluss dieser Fragen wurde </w:t>
      </w:r>
      <w:r w:rsidR="00622E1A">
        <w:t>der Datensatz in die Ergebnis</w:t>
      </w:r>
      <w:r w:rsidR="00655F2C">
        <w:t>menge aufgenommen.</w:t>
      </w:r>
    </w:p>
    <w:p w14:paraId="2C0A2809" w14:textId="77777777" w:rsidR="00535053" w:rsidRPr="0078560A" w:rsidRDefault="00535053" w:rsidP="00535053">
      <w:pPr>
        <w:pStyle w:val="berschrift2"/>
      </w:pPr>
      <w:bookmarkStart w:id="179" w:name="_Toc191314508"/>
      <w:r w:rsidRPr="0078560A">
        <w:t>Umgang mit fehlenden Daten</w:t>
      </w:r>
      <w:bookmarkEnd w:id="179"/>
      <w:r w:rsidRPr="0078560A">
        <w:t xml:space="preserve"> </w:t>
      </w:r>
    </w:p>
    <w:p w14:paraId="1CAEB4F8" w14:textId="7DE6E9DB" w:rsidR="00535053" w:rsidRPr="001D70BB" w:rsidRDefault="00535053" w:rsidP="001D70BB">
      <w:pPr>
        <w:ind w:left="-1"/>
        <w:rPr>
          <w:rStyle w:val="ToDo"/>
        </w:rPr>
      </w:pPr>
      <w:r w:rsidRPr="0078560A">
        <w:t xml:space="preserve">Alle Fragen der Studie </w:t>
      </w:r>
      <w:r>
        <w:t>waren</w:t>
      </w:r>
      <w:r w:rsidRPr="0078560A">
        <w:t xml:space="preserve"> obligatorisch und k</w:t>
      </w:r>
      <w:r>
        <w:t>o</w:t>
      </w:r>
      <w:r w:rsidRPr="0078560A">
        <w:t>nn</w:t>
      </w:r>
      <w:r>
        <w:t>t</w:t>
      </w:r>
      <w:r w:rsidRPr="0078560A">
        <w:t xml:space="preserve">en nicht ausgelassen werden. </w:t>
      </w:r>
      <w:r>
        <w:t>Es gibt also keine unvollständigen Datensätze</w:t>
      </w:r>
      <w:r w:rsidR="001D70BB">
        <w:t xml:space="preserve"> und es wurde keine Daten ergänzt. </w:t>
      </w:r>
    </w:p>
    <w:p w14:paraId="75613D72" w14:textId="77777777" w:rsidR="00E17E44" w:rsidRDefault="00820F15" w:rsidP="002D718A">
      <w:pPr>
        <w:pStyle w:val="berschrift2"/>
      </w:pPr>
      <w:bookmarkStart w:id="180" w:name="_Toc191314509"/>
      <w:r>
        <w:t>Analysen</w:t>
      </w:r>
      <w:bookmarkEnd w:id="180"/>
    </w:p>
    <w:p w14:paraId="2E7F36D3" w14:textId="5244EB9E" w:rsidR="00820F15" w:rsidRDefault="00820F15" w:rsidP="00820F15">
      <w:r>
        <w:t xml:space="preserve">Alle Analysen wurden mittels </w:t>
      </w:r>
      <w:r w:rsidR="005D7C6D">
        <w:t>der Software R in der Version 4.4</w:t>
      </w:r>
      <w:r w:rsidR="00FB51A2">
        <w:t xml:space="preserve"> </w:t>
      </w:r>
      <w:sdt>
        <w:sdtPr>
          <w:alias w:val="To edit, see citavi.com/edit"/>
          <w:tag w:val="CitaviPlaceholder#438a8fbe-b533-4981-bc33-96fe1a0c9c35"/>
          <w:id w:val="-1505506370"/>
          <w:placeholder>
            <w:docPart w:val="DefaultPlaceholder_-1854013440"/>
          </w:placeholder>
        </w:sdtPr>
        <w:sdtEndPr/>
        <w:sdtContent>
          <w:r w:rsidR="00FB51A2">
            <w:fldChar w:fldCharType="begin"/>
          </w:r>
          <w:r w:rsidR="004D610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ZDIzNjBjLWVjZDItNGU3NC05NjNlLTlhYWFiZWFlY2UzNiIsIlJhbmdlTGVuZ3RoIjoxOSwiUmVmZXJlbmNlSWQiOiJlMzYxMmRiMS00OTY0LTRhM2ItOTQzZi0xZGI1ODdiZjJkN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yLXByb2plY3Qub3JnLyIsIlVyaVN0cmluZyI6Imh0dHBzOi8vd3d3LnItcHJvamVjdC5vcmc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}</w:instrText>
          </w:r>
          <w:r w:rsidR="00FB51A2">
            <w:fldChar w:fldCharType="separate"/>
          </w:r>
          <w:r w:rsidR="001643B0">
            <w:t>(R Core Team, 2024)</w:t>
          </w:r>
          <w:r w:rsidR="00FB51A2">
            <w:fldChar w:fldCharType="end"/>
          </w:r>
        </w:sdtContent>
      </w:sdt>
      <w:r w:rsidR="00FB51A2">
        <w:t xml:space="preserve"> durchgeführt. </w:t>
      </w:r>
      <w:r w:rsidR="0077322A">
        <w:t xml:space="preserve">Die erhobenen Daten wurden durch die betreuende Professorin am </w:t>
      </w:r>
      <w:r w:rsidR="001052F1">
        <w:t>24</w:t>
      </w:r>
      <w:r w:rsidR="0077322A">
        <w:t>.01.25 als Export aus dem Unipark-System bereitgestellt.</w:t>
      </w:r>
      <w:r w:rsidR="00923E8F">
        <w:t xml:space="preserve"> Alle verwendeten R-Skripte</w:t>
      </w:r>
      <w:r w:rsidR="00DD373C">
        <w:t xml:space="preserve">, die </w:t>
      </w:r>
      <w:proofErr w:type="spellStart"/>
      <w:r w:rsidR="00DD373C">
        <w:t>Analyseergebnise</w:t>
      </w:r>
      <w:proofErr w:type="spellEnd"/>
      <w:r w:rsidR="00923E8F">
        <w:t xml:space="preserve"> und die erhobenen Daten </w:t>
      </w:r>
      <w:r w:rsidR="002236FE">
        <w:t>wurden als komprimiertes Dateiarchiv „</w:t>
      </w:r>
      <w:r w:rsidR="002236FE" w:rsidRPr="003C6C44">
        <w:t>GenKI-Studie-2025.zip</w:t>
      </w:r>
      <w:r w:rsidR="002236FE">
        <w:t>“ bereitgestellt</w:t>
      </w:r>
      <w:r w:rsidR="00CE0D64">
        <w:t xml:space="preserve"> (</w:t>
      </w:r>
      <w:r w:rsidR="009C71A0">
        <w:t xml:space="preserve">siehe Anhang </w:t>
      </w:r>
      <w:r w:rsidR="009C71A0" w:rsidRPr="009C71A0">
        <w:rPr>
          <w:i/>
        </w:rPr>
        <w:fldChar w:fldCharType="begin"/>
      </w:r>
      <w:r w:rsidR="009C71A0" w:rsidRPr="009C71A0">
        <w:rPr>
          <w:i/>
        </w:rPr>
        <w:instrText xml:space="preserve"> REF _Ref191639464 \h </w:instrText>
      </w:r>
      <w:r w:rsidR="009C71A0">
        <w:rPr>
          <w:i/>
        </w:rPr>
        <w:instrText xml:space="preserve"> \* MERGEFORMAT </w:instrText>
      </w:r>
      <w:r w:rsidR="009C71A0" w:rsidRPr="009C71A0">
        <w:rPr>
          <w:i/>
        </w:rPr>
      </w:r>
      <w:r w:rsidR="009C71A0" w:rsidRPr="009C71A0">
        <w:rPr>
          <w:i/>
        </w:rPr>
        <w:fldChar w:fldCharType="separate"/>
      </w:r>
      <w:r w:rsidR="009C71A0" w:rsidRPr="009C71A0">
        <w:rPr>
          <w:i/>
        </w:rPr>
        <w:t>Struktur der Quelldaten</w:t>
      </w:r>
      <w:r w:rsidR="009C71A0" w:rsidRPr="009C71A0">
        <w:rPr>
          <w:i/>
        </w:rPr>
        <w:fldChar w:fldCharType="end"/>
      </w:r>
      <w:r w:rsidR="00CE0D64">
        <w:t>).</w:t>
      </w:r>
    </w:p>
    <w:p w14:paraId="61671298" w14:textId="77777777" w:rsidR="002775D0" w:rsidRDefault="002775D0" w:rsidP="00820F15">
      <w:r>
        <w:t>Im ersten Schritt</w:t>
      </w:r>
      <w:r w:rsidR="00C6585E">
        <w:t xml:space="preserve"> der Analyse wurde der Datensatz auf die für die Auswertung benötigten </w:t>
      </w:r>
      <w:r w:rsidR="009127D6">
        <w:t>Spalten</w:t>
      </w:r>
      <w:r w:rsidR="00C6585E">
        <w:t xml:space="preserve"> reduziert und </w:t>
      </w:r>
      <w:r w:rsidR="00BE620C">
        <w:t xml:space="preserve">die kategorialen Daten wurden </w:t>
      </w:r>
      <w:r w:rsidR="00455C09">
        <w:t xml:space="preserve">als </w:t>
      </w:r>
      <w:r w:rsidR="00AF6039">
        <w:t>Faktoren (</w:t>
      </w:r>
      <w:proofErr w:type="spellStart"/>
      <w:r w:rsidR="00AF6039" w:rsidRPr="00AF6039">
        <w:rPr>
          <w:rStyle w:val="Hervorhebung"/>
        </w:rPr>
        <w:t>factor</w:t>
      </w:r>
      <w:proofErr w:type="spellEnd"/>
      <w:r w:rsidR="00AF6039">
        <w:t>)</w:t>
      </w:r>
      <w:r w:rsidR="00455C09">
        <w:t xml:space="preserve"> </w:t>
      </w:r>
      <w:r w:rsidR="00DA6F91">
        <w:t>in R kodiert.</w:t>
      </w:r>
      <w:r w:rsidR="003818F6">
        <w:t xml:space="preserve"> Außerdem erfolgte eine </w:t>
      </w:r>
      <w:r w:rsidR="00E5458F">
        <w:t>Umkodierung</w:t>
      </w:r>
      <w:r w:rsidR="003818F6">
        <w:t xml:space="preserve"> der </w:t>
      </w:r>
      <w:r w:rsidR="00E5458F">
        <w:t xml:space="preserve">negativen </w:t>
      </w:r>
      <w:r w:rsidR="003818F6">
        <w:t>ATTARI-12-</w:t>
      </w:r>
      <w:r w:rsidR="00E5458F">
        <w:t xml:space="preserve">Items, damit diese auf </w:t>
      </w:r>
      <w:r w:rsidR="001B496B">
        <w:t>derselben</w:t>
      </w:r>
      <w:r w:rsidR="00E5458F">
        <w:t xml:space="preserve"> Skala interpretiert </w:t>
      </w:r>
      <w:r w:rsidR="00E25089">
        <w:t>und der Gesamtwert als Mittelwert errechnet werden konnte</w:t>
      </w:r>
      <w:r w:rsidR="00894163">
        <w:t xml:space="preserve">, der als eigene Spalte </w:t>
      </w:r>
      <w:proofErr w:type="spellStart"/>
      <w:r w:rsidR="00894163" w:rsidRPr="000439C9">
        <w:rPr>
          <w:rStyle w:val="Hervorhebung"/>
        </w:rPr>
        <w:t>Einstellung</w:t>
      </w:r>
      <w:r w:rsidR="006755E5">
        <w:rPr>
          <w:rStyle w:val="Hervorhebung"/>
        </w:rPr>
        <w:t>_</w:t>
      </w:r>
      <w:r w:rsidR="00894163" w:rsidRPr="000439C9">
        <w:rPr>
          <w:rStyle w:val="Hervorhebung"/>
        </w:rPr>
        <w:t>KI</w:t>
      </w:r>
      <w:proofErr w:type="spellEnd"/>
      <w:r w:rsidR="00894163" w:rsidRPr="000439C9">
        <w:rPr>
          <w:rStyle w:val="Hervorhebung"/>
        </w:rPr>
        <w:t xml:space="preserve"> </w:t>
      </w:r>
      <w:r w:rsidR="00C33287">
        <w:t>dem Datensatz hinzugefügt w</w:t>
      </w:r>
      <w:r w:rsidR="000439C9">
        <w:t>urde</w:t>
      </w:r>
      <w:r w:rsidR="00E5458F">
        <w:t>.</w:t>
      </w:r>
      <w:r w:rsidR="00D35E17">
        <w:t xml:space="preserve"> </w:t>
      </w:r>
      <w:r w:rsidR="00610BAB">
        <w:t>A</w:t>
      </w:r>
      <w:r w:rsidR="004C634E">
        <w:t>us den erfassten Akzeptanzwerten</w:t>
      </w:r>
      <w:r w:rsidR="005E1442">
        <w:t xml:space="preserve"> </w:t>
      </w:r>
      <w:r w:rsidR="004C634E">
        <w:t xml:space="preserve">wurde </w:t>
      </w:r>
      <w:r w:rsidR="001E4625">
        <w:t xml:space="preserve">eine neue Spalte </w:t>
      </w:r>
      <w:r w:rsidR="001E4625" w:rsidRPr="000439C9">
        <w:rPr>
          <w:rStyle w:val="Hervorhebung"/>
        </w:rPr>
        <w:t>Akzeptanz</w:t>
      </w:r>
      <w:r w:rsidR="001E4625">
        <w:t xml:space="preserve"> als Mittelwert der </w:t>
      </w:r>
      <w:r w:rsidR="00E363D6">
        <w:t xml:space="preserve">drei </w:t>
      </w:r>
      <w:r w:rsidR="00C8063B">
        <w:t xml:space="preserve">objektiven </w:t>
      </w:r>
      <w:r w:rsidR="00BD3818">
        <w:t xml:space="preserve">bzw. subjektiven Akzeptanzspalten </w:t>
      </w:r>
      <w:r w:rsidR="0090123B">
        <w:t xml:space="preserve">(abhängig vom Anwendungsfeld) </w:t>
      </w:r>
      <w:r w:rsidR="00BD3818">
        <w:t>erstellt.</w:t>
      </w:r>
    </w:p>
    <w:p w14:paraId="4A41382B" w14:textId="77777777" w:rsidR="00D354B0" w:rsidRPr="0078560A" w:rsidRDefault="007656E2" w:rsidP="00D354B0">
      <w:pPr>
        <w:pStyle w:val="berschrift1"/>
      </w:pPr>
      <w:bookmarkStart w:id="181" w:name="_Toc191314510"/>
      <w:r>
        <w:lastRenderedPageBreak/>
        <w:t>Ergebnisse</w:t>
      </w:r>
      <w:bookmarkEnd w:id="181"/>
    </w:p>
    <w:p w14:paraId="4314B97D" w14:textId="77777777" w:rsidR="00CE0D64" w:rsidRPr="008E756A" w:rsidRDefault="00CE0D64" w:rsidP="008E756A">
      <w:r>
        <w:t xml:space="preserve">Die Ergebnisse der Analysen werden getrennt nach Messergebnissen, präregistrierten Hypothesen, </w:t>
      </w:r>
      <w:r w:rsidRPr="00DA7EB1">
        <w:t>Validitäts- und Reliabilitätsanalysen</w:t>
      </w:r>
      <w:r>
        <w:t xml:space="preserve"> und explorativen Untersuchungen aufgeführt.</w:t>
      </w:r>
    </w:p>
    <w:p w14:paraId="0D1CD185" w14:textId="77777777" w:rsidR="00CE0D64" w:rsidRDefault="00CE0D64" w:rsidP="00D354B0">
      <w:pPr>
        <w:pStyle w:val="berschrift2"/>
      </w:pPr>
      <w:bookmarkStart w:id="182" w:name="_Toc191314511"/>
      <w:r>
        <w:t>Akzeptanzmessung</w:t>
      </w:r>
      <w:bookmarkEnd w:id="182"/>
    </w:p>
    <w:p w14:paraId="133563B2" w14:textId="098CABEF" w:rsidR="00CE0D64" w:rsidRDefault="00CE0D64" w:rsidP="007A0090">
      <w:pPr>
        <w:rPr>
          <w:rFonts w:eastAsiaTheme="minorEastAsia"/>
        </w:rPr>
      </w:pPr>
      <w:r>
        <w:t xml:space="preserve">Die in unserer Stichprobe gemessene Akzeptanz lag bei </w:t>
      </w:r>
      <m:oMath>
        <m:r>
          <w:rPr>
            <w:rFonts w:ascii="Cambria Math" w:eastAsiaTheme="minorEastAsia" w:hAnsi="Cambria Math"/>
          </w:rPr>
          <m:t>M=</m:t>
        </m:r>
      </m:oMath>
      <w:r w:rsidR="00BD5867">
        <w:rPr>
          <w:rFonts w:eastAsiaTheme="minorEastAsia"/>
        </w:rPr>
        <w:t xml:space="preserve"> </w:t>
      </w:r>
      <w:r w:rsidR="00BD5867" w:rsidRPr="00BD5867">
        <w:rPr>
          <w:rFonts w:eastAsiaTheme="minorEastAsia"/>
        </w:rPr>
        <w:t>3.23 (</w:t>
      </w:r>
      <m:oMath>
        <m:r>
          <w:rPr>
            <w:rFonts w:ascii="Cambria Math" w:eastAsiaTheme="minorEastAsia" w:hAnsi="Cambria Math"/>
          </w:rPr>
          <m:t>SD=</m:t>
        </m:r>
      </m:oMath>
      <w:r w:rsidR="00BD5867">
        <w:rPr>
          <w:rFonts w:eastAsiaTheme="minorEastAsia"/>
        </w:rPr>
        <w:t xml:space="preserve"> </w:t>
      </w:r>
      <w:r w:rsidR="00BD5867" w:rsidRPr="00BD5867">
        <w:rPr>
          <w:rFonts w:eastAsiaTheme="minorEastAsia"/>
        </w:rPr>
        <w:t>1.08</w:t>
      </w:r>
      <w:r>
        <w:rPr>
          <w:rFonts w:eastAsiaTheme="minorEastAsia"/>
        </w:rPr>
        <w:t xml:space="preserve">, 95%-KI </w:t>
      </w:r>
      <w:r w:rsidR="00BD5867" w:rsidRPr="00BD5867">
        <w:rPr>
          <w:rFonts w:eastAsiaTheme="minorEastAsia"/>
        </w:rPr>
        <w:t>[3.12, 3.34</w:t>
      </w:r>
      <w:r w:rsidRPr="00DB6294">
        <w:t>]</w:t>
      </w:r>
      <w:r w:rsidR="003B11DA">
        <w:rPr>
          <w:rFonts w:eastAsiaTheme="minorEastAsia"/>
        </w:rPr>
        <w:t>)</w:t>
      </w:r>
      <w:r w:rsidR="00EC1007">
        <w:rPr>
          <w:rFonts w:eastAsiaTheme="minorEastAsia"/>
        </w:rPr>
        <w:t>.</w:t>
      </w:r>
      <w:r w:rsidR="0099444E">
        <w:rPr>
          <w:rFonts w:eastAsiaTheme="minorEastAsia"/>
        </w:rPr>
        <w:t xml:space="preserve"> Die </w:t>
      </w:r>
      <w:r w:rsidR="00911C60">
        <w:rPr>
          <w:rFonts w:eastAsiaTheme="minorEastAsia"/>
        </w:rPr>
        <w:t xml:space="preserve">durchschnittliche Akzeptanz war in den Gruppen mit objektiven Anwendungsfeldern höher </w:t>
      </w:r>
      <m:oMath>
        <m:r>
          <w:rPr>
            <w:rFonts w:ascii="Cambria Math" w:eastAsiaTheme="minorEastAsia" w:hAnsi="Cambria Math"/>
          </w:rPr>
          <m:t xml:space="preserve">M= </m:t>
        </m:r>
      </m:oMath>
      <w:r w:rsidR="008575E2" w:rsidRPr="008575E2">
        <w:rPr>
          <w:rFonts w:eastAsiaTheme="minorEastAsia"/>
        </w:rPr>
        <w:t>3.82</w:t>
      </w:r>
      <w:r w:rsidR="004C1861">
        <w:rPr>
          <w:rFonts w:eastAsiaTheme="minorEastAsia"/>
        </w:rPr>
        <w:t xml:space="preserve"> (</w:t>
      </w:r>
      <m:oMath>
        <m:r>
          <w:rPr>
            <w:rFonts w:ascii="Cambria Math" w:eastAsiaTheme="minorEastAsia" w:hAnsi="Cambria Math"/>
          </w:rPr>
          <m:t>SD=</m:t>
        </m:r>
      </m:oMath>
      <w:r w:rsidR="00BD5867">
        <w:rPr>
          <w:rFonts w:eastAsiaTheme="minorEastAsia"/>
        </w:rPr>
        <w:t xml:space="preserve"> </w:t>
      </w:r>
      <w:r w:rsidR="00BD5867" w:rsidRPr="00BD5867">
        <w:rPr>
          <w:rFonts w:eastAsiaTheme="minorEastAsia"/>
        </w:rPr>
        <w:t>0.76</w:t>
      </w:r>
      <w:r w:rsidR="006D2C63">
        <w:rPr>
          <w:rFonts w:eastAsiaTheme="minorEastAsia"/>
        </w:rPr>
        <w:t xml:space="preserve">, 95%-KI </w:t>
      </w:r>
      <w:r w:rsidR="00BD5867" w:rsidRPr="00BD5867">
        <w:rPr>
          <w:rFonts w:eastAsiaTheme="minorEastAsia"/>
        </w:rPr>
        <w:t>[3.71, 3.93]</w:t>
      </w:r>
      <w:r>
        <w:rPr>
          <w:rFonts w:eastAsiaTheme="minorEastAsia"/>
        </w:rPr>
        <w:t xml:space="preserve">) als mit subjektiven Anwendungsfeldern </w:t>
      </w:r>
      <m:oMath>
        <m:r>
          <w:rPr>
            <w:rFonts w:ascii="Cambria Math" w:eastAsiaTheme="minorEastAsia" w:hAnsi="Cambria Math"/>
          </w:rPr>
          <m:t>M=</m:t>
        </m:r>
      </m:oMath>
      <w:r w:rsidR="008575E2">
        <w:rPr>
          <w:rFonts w:eastAsiaTheme="minorEastAsia"/>
        </w:rPr>
        <w:t xml:space="preserve"> </w:t>
      </w:r>
      <w:r w:rsidR="008575E2" w:rsidRPr="008575E2">
        <w:rPr>
          <w:rFonts w:eastAsiaTheme="minorEastAsia"/>
        </w:rPr>
        <w:t>2.61</w:t>
      </w:r>
      <w:r>
        <w:rPr>
          <w:rFonts w:eastAsiaTheme="minorEastAsia"/>
        </w:rPr>
        <w:t xml:space="preserve"> (</w:t>
      </w:r>
      <m:oMath>
        <m:r>
          <w:rPr>
            <w:rFonts w:ascii="Cambria Math" w:eastAsiaTheme="minorEastAsia" w:hAnsi="Cambria Math"/>
          </w:rPr>
          <m:t>SD=</m:t>
        </m:r>
      </m:oMath>
      <w:r w:rsidR="00BD5867">
        <w:rPr>
          <w:rFonts w:eastAsiaTheme="minorEastAsia"/>
        </w:rPr>
        <w:t xml:space="preserve"> </w:t>
      </w:r>
      <w:r w:rsidR="00BD5867" w:rsidRPr="00BD5867">
        <w:rPr>
          <w:rFonts w:eastAsiaTheme="minorEastAsia"/>
        </w:rPr>
        <w:t>1.01</w:t>
      </w:r>
      <w:r>
        <w:rPr>
          <w:rFonts w:eastAsiaTheme="minorEastAsia"/>
        </w:rPr>
        <w:t xml:space="preserve">, 95%-KI </w:t>
      </w:r>
      <w:r w:rsidR="00BD5867" w:rsidRPr="00BD5867">
        <w:rPr>
          <w:rFonts w:eastAsiaTheme="minorEastAsia"/>
        </w:rPr>
        <w:t>[2.46, 2.76]</w:t>
      </w:r>
      <w:r>
        <w:rPr>
          <w:rFonts w:eastAsiaTheme="minorEastAsia"/>
        </w:rPr>
        <w:t>). In den Gruppen mit Maßnahmen waren die Akzeptanzwerte höher als in den Gruppen ohne Maßnahmen (siehe</w:t>
      </w:r>
      <w:r w:rsidR="003C61ED">
        <w:rPr>
          <w:rFonts w:eastAsiaTheme="minorEastAsia"/>
        </w:rPr>
        <w:t xml:space="preserve"> </w:t>
      </w:r>
      <w:r w:rsidR="003C61ED">
        <w:rPr>
          <w:rFonts w:eastAsiaTheme="minorEastAsia"/>
        </w:rPr>
        <w:fldChar w:fldCharType="begin"/>
      </w:r>
      <w:r w:rsidR="003C61ED">
        <w:rPr>
          <w:rFonts w:eastAsiaTheme="minorEastAsia"/>
        </w:rPr>
        <w:instrText xml:space="preserve"> REF _Ref191642923 \h </w:instrText>
      </w:r>
      <w:r w:rsidR="003C61ED">
        <w:rPr>
          <w:rFonts w:eastAsiaTheme="minorEastAsia"/>
        </w:rPr>
      </w:r>
      <w:r w:rsidR="003C61ED">
        <w:rPr>
          <w:rFonts w:eastAsiaTheme="minorEastAsia"/>
        </w:rPr>
        <w:fldChar w:fldCharType="separate"/>
      </w:r>
      <w:r w:rsidR="003C61ED">
        <w:t xml:space="preserve">Abbildung </w:t>
      </w:r>
      <w:r w:rsidR="003C61ED">
        <w:rPr>
          <w:noProof/>
        </w:rPr>
        <w:t>4</w:t>
      </w:r>
      <w:r w:rsidR="003C61ED">
        <w:rPr>
          <w:rFonts w:eastAsiaTheme="minorEastAsia"/>
        </w:rPr>
        <w:fldChar w:fldCharType="end"/>
      </w:r>
      <w:r w:rsidR="003C61ED">
        <w:rPr>
          <w:rFonts w:eastAsiaTheme="minorEastAsia"/>
        </w:rPr>
        <w:t xml:space="preserve"> und </w:t>
      </w:r>
      <w:r>
        <w:rPr>
          <w:rFonts w:eastAsiaTheme="minorEastAsia"/>
        </w:rPr>
        <w:fldChar w:fldCharType="begin"/>
      </w:r>
      <w:r>
        <w:rPr>
          <w:rFonts w:eastAsiaTheme="minorEastAsia"/>
        </w:rPr>
        <w:instrText xml:space="preserve"> REF _Ref191209988 \h </w:instrText>
      </w:r>
      <w:r>
        <w:rPr>
          <w:rFonts w:eastAsiaTheme="minorEastAsia"/>
        </w:rPr>
      </w:r>
      <w:r>
        <w:rPr>
          <w:rFonts w:eastAsiaTheme="minorEastAsia"/>
        </w:rPr>
        <w:fldChar w:fldCharType="separate"/>
      </w:r>
      <w:r w:rsidR="001C33C1" w:rsidRPr="00C47D51">
        <w:t xml:space="preserve">Tabelle </w:t>
      </w:r>
      <w:r w:rsidR="001C33C1">
        <w:rPr>
          <w:i/>
          <w:iCs/>
          <w:noProof/>
        </w:rPr>
        <w:t>5</w:t>
      </w:r>
      <w:r>
        <w:rPr>
          <w:rFonts w:eastAsiaTheme="minorEastAsia"/>
        </w:rPr>
        <w:fldChar w:fldCharType="end"/>
      </w:r>
      <w:r>
        <w:rPr>
          <w:rFonts w:eastAsiaTheme="minorEastAsia"/>
        </w:rPr>
        <w:t>).</w:t>
      </w:r>
    </w:p>
    <w:p w14:paraId="0116098A" w14:textId="13806D62" w:rsidR="007F5B52" w:rsidRDefault="007F5B52" w:rsidP="007F5B52">
      <w:pPr>
        <w:pStyle w:val="Abbildung"/>
        <w:rPr>
          <w:rFonts w:eastAsiaTheme="minorEastAsia"/>
        </w:rPr>
      </w:pPr>
      <w:r w:rsidRPr="00C17600">
        <w:drawing>
          <wp:inline distT="0" distB="0" distL="0" distR="0" wp14:anchorId="590A9E0C" wp14:editId="74AA3AB8">
            <wp:extent cx="4238396" cy="2651722"/>
            <wp:effectExtent l="19050" t="19050" r="10160" b="15875"/>
            <wp:docPr id="21068837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83718" name="Grafik 1"/>
                    <pic:cNvPicPr/>
                  </pic:nvPicPr>
                  <pic:blipFill>
                    <a:blip r:embed="rId15" cstate="print">
                      <a:extLst>
                        <a:ext uri="{28A0092B-C50C-407E-A947-70E740481C1C}">
                          <a14:useLocalDpi xmlns:a14="http://schemas.microsoft.com/office/drawing/2010/main" val="0"/>
                        </a:ext>
                      </a:extLst>
                    </a:blip>
                    <a:srcRect l="677" r="677"/>
                    <a:stretch>
                      <a:fillRect/>
                    </a:stretch>
                  </pic:blipFill>
                  <pic:spPr bwMode="auto">
                    <a:xfrm>
                      <a:off x="0" y="0"/>
                      <a:ext cx="4253104" cy="2660924"/>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37CB3292" w14:textId="376DF5DA" w:rsidR="007F5B52" w:rsidRDefault="003C61ED" w:rsidP="003C61ED">
      <w:pPr>
        <w:pStyle w:val="Beschriftung"/>
      </w:pPr>
      <w:bookmarkStart w:id="183" w:name="_Ref191642923"/>
      <w:r>
        <w:t xml:space="preserve">Abbildung </w:t>
      </w:r>
      <w:r>
        <w:fldChar w:fldCharType="begin"/>
      </w:r>
      <w:r>
        <w:instrText xml:space="preserve"> SEQ Abbildung \* ARABIC </w:instrText>
      </w:r>
      <w:r>
        <w:fldChar w:fldCharType="separate"/>
      </w:r>
      <w:r>
        <w:rPr>
          <w:noProof/>
        </w:rPr>
        <w:t>4</w:t>
      </w:r>
      <w:r>
        <w:fldChar w:fldCharType="end"/>
      </w:r>
      <w:bookmarkEnd w:id="183"/>
      <w:r>
        <w:t xml:space="preserve"> Boxplot zur Verteilung der Akzeptanz in den vier Versuchsgruppen</w:t>
      </w:r>
    </w:p>
    <w:p w14:paraId="023E5040" w14:textId="7D62DBF0" w:rsidR="00CE0D64" w:rsidRDefault="00CE0D64" w:rsidP="0018491C">
      <w:pPr>
        <w:pStyle w:val="Beschriftung"/>
      </w:pPr>
      <w:bookmarkStart w:id="184" w:name="_Ref191209988"/>
      <w:bookmarkStart w:id="185" w:name="_Ref191209974"/>
      <w:bookmarkStart w:id="186" w:name="_Toc191314547"/>
      <w:r w:rsidRPr="00C47D51">
        <w:rPr>
          <w:i w:val="0"/>
          <w:iCs w:val="0"/>
        </w:rPr>
        <w:t xml:space="preserve">Tabelle </w:t>
      </w:r>
      <w:r w:rsidRPr="00C47D51">
        <w:rPr>
          <w:i w:val="0"/>
          <w:iCs w:val="0"/>
        </w:rPr>
        <w:fldChar w:fldCharType="begin"/>
      </w:r>
      <w:r w:rsidRPr="00C47D51">
        <w:rPr>
          <w:i w:val="0"/>
          <w:iCs w:val="0"/>
        </w:rPr>
        <w:instrText xml:space="preserve"> SEQ Tabelle \* ARABIC </w:instrText>
      </w:r>
      <w:r w:rsidRPr="00C47D51">
        <w:rPr>
          <w:i w:val="0"/>
          <w:iCs w:val="0"/>
        </w:rPr>
        <w:fldChar w:fldCharType="separate"/>
      </w:r>
      <w:r w:rsidR="001C33C1">
        <w:rPr>
          <w:i w:val="0"/>
          <w:iCs w:val="0"/>
          <w:noProof/>
        </w:rPr>
        <w:t>5</w:t>
      </w:r>
      <w:r w:rsidRPr="00C47D51">
        <w:rPr>
          <w:i w:val="0"/>
          <w:iCs w:val="0"/>
        </w:rPr>
        <w:fldChar w:fldCharType="end"/>
      </w:r>
      <w:bookmarkEnd w:id="184"/>
      <w:r w:rsidRPr="00C47D51">
        <w:rPr>
          <w:b/>
          <w:bCs/>
          <w:i w:val="0"/>
          <w:iCs w:val="0"/>
        </w:rPr>
        <w:br/>
      </w:r>
      <w:r>
        <w:t>Akzeptanzmittelwerte der Versuchsgruppen</w:t>
      </w:r>
      <w:bookmarkEnd w:id="185"/>
      <w:bookmarkEnd w:id="186"/>
      <w:r>
        <w:t xml:space="preserve"> </w:t>
      </w:r>
    </w:p>
    <w:tbl>
      <w:tblPr>
        <w:tblStyle w:val="EinfacheTabelle2"/>
        <w:tblW w:w="5000" w:type="pct"/>
        <w:tblLook w:val="0620" w:firstRow="1" w:lastRow="0" w:firstColumn="0" w:lastColumn="0" w:noHBand="1" w:noVBand="1"/>
      </w:tblPr>
      <w:tblGrid>
        <w:gridCol w:w="4395"/>
        <w:gridCol w:w="1360"/>
        <w:gridCol w:w="1405"/>
        <w:gridCol w:w="1343"/>
      </w:tblGrid>
      <w:tr w:rsidR="00CE0D64" w:rsidRPr="00A42269" w14:paraId="513A0260" w14:textId="77777777" w:rsidTr="00A42269">
        <w:trPr>
          <w:cnfStyle w:val="100000000000" w:firstRow="1" w:lastRow="0" w:firstColumn="0" w:lastColumn="0" w:oddVBand="0" w:evenVBand="0" w:oddHBand="0" w:evenHBand="0" w:firstRowFirstColumn="0" w:firstRowLastColumn="0" w:lastRowFirstColumn="0" w:lastRowLastColumn="0"/>
          <w:trHeight w:val="397"/>
        </w:trPr>
        <w:tc>
          <w:tcPr>
            <w:tcW w:w="2584" w:type="pct"/>
            <w:noWrap/>
            <w:vAlign w:val="center"/>
            <w:hideMark/>
          </w:tcPr>
          <w:p w14:paraId="2B995DA6" w14:textId="77777777" w:rsidR="00CE0D64" w:rsidRPr="00A42269" w:rsidRDefault="00CE0D64" w:rsidP="00A42269">
            <w:pPr>
              <w:ind w:firstLine="0"/>
              <w:rPr>
                <w:b w:val="0"/>
                <w:bCs w:val="0"/>
              </w:rPr>
            </w:pPr>
            <w:r w:rsidRPr="00A42269">
              <w:rPr>
                <w:b w:val="0"/>
                <w:bCs w:val="0"/>
              </w:rPr>
              <w:t>Gruppe</w:t>
            </w:r>
          </w:p>
        </w:tc>
        <w:tc>
          <w:tcPr>
            <w:tcW w:w="800" w:type="pct"/>
            <w:noWrap/>
            <w:vAlign w:val="center"/>
            <w:hideMark/>
          </w:tcPr>
          <w:p w14:paraId="35AA7E34" w14:textId="77777777" w:rsidR="00CE0D64" w:rsidRPr="00A42269" w:rsidRDefault="00CE0D64" w:rsidP="00A42269">
            <w:pPr>
              <w:jc w:val="right"/>
              <w:rPr>
                <w:b w:val="0"/>
                <w:bCs w:val="0"/>
                <w:i/>
                <w:iCs/>
              </w:rPr>
            </w:pPr>
            <w:r w:rsidRPr="00A42269">
              <w:rPr>
                <w:b w:val="0"/>
                <w:bCs w:val="0"/>
                <w:i/>
                <w:iCs/>
              </w:rPr>
              <w:t>M</w:t>
            </w:r>
          </w:p>
        </w:tc>
        <w:tc>
          <w:tcPr>
            <w:tcW w:w="826" w:type="pct"/>
            <w:noWrap/>
            <w:vAlign w:val="center"/>
            <w:hideMark/>
          </w:tcPr>
          <w:p w14:paraId="68B853A6" w14:textId="77777777" w:rsidR="00CE0D64" w:rsidRPr="00A42269" w:rsidRDefault="00CE0D64" w:rsidP="00A42269">
            <w:pPr>
              <w:jc w:val="right"/>
              <w:rPr>
                <w:b w:val="0"/>
                <w:bCs w:val="0"/>
                <w:i/>
                <w:iCs/>
              </w:rPr>
            </w:pPr>
            <w:r w:rsidRPr="00A42269">
              <w:rPr>
                <w:b w:val="0"/>
                <w:bCs w:val="0"/>
                <w:i/>
                <w:iCs/>
              </w:rPr>
              <w:t>SD</w:t>
            </w:r>
          </w:p>
        </w:tc>
        <w:tc>
          <w:tcPr>
            <w:tcW w:w="790" w:type="pct"/>
            <w:noWrap/>
            <w:vAlign w:val="center"/>
            <w:hideMark/>
          </w:tcPr>
          <w:p w14:paraId="026E0171" w14:textId="77777777" w:rsidR="00CE0D64" w:rsidRPr="00A42269" w:rsidRDefault="00CE0D64" w:rsidP="00A42269">
            <w:pPr>
              <w:ind w:firstLine="0"/>
              <w:jc w:val="right"/>
              <w:rPr>
                <w:b w:val="0"/>
                <w:bCs w:val="0"/>
              </w:rPr>
            </w:pPr>
            <w:r w:rsidRPr="00A42269">
              <w:rPr>
                <w:b w:val="0"/>
                <w:bCs w:val="0"/>
              </w:rPr>
              <w:t>95%-KI</w:t>
            </w:r>
          </w:p>
        </w:tc>
      </w:tr>
      <w:tr w:rsidR="00CE0D64" w:rsidRPr="003A5102" w14:paraId="5028C5AE" w14:textId="77777777" w:rsidTr="005E5815">
        <w:trPr>
          <w:trHeight w:val="397"/>
        </w:trPr>
        <w:tc>
          <w:tcPr>
            <w:tcW w:w="2584" w:type="pct"/>
            <w:noWrap/>
            <w:vAlign w:val="center"/>
            <w:hideMark/>
          </w:tcPr>
          <w:p w14:paraId="3979EACE" w14:textId="77777777" w:rsidR="00CE0D64" w:rsidRPr="003A5102" w:rsidRDefault="00CE0D64" w:rsidP="00065304">
            <w:pPr>
              <w:ind w:firstLine="0"/>
            </w:pPr>
            <w:r w:rsidRPr="003A5102">
              <w:t xml:space="preserve">Objektiv - Mit Maßnahme   </w:t>
            </w:r>
          </w:p>
        </w:tc>
        <w:tc>
          <w:tcPr>
            <w:tcW w:w="800" w:type="pct"/>
            <w:noWrap/>
            <w:vAlign w:val="center"/>
            <w:hideMark/>
          </w:tcPr>
          <w:p w14:paraId="1531A7B9" w14:textId="77777777" w:rsidR="00CE0D64" w:rsidRPr="003A5102" w:rsidRDefault="00CE0D64" w:rsidP="00065304">
            <w:pPr>
              <w:jc w:val="right"/>
            </w:pPr>
            <w:r w:rsidRPr="003A5102">
              <w:t>3</w:t>
            </w:r>
            <w:r>
              <w:t>.</w:t>
            </w:r>
            <w:r w:rsidRPr="003A5102">
              <w:t>86</w:t>
            </w:r>
          </w:p>
        </w:tc>
        <w:tc>
          <w:tcPr>
            <w:tcW w:w="826" w:type="pct"/>
            <w:noWrap/>
            <w:vAlign w:val="center"/>
            <w:hideMark/>
          </w:tcPr>
          <w:p w14:paraId="2CFC113E" w14:textId="77777777" w:rsidR="00CE0D64" w:rsidRPr="003A5102" w:rsidRDefault="00CE0D64" w:rsidP="00065304">
            <w:pPr>
              <w:jc w:val="right"/>
            </w:pPr>
            <w:r w:rsidRPr="003A5102">
              <w:t> 0</w:t>
            </w:r>
            <w:r>
              <w:t>.</w:t>
            </w:r>
            <w:r w:rsidRPr="003A5102">
              <w:t>79</w:t>
            </w:r>
          </w:p>
        </w:tc>
        <w:tc>
          <w:tcPr>
            <w:tcW w:w="790" w:type="pct"/>
            <w:noWrap/>
            <w:vAlign w:val="center"/>
            <w:hideMark/>
          </w:tcPr>
          <w:p w14:paraId="5D2E315E" w14:textId="77777777" w:rsidR="00CE0D64" w:rsidRPr="003A5102" w:rsidRDefault="00CE0D64" w:rsidP="00891758">
            <w:pPr>
              <w:ind w:firstLine="0"/>
              <w:jc w:val="center"/>
            </w:pPr>
            <w:r>
              <w:t>[</w:t>
            </w:r>
            <w:r w:rsidRPr="003A5102">
              <w:t>3</w:t>
            </w:r>
            <w:r>
              <w:t>.</w:t>
            </w:r>
            <w:r w:rsidRPr="003A5102">
              <w:t>71</w:t>
            </w:r>
            <w:r>
              <w:t>,</w:t>
            </w:r>
            <w:r w:rsidRPr="003A5102">
              <w:t xml:space="preserve"> 4</w:t>
            </w:r>
            <w:r>
              <w:t>.</w:t>
            </w:r>
            <w:r w:rsidRPr="003A5102">
              <w:t>01</w:t>
            </w:r>
            <w:r>
              <w:t>]</w:t>
            </w:r>
          </w:p>
        </w:tc>
      </w:tr>
      <w:tr w:rsidR="00CE0D64" w:rsidRPr="003A5102" w14:paraId="7D29085F" w14:textId="77777777" w:rsidTr="005E5815">
        <w:trPr>
          <w:trHeight w:val="397"/>
        </w:trPr>
        <w:tc>
          <w:tcPr>
            <w:tcW w:w="2584" w:type="pct"/>
            <w:noWrap/>
            <w:vAlign w:val="center"/>
            <w:hideMark/>
          </w:tcPr>
          <w:p w14:paraId="47347895" w14:textId="77777777" w:rsidR="00CE0D64" w:rsidRPr="003A5102" w:rsidRDefault="00CE0D64" w:rsidP="00065304">
            <w:pPr>
              <w:ind w:firstLine="0"/>
            </w:pPr>
            <w:r w:rsidRPr="003A5102">
              <w:t>Objektiv - Ohne Maßnahme  </w:t>
            </w:r>
          </w:p>
        </w:tc>
        <w:tc>
          <w:tcPr>
            <w:tcW w:w="800" w:type="pct"/>
            <w:noWrap/>
            <w:vAlign w:val="center"/>
            <w:hideMark/>
          </w:tcPr>
          <w:p w14:paraId="4302B3D6" w14:textId="77777777" w:rsidR="00CE0D64" w:rsidRPr="003A5102" w:rsidRDefault="00CE0D64" w:rsidP="00065304">
            <w:pPr>
              <w:jc w:val="right"/>
            </w:pPr>
            <w:r w:rsidRPr="003A5102">
              <w:t>3</w:t>
            </w:r>
            <w:r>
              <w:t>.</w:t>
            </w:r>
            <w:r w:rsidRPr="003A5102">
              <w:t>77</w:t>
            </w:r>
          </w:p>
        </w:tc>
        <w:tc>
          <w:tcPr>
            <w:tcW w:w="826" w:type="pct"/>
            <w:noWrap/>
            <w:vAlign w:val="center"/>
            <w:hideMark/>
          </w:tcPr>
          <w:p w14:paraId="59B9EC10" w14:textId="77777777" w:rsidR="00CE0D64" w:rsidRPr="003A5102" w:rsidRDefault="00CE0D64" w:rsidP="00065304">
            <w:pPr>
              <w:jc w:val="right"/>
            </w:pPr>
            <w:r w:rsidRPr="003A5102">
              <w:t> 0</w:t>
            </w:r>
            <w:r>
              <w:t>.</w:t>
            </w:r>
            <w:r w:rsidRPr="003A5102">
              <w:t>73</w:t>
            </w:r>
          </w:p>
        </w:tc>
        <w:tc>
          <w:tcPr>
            <w:tcW w:w="790" w:type="pct"/>
            <w:noWrap/>
            <w:vAlign w:val="center"/>
            <w:hideMark/>
          </w:tcPr>
          <w:p w14:paraId="4CA1FB0D" w14:textId="77777777" w:rsidR="00CE0D64" w:rsidRPr="003A5102" w:rsidRDefault="00CE0D64" w:rsidP="00891758">
            <w:pPr>
              <w:ind w:firstLine="0"/>
              <w:jc w:val="center"/>
            </w:pPr>
            <w:r>
              <w:t>[</w:t>
            </w:r>
            <w:r w:rsidRPr="003A5102">
              <w:t>3</w:t>
            </w:r>
            <w:r>
              <w:t>.</w:t>
            </w:r>
            <w:r w:rsidRPr="003A5102">
              <w:t>62</w:t>
            </w:r>
            <w:r>
              <w:t>,</w:t>
            </w:r>
            <w:r w:rsidRPr="003A5102">
              <w:t xml:space="preserve"> 3</w:t>
            </w:r>
            <w:r>
              <w:t>.</w:t>
            </w:r>
            <w:r w:rsidRPr="003A5102">
              <w:t>93</w:t>
            </w:r>
            <w:r>
              <w:t>]</w:t>
            </w:r>
          </w:p>
        </w:tc>
      </w:tr>
      <w:tr w:rsidR="00CE0D64" w:rsidRPr="003A5102" w14:paraId="40859A86" w14:textId="77777777" w:rsidTr="005E5815">
        <w:trPr>
          <w:trHeight w:val="397"/>
        </w:trPr>
        <w:tc>
          <w:tcPr>
            <w:tcW w:w="2584" w:type="pct"/>
            <w:noWrap/>
            <w:vAlign w:val="center"/>
            <w:hideMark/>
          </w:tcPr>
          <w:p w14:paraId="2A331EDF" w14:textId="77777777" w:rsidR="00CE0D64" w:rsidRPr="003A5102" w:rsidRDefault="00CE0D64" w:rsidP="00065304">
            <w:pPr>
              <w:ind w:firstLine="0"/>
            </w:pPr>
            <w:r w:rsidRPr="003A5102">
              <w:t>Subjektiv - Mit Maßnahme  </w:t>
            </w:r>
          </w:p>
        </w:tc>
        <w:tc>
          <w:tcPr>
            <w:tcW w:w="800" w:type="pct"/>
            <w:noWrap/>
            <w:vAlign w:val="center"/>
            <w:hideMark/>
          </w:tcPr>
          <w:p w14:paraId="06341C52" w14:textId="77777777" w:rsidR="00CE0D64" w:rsidRPr="003A5102" w:rsidRDefault="00CE0D64" w:rsidP="00065304">
            <w:pPr>
              <w:jc w:val="right"/>
            </w:pPr>
            <w:r w:rsidRPr="003A5102">
              <w:t>2</w:t>
            </w:r>
            <w:r>
              <w:t>.</w:t>
            </w:r>
            <w:r w:rsidRPr="003A5102">
              <w:t>63</w:t>
            </w:r>
          </w:p>
        </w:tc>
        <w:tc>
          <w:tcPr>
            <w:tcW w:w="826" w:type="pct"/>
            <w:noWrap/>
            <w:vAlign w:val="center"/>
            <w:hideMark/>
          </w:tcPr>
          <w:p w14:paraId="182F17F6" w14:textId="77777777" w:rsidR="00CE0D64" w:rsidRPr="003A5102" w:rsidRDefault="00CE0D64" w:rsidP="00065304">
            <w:pPr>
              <w:jc w:val="right"/>
            </w:pPr>
            <w:r w:rsidRPr="003A5102">
              <w:t> 1</w:t>
            </w:r>
            <w:r>
              <w:t>.</w:t>
            </w:r>
            <w:r w:rsidRPr="003A5102">
              <w:t>01</w:t>
            </w:r>
          </w:p>
        </w:tc>
        <w:tc>
          <w:tcPr>
            <w:tcW w:w="790" w:type="pct"/>
            <w:noWrap/>
            <w:vAlign w:val="center"/>
            <w:hideMark/>
          </w:tcPr>
          <w:p w14:paraId="61B6E53F" w14:textId="77777777" w:rsidR="00CE0D64" w:rsidRPr="003A5102" w:rsidRDefault="00CE0D64" w:rsidP="00891758">
            <w:pPr>
              <w:ind w:firstLine="0"/>
              <w:jc w:val="center"/>
            </w:pPr>
            <w:r>
              <w:t>[</w:t>
            </w:r>
            <w:r w:rsidRPr="003A5102">
              <w:t>2</w:t>
            </w:r>
            <w:r>
              <w:t>.</w:t>
            </w:r>
            <w:r w:rsidRPr="003A5102">
              <w:t>40</w:t>
            </w:r>
            <w:r>
              <w:t>,</w:t>
            </w:r>
            <w:r w:rsidRPr="003A5102">
              <w:t xml:space="preserve"> 2</w:t>
            </w:r>
            <w:r>
              <w:t>.</w:t>
            </w:r>
            <w:r w:rsidRPr="003A5102">
              <w:t>86</w:t>
            </w:r>
            <w:r>
              <w:t>]</w:t>
            </w:r>
          </w:p>
        </w:tc>
      </w:tr>
      <w:tr w:rsidR="00CE0D64" w:rsidRPr="003A5102" w14:paraId="2E6582C0" w14:textId="77777777" w:rsidTr="005E5815">
        <w:trPr>
          <w:trHeight w:val="397"/>
        </w:trPr>
        <w:tc>
          <w:tcPr>
            <w:tcW w:w="2584" w:type="pct"/>
            <w:noWrap/>
            <w:vAlign w:val="center"/>
            <w:hideMark/>
          </w:tcPr>
          <w:p w14:paraId="6085CB16" w14:textId="77777777" w:rsidR="00CE0D64" w:rsidRPr="003A5102" w:rsidRDefault="00CE0D64" w:rsidP="00065304">
            <w:pPr>
              <w:ind w:firstLine="0"/>
            </w:pPr>
            <w:r w:rsidRPr="003A5102">
              <w:t xml:space="preserve">Subjektiv - Ohne Maßnahme </w:t>
            </w:r>
          </w:p>
        </w:tc>
        <w:tc>
          <w:tcPr>
            <w:tcW w:w="800" w:type="pct"/>
            <w:noWrap/>
            <w:vAlign w:val="center"/>
            <w:hideMark/>
          </w:tcPr>
          <w:p w14:paraId="07CD04FB" w14:textId="77777777" w:rsidR="00CE0D64" w:rsidRPr="003A5102" w:rsidRDefault="00CE0D64" w:rsidP="00065304">
            <w:pPr>
              <w:jc w:val="right"/>
            </w:pPr>
            <w:r w:rsidRPr="003A5102">
              <w:t>2</w:t>
            </w:r>
            <w:r>
              <w:t>.</w:t>
            </w:r>
            <w:r w:rsidRPr="003A5102">
              <w:t>60</w:t>
            </w:r>
          </w:p>
        </w:tc>
        <w:tc>
          <w:tcPr>
            <w:tcW w:w="826" w:type="pct"/>
            <w:noWrap/>
            <w:vAlign w:val="center"/>
            <w:hideMark/>
          </w:tcPr>
          <w:p w14:paraId="5F44B992" w14:textId="77777777" w:rsidR="00CE0D64" w:rsidRPr="003A5102" w:rsidRDefault="00CE0D64" w:rsidP="00065304">
            <w:pPr>
              <w:jc w:val="right"/>
            </w:pPr>
            <w:r w:rsidRPr="003A5102">
              <w:t> 1</w:t>
            </w:r>
            <w:r>
              <w:t>.</w:t>
            </w:r>
            <w:r w:rsidRPr="003A5102">
              <w:t>01</w:t>
            </w:r>
          </w:p>
        </w:tc>
        <w:tc>
          <w:tcPr>
            <w:tcW w:w="790" w:type="pct"/>
            <w:noWrap/>
            <w:vAlign w:val="center"/>
            <w:hideMark/>
          </w:tcPr>
          <w:p w14:paraId="6A8FEC34" w14:textId="77777777" w:rsidR="00CE0D64" w:rsidRPr="003A5102" w:rsidRDefault="00CE0D64" w:rsidP="00891758">
            <w:pPr>
              <w:ind w:firstLine="0"/>
              <w:jc w:val="center"/>
            </w:pPr>
            <w:r>
              <w:t>[</w:t>
            </w:r>
            <w:r w:rsidRPr="003A5102">
              <w:t>2</w:t>
            </w:r>
            <w:r>
              <w:t>.</w:t>
            </w:r>
            <w:r w:rsidRPr="003A5102">
              <w:t>40</w:t>
            </w:r>
            <w:r>
              <w:t>,</w:t>
            </w:r>
            <w:r w:rsidRPr="003A5102">
              <w:t xml:space="preserve"> 2</w:t>
            </w:r>
            <w:r>
              <w:t>.</w:t>
            </w:r>
            <w:r w:rsidRPr="003A5102">
              <w:t>79</w:t>
            </w:r>
            <w:r>
              <w:t>]</w:t>
            </w:r>
          </w:p>
        </w:tc>
      </w:tr>
    </w:tbl>
    <w:p w14:paraId="0755BCE5" w14:textId="77777777" w:rsidR="00CE0D64" w:rsidRDefault="00CE0D64" w:rsidP="00032521">
      <w:pPr>
        <w:pStyle w:val="Beschriftung"/>
      </w:pPr>
      <w:r>
        <w:t>M = Mittelwert der Akzeptanz, SD = Standardabweichung, KI = Konfidenzintervall</w:t>
      </w:r>
    </w:p>
    <w:p w14:paraId="7AA608B5" w14:textId="0B25A866" w:rsidR="00E20C56" w:rsidRPr="00E20C56" w:rsidRDefault="00E20C56" w:rsidP="00C61685">
      <w:pPr>
        <w:pStyle w:val="Abbildung"/>
      </w:pPr>
    </w:p>
    <w:p w14:paraId="7F3C590E" w14:textId="77777777" w:rsidR="00CE0D64" w:rsidRPr="0078560A" w:rsidRDefault="00CE0D64" w:rsidP="00D354B0">
      <w:pPr>
        <w:pStyle w:val="berschrift2"/>
      </w:pPr>
      <w:bookmarkStart w:id="187" w:name="_Toc191314512"/>
      <w:r>
        <w:lastRenderedPageBreak/>
        <w:t>Hypothesen-Test</w:t>
      </w:r>
      <w:bookmarkEnd w:id="187"/>
    </w:p>
    <w:p w14:paraId="4931734F" w14:textId="395C4DE6" w:rsidR="00CE0D64" w:rsidRDefault="00CE0D64" w:rsidP="0049222B">
      <w:r>
        <w:t>Für die Untersuchung der Hypothesen wurde gemäß der Präregistrierung eine</w:t>
      </w:r>
      <w:r w:rsidRPr="00B602DE">
        <w:t xml:space="preserve"> Untersuchung der Effekte des Anwendungsfeldes, der Vertrauensmaßnahmen sowie ihrer Interaktion auf die abhängige Variable </w:t>
      </w:r>
      <w:r>
        <w:t xml:space="preserve">Akzeptanz </w:t>
      </w:r>
      <w:r w:rsidRPr="00B602DE">
        <w:t xml:space="preserve">eine </w:t>
      </w:r>
      <w:r>
        <w:t>zwei</w:t>
      </w:r>
      <w:r w:rsidRPr="00B602DE">
        <w:t xml:space="preserve">faktorielle Kovarianzanalyse (ANCOVA) durchgeführt. Die Einstellung gegenüber KI wurde </w:t>
      </w:r>
      <w:r>
        <w:t xml:space="preserve">hierbei </w:t>
      </w:r>
      <w:r w:rsidRPr="00B602DE">
        <w:t>als Kovariate berücksichtigt.</w:t>
      </w:r>
      <w:r>
        <w:t xml:space="preserve"> Die Ergebnisse zeigen, dass der Faktor Anwendungsfeld einen signifikanten Einfluss mit großem Effekt auf die Akzeptanz hat, </w:t>
      </w:r>
      <m:oMath>
        <m:r>
          <w:rPr>
            <w:rFonts w:ascii="Cambria Math" w:hAnsi="Cambria Math"/>
          </w:rPr>
          <m:t>F</m:t>
        </m:r>
        <m:d>
          <m:dPr>
            <m:ctrlPr>
              <w:rPr>
                <w:rFonts w:ascii="Cambria Math" w:hAnsi="Cambria Math"/>
                <w:i/>
              </w:rPr>
            </m:ctrlPr>
          </m:dPr>
          <m:e>
            <m:r>
              <w:rPr>
                <w:rFonts w:ascii="Cambria Math" w:hAnsi="Cambria Math"/>
              </w:rPr>
              <m:t>1, 370</m:t>
            </m:r>
          </m:e>
        </m:d>
        <m:r>
          <w:rPr>
            <w:rFonts w:ascii="Cambria Math" w:hAnsi="Cambria Math"/>
          </w:rPr>
          <m:t xml:space="preserve">=210.58,  p&lt;.001,  </m:t>
        </m:r>
        <m:sSubSup>
          <m:sSubSupPr>
            <m:ctrlPr>
              <w:rPr>
                <w:rFonts w:ascii="Cambria Math" w:hAnsi="Cambria Math"/>
                <w:i/>
              </w:rPr>
            </m:ctrlPr>
          </m:sSubSupPr>
          <m:e>
            <m:r>
              <w:rPr>
                <w:rFonts w:ascii="Cambria Math" w:hAnsi="Cambria Math"/>
              </w:rPr>
              <m:t>η</m:t>
            </m:r>
          </m:e>
          <m:sub>
            <m:r>
              <w:rPr>
                <w:rFonts w:ascii="Cambria Math" w:hAnsi="Cambria Math"/>
              </w:rPr>
              <m:t>p</m:t>
            </m:r>
          </m:sub>
          <m:sup>
            <m:r>
              <w:rPr>
                <w:rFonts w:ascii="Cambria Math" w:hAnsi="Cambria Math"/>
              </w:rPr>
              <m:t>2</m:t>
            </m:r>
          </m:sup>
        </m:sSubSup>
        <m:r>
          <w:rPr>
            <w:rFonts w:ascii="Cambria Math" w:hAnsi="Cambria Math"/>
          </w:rPr>
          <m:t>=.36</m:t>
        </m:r>
      </m:oMath>
      <w:r>
        <w:rPr>
          <w:rFonts w:eastAsiaTheme="minorEastAsia"/>
        </w:rPr>
        <w:t xml:space="preserve">. Ebenso ergab sich ein signifikanter Effekt mittlerer Stärke auf die Akzeptanz für die Einstellung gegenüber KI mit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1, 370</m:t>
            </m:r>
          </m:e>
        </m:d>
        <m:r>
          <w:rPr>
            <w:rFonts w:ascii="Cambria Math" w:eastAsiaTheme="minorEastAsia" w:hAnsi="Cambria Math"/>
          </w:rPr>
          <m:t xml:space="preserve">=84.18,  p&lt;.001,  </m:t>
        </m:r>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=.19.</m:t>
        </m:r>
      </m:oMath>
      <w:r>
        <w:rPr>
          <w:rFonts w:eastAsiaTheme="minorEastAsia"/>
        </w:rPr>
        <w:t xml:space="preserve"> Der Faktor Vertrauensmaßnahmen und der Interaktionseffekt von Anwendungsfeld und Vertrauensmaßnahmen hingegen sind nicht signifikant. </w:t>
      </w:r>
      <w:r>
        <w:t xml:space="preserve">Die Ergebnisse der ANCOVA sind in </w:t>
      </w:r>
      <w:r>
        <w:fldChar w:fldCharType="begin"/>
      </w:r>
      <w:r>
        <w:instrText xml:space="preserve"> REF _Ref191210011 \h </w:instrText>
      </w:r>
      <w:r>
        <w:fldChar w:fldCharType="separate"/>
      </w:r>
      <w:r w:rsidR="001C33C1" w:rsidRPr="00C47D51">
        <w:t xml:space="preserve">Tabelle </w:t>
      </w:r>
      <w:r w:rsidR="001C33C1">
        <w:rPr>
          <w:i/>
          <w:iCs/>
          <w:noProof/>
        </w:rPr>
        <w:t>6</w:t>
      </w:r>
      <w:r>
        <w:fldChar w:fldCharType="end"/>
      </w:r>
      <w:r>
        <w:t xml:space="preserve"> zusammengefasst.</w:t>
      </w:r>
    </w:p>
    <w:p w14:paraId="0921760B" w14:textId="516BEEA1" w:rsidR="00CE0D64" w:rsidRDefault="00CE0D64" w:rsidP="0018491C">
      <w:pPr>
        <w:pStyle w:val="Beschriftung"/>
      </w:pPr>
      <w:bookmarkStart w:id="188" w:name="_Ref191210011"/>
      <w:bookmarkStart w:id="189" w:name="_Toc191314548"/>
      <w:r w:rsidRPr="00C47D51">
        <w:rPr>
          <w:i w:val="0"/>
          <w:iCs w:val="0"/>
        </w:rPr>
        <w:t xml:space="preserve">Tabelle </w:t>
      </w:r>
      <w:r w:rsidRPr="00C47D51">
        <w:rPr>
          <w:i w:val="0"/>
          <w:iCs w:val="0"/>
        </w:rPr>
        <w:fldChar w:fldCharType="begin"/>
      </w:r>
      <w:r w:rsidRPr="00C47D51">
        <w:rPr>
          <w:i w:val="0"/>
          <w:iCs w:val="0"/>
        </w:rPr>
        <w:instrText xml:space="preserve"> SEQ Tabelle \* ARABIC </w:instrText>
      </w:r>
      <w:r w:rsidRPr="00C47D51">
        <w:rPr>
          <w:i w:val="0"/>
          <w:iCs w:val="0"/>
        </w:rPr>
        <w:fldChar w:fldCharType="separate"/>
      </w:r>
      <w:r w:rsidR="001C33C1">
        <w:rPr>
          <w:i w:val="0"/>
          <w:iCs w:val="0"/>
          <w:noProof/>
        </w:rPr>
        <w:t>6</w:t>
      </w:r>
      <w:r w:rsidRPr="00C47D51">
        <w:rPr>
          <w:i w:val="0"/>
          <w:iCs w:val="0"/>
        </w:rPr>
        <w:fldChar w:fldCharType="end"/>
      </w:r>
      <w:bookmarkEnd w:id="188"/>
      <w:r w:rsidRPr="00C47D51">
        <w:rPr>
          <w:b/>
          <w:bCs/>
          <w:i w:val="0"/>
          <w:iCs w:val="0"/>
        </w:rPr>
        <w:br/>
      </w:r>
      <w:r>
        <w:t>Zusammenfassung der Ergebnisse der ANCOVA</w:t>
      </w:r>
      <w:bookmarkEnd w:id="189"/>
    </w:p>
    <w:tbl>
      <w:tblPr>
        <w:tblStyle w:val="EinfacheTabelle2"/>
        <w:tblW w:w="5001" w:type="pct"/>
        <w:tblLayout w:type="fixed"/>
        <w:tblLook w:val="0620" w:firstRow="1" w:lastRow="0" w:firstColumn="0" w:lastColumn="0" w:noHBand="1" w:noVBand="1"/>
      </w:tblPr>
      <w:tblGrid>
        <w:gridCol w:w="4359"/>
        <w:gridCol w:w="1157"/>
        <w:gridCol w:w="1150"/>
        <w:gridCol w:w="847"/>
        <w:gridCol w:w="992"/>
      </w:tblGrid>
      <w:tr w:rsidR="00CE0D64" w14:paraId="364AD1A2" w14:textId="77777777" w:rsidTr="001B32D2">
        <w:trPr>
          <w:cnfStyle w:val="100000000000" w:firstRow="1" w:lastRow="0" w:firstColumn="0" w:lastColumn="0" w:oddVBand="0" w:evenVBand="0" w:oddHBand="0" w:evenHBand="0" w:firstRowFirstColumn="0" w:firstRowLastColumn="0" w:lastRowFirstColumn="0" w:lastRowLastColumn="0"/>
          <w:trHeight w:val="397"/>
        </w:trPr>
        <w:tc>
          <w:tcPr>
            <w:tcW w:w="2563" w:type="pct"/>
            <w:vAlign w:val="center"/>
          </w:tcPr>
          <w:p w14:paraId="63BA3D64" w14:textId="77777777" w:rsidR="00CE0D64" w:rsidRPr="00A14742" w:rsidRDefault="00CE0D64" w:rsidP="001B32D2">
            <w:pPr>
              <w:ind w:firstLine="0"/>
              <w:rPr>
                <w:rStyle w:val="Fett"/>
              </w:rPr>
            </w:pPr>
            <w:r w:rsidRPr="00A14742">
              <w:rPr>
                <w:rStyle w:val="Fett"/>
              </w:rPr>
              <w:t>Prädiktor</w:t>
            </w:r>
          </w:p>
        </w:tc>
        <w:tc>
          <w:tcPr>
            <w:tcW w:w="680" w:type="pct"/>
            <w:vAlign w:val="center"/>
          </w:tcPr>
          <w:p w14:paraId="7AD20469" w14:textId="3271C060" w:rsidR="00CE0D64" w:rsidRPr="00A14742" w:rsidRDefault="00A14742" w:rsidP="001B32D2">
            <w:pPr>
              <w:ind w:firstLine="0"/>
              <w:jc w:val="right"/>
              <w:rPr>
                <w:rStyle w:val="Fett"/>
              </w:rPr>
            </w:pPr>
            <m:oMathPara>
              <m:oMath>
                <m:r>
                  <m:rPr>
                    <m:sty m:val="bi"/>
                  </m:rPr>
                  <w:rPr>
                    <w:rStyle w:val="Fett"/>
                    <w:rFonts w:ascii="Cambria Math" w:hAnsi="Cambria Math"/>
                  </w:rPr>
                  <m:t>F</m:t>
                </m:r>
                <m:d>
                  <m:dPr>
                    <m:ctrlPr>
                      <w:rPr>
                        <w:rStyle w:val="Fett"/>
                        <w:rFonts w:ascii="Cambria Math" w:hAnsi="Cambria Math"/>
                        <w:b/>
                        <w:bCs/>
                        <w:i/>
                      </w:rPr>
                    </m:ctrlPr>
                  </m:dPr>
                  <m:e>
                    <m:r>
                      <m:rPr>
                        <m:sty m:val="bi"/>
                      </m:rPr>
                      <w:rPr>
                        <w:rStyle w:val="Fett"/>
                        <w:rFonts w:ascii="Cambria Math" w:hAnsi="Cambria Math"/>
                      </w:rPr>
                      <m:t>1, 370</m:t>
                    </m:r>
                  </m:e>
                </m:d>
              </m:oMath>
            </m:oMathPara>
          </w:p>
        </w:tc>
        <w:tc>
          <w:tcPr>
            <w:tcW w:w="676" w:type="pct"/>
            <w:vAlign w:val="center"/>
          </w:tcPr>
          <w:p w14:paraId="66001D3D" w14:textId="50C63B09" w:rsidR="00CE0D64" w:rsidRPr="00A14742" w:rsidRDefault="00A14742" w:rsidP="001B32D2">
            <w:pPr>
              <w:ind w:firstLine="0"/>
              <w:jc w:val="right"/>
              <w:rPr>
                <w:rStyle w:val="Fett"/>
              </w:rPr>
            </w:pPr>
            <m:oMathPara>
              <m:oMathParaPr>
                <m:jc m:val="right"/>
              </m:oMathParaPr>
              <m:oMath>
                <m:r>
                  <m:rPr>
                    <m:sty m:val="bi"/>
                  </m:rPr>
                  <w:rPr>
                    <w:rStyle w:val="Fett"/>
                    <w:rFonts w:ascii="Cambria Math" w:hAnsi="Cambria Math"/>
                  </w:rPr>
                  <m:t>p</m:t>
                </m:r>
              </m:oMath>
            </m:oMathPara>
          </w:p>
        </w:tc>
        <w:tc>
          <w:tcPr>
            <w:tcW w:w="498" w:type="pct"/>
            <w:vAlign w:val="center"/>
          </w:tcPr>
          <w:p w14:paraId="2D6E98FC" w14:textId="43CD0C7C" w:rsidR="00CE0D64" w:rsidRPr="00A14742" w:rsidRDefault="00271829" w:rsidP="001B32D2">
            <w:pPr>
              <w:ind w:firstLine="0"/>
              <w:jc w:val="right"/>
              <w:rPr>
                <w:rStyle w:val="Fett"/>
              </w:rPr>
            </w:pPr>
            <m:oMathPara>
              <m:oMathParaPr>
                <m:jc m:val="right"/>
              </m:oMathParaPr>
              <m:oMath>
                <m:sSubSup>
                  <m:sSubSupPr>
                    <m:ctrlPr>
                      <w:rPr>
                        <w:rStyle w:val="Fett"/>
                        <w:rFonts w:ascii="Cambria Math" w:hAnsi="Cambria Math"/>
                        <w:b/>
                        <w:bCs/>
                        <w:i/>
                      </w:rPr>
                    </m:ctrlPr>
                  </m:sSubSupPr>
                  <m:e>
                    <m:r>
                      <m:rPr>
                        <m:sty m:val="bi"/>
                      </m:rPr>
                      <w:rPr>
                        <w:rStyle w:val="Fett"/>
                        <w:rFonts w:ascii="Cambria Math" w:hAnsi="Cambria Math"/>
                      </w:rPr>
                      <m:t>η</m:t>
                    </m:r>
                  </m:e>
                  <m:sub>
                    <m:r>
                      <m:rPr>
                        <m:sty m:val="bi"/>
                      </m:rPr>
                      <w:rPr>
                        <w:rStyle w:val="Fett"/>
                        <w:rFonts w:ascii="Cambria Math" w:hAnsi="Cambria Math"/>
                      </w:rPr>
                      <m:t>p</m:t>
                    </m:r>
                  </m:sub>
                  <m:sup>
                    <m:r>
                      <m:rPr>
                        <m:sty m:val="bi"/>
                      </m:rPr>
                      <w:rPr>
                        <w:rStyle w:val="Fett"/>
                        <w:rFonts w:ascii="Cambria Math" w:hAnsi="Cambria Math"/>
                      </w:rPr>
                      <m:t>2</m:t>
                    </m:r>
                  </m:sup>
                </m:sSubSup>
              </m:oMath>
            </m:oMathPara>
          </w:p>
        </w:tc>
        <w:tc>
          <w:tcPr>
            <w:tcW w:w="583" w:type="pct"/>
            <w:vAlign w:val="center"/>
          </w:tcPr>
          <w:p w14:paraId="06EFBDA3" w14:textId="77777777" w:rsidR="00CE0D64" w:rsidRPr="00A14742" w:rsidRDefault="00CE0D64" w:rsidP="001B32D2">
            <w:pPr>
              <w:ind w:firstLine="0"/>
              <w:jc w:val="right"/>
              <w:rPr>
                <w:rStyle w:val="Fett"/>
              </w:rPr>
            </w:pPr>
            <w:r w:rsidRPr="00A14742">
              <w:rPr>
                <w:rStyle w:val="Fett"/>
              </w:rPr>
              <w:t>Effekt</w:t>
            </w:r>
          </w:p>
        </w:tc>
      </w:tr>
      <w:tr w:rsidR="00CE0D64" w14:paraId="0BD96B2F" w14:textId="77777777" w:rsidTr="00810B8E">
        <w:trPr>
          <w:trHeight w:val="397"/>
        </w:trPr>
        <w:tc>
          <w:tcPr>
            <w:tcW w:w="2563" w:type="pct"/>
          </w:tcPr>
          <w:p w14:paraId="6F590F43" w14:textId="77777777" w:rsidR="00CE0D64" w:rsidRDefault="00CE0D64">
            <w:pPr>
              <w:ind w:firstLine="0"/>
            </w:pPr>
            <w:r>
              <w:rPr>
                <w:rFonts w:eastAsiaTheme="minorEastAsia"/>
              </w:rPr>
              <w:t>Anwendungsfeld</w:t>
            </w:r>
          </w:p>
        </w:tc>
        <w:tc>
          <w:tcPr>
            <w:tcW w:w="680" w:type="pct"/>
          </w:tcPr>
          <w:p w14:paraId="46AB6E42" w14:textId="77777777" w:rsidR="00CE0D64" w:rsidRPr="00FD4961" w:rsidRDefault="00CE0D64">
            <w:pPr>
              <w:ind w:firstLine="0"/>
              <w:jc w:val="right"/>
              <w:rPr>
                <w:rFonts w:eastAsiaTheme="minorEastAsia"/>
              </w:rPr>
            </w:pPr>
            <w:r>
              <w:rPr>
                <w:rFonts w:eastAsiaTheme="minorEastAsia"/>
              </w:rPr>
              <w:t>210.58</w:t>
            </w:r>
          </w:p>
        </w:tc>
        <w:tc>
          <w:tcPr>
            <w:tcW w:w="676" w:type="pct"/>
          </w:tcPr>
          <w:p w14:paraId="39B1A9A0" w14:textId="4322CAC6" w:rsidR="00CE0D64" w:rsidRPr="00FD4961" w:rsidRDefault="00CE0D64">
            <w:pPr>
              <w:ind w:firstLine="0"/>
              <w:jc w:val="right"/>
              <w:rPr>
                <w:rFonts w:eastAsiaTheme="minorEastAsia"/>
              </w:rPr>
            </w:pPr>
            <w:r>
              <w:rPr>
                <w:rFonts w:eastAsiaTheme="minorEastAsia"/>
              </w:rPr>
              <w:t>&lt; .001</w:t>
            </w:r>
          </w:p>
        </w:tc>
        <w:tc>
          <w:tcPr>
            <w:tcW w:w="498" w:type="pct"/>
          </w:tcPr>
          <w:p w14:paraId="6FC53C2F" w14:textId="14D20EB8" w:rsidR="00CE0D64" w:rsidRDefault="00CE0D64">
            <w:pPr>
              <w:ind w:firstLine="0"/>
              <w:jc w:val="right"/>
            </w:pPr>
            <w:r>
              <w:rPr>
                <w:rFonts w:eastAsiaTheme="minorEastAsia"/>
              </w:rPr>
              <w:t>.36</w:t>
            </w:r>
          </w:p>
        </w:tc>
        <w:tc>
          <w:tcPr>
            <w:tcW w:w="583" w:type="pct"/>
          </w:tcPr>
          <w:p w14:paraId="7CA2C7D7" w14:textId="77777777" w:rsidR="00CE0D64" w:rsidRDefault="00CE0D64">
            <w:pPr>
              <w:ind w:firstLine="0"/>
              <w:jc w:val="center"/>
            </w:pPr>
            <w:r>
              <w:rPr>
                <w:rFonts w:eastAsiaTheme="minorEastAsia"/>
              </w:rPr>
              <w:t>groß</w:t>
            </w:r>
          </w:p>
        </w:tc>
      </w:tr>
      <w:tr w:rsidR="00CE0D64" w14:paraId="33189C35" w14:textId="77777777" w:rsidTr="00810B8E">
        <w:trPr>
          <w:trHeight w:val="397"/>
        </w:trPr>
        <w:tc>
          <w:tcPr>
            <w:tcW w:w="2563" w:type="pct"/>
          </w:tcPr>
          <w:p w14:paraId="2EF1A917" w14:textId="77777777" w:rsidR="00CE0D64" w:rsidRDefault="00CE0D64">
            <w:pPr>
              <w:ind w:firstLine="0"/>
            </w:pPr>
            <w:r>
              <w:rPr>
                <w:rFonts w:eastAsiaTheme="minorEastAsia"/>
              </w:rPr>
              <w:t>Vertrauensmaßnahmen</w:t>
            </w:r>
          </w:p>
        </w:tc>
        <w:tc>
          <w:tcPr>
            <w:tcW w:w="680" w:type="pct"/>
          </w:tcPr>
          <w:p w14:paraId="07F0A7FB" w14:textId="77777777" w:rsidR="00CE0D64" w:rsidRPr="00FD4961" w:rsidRDefault="00CE0D64">
            <w:pPr>
              <w:ind w:firstLine="0"/>
              <w:jc w:val="right"/>
              <w:rPr>
                <w:rFonts w:eastAsiaTheme="minorEastAsia"/>
              </w:rPr>
            </w:pPr>
            <w:r>
              <w:rPr>
                <w:rFonts w:eastAsiaTheme="minorEastAsia"/>
              </w:rPr>
              <w:t>0.47</w:t>
            </w:r>
          </w:p>
        </w:tc>
        <w:tc>
          <w:tcPr>
            <w:tcW w:w="676" w:type="pct"/>
          </w:tcPr>
          <w:p w14:paraId="36690CBE" w14:textId="28C9F196" w:rsidR="00CE0D64" w:rsidRPr="00FD4961" w:rsidRDefault="00CE0D64">
            <w:pPr>
              <w:ind w:firstLine="0"/>
              <w:jc w:val="right"/>
              <w:rPr>
                <w:rFonts w:eastAsiaTheme="minorEastAsia"/>
              </w:rPr>
            </w:pPr>
            <w:r>
              <w:rPr>
                <w:rFonts w:eastAsiaTheme="minorEastAsia"/>
              </w:rPr>
              <w:t>.47</w:t>
            </w:r>
          </w:p>
        </w:tc>
        <w:tc>
          <w:tcPr>
            <w:tcW w:w="498" w:type="pct"/>
          </w:tcPr>
          <w:p w14:paraId="771AB694" w14:textId="7FB66F20" w:rsidR="00CE0D64" w:rsidRDefault="00CE0D64">
            <w:pPr>
              <w:ind w:firstLine="0"/>
              <w:jc w:val="right"/>
            </w:pPr>
            <w:r>
              <w:t>&lt; .01</w:t>
            </w:r>
          </w:p>
        </w:tc>
        <w:tc>
          <w:tcPr>
            <w:tcW w:w="583" w:type="pct"/>
          </w:tcPr>
          <w:p w14:paraId="56DB38A3" w14:textId="77777777" w:rsidR="00CE0D64" w:rsidRPr="00CF75F6" w:rsidRDefault="00CE0D64">
            <w:pPr>
              <w:ind w:firstLine="0"/>
              <w:jc w:val="center"/>
              <w:rPr>
                <w:rFonts w:eastAsiaTheme="minorEastAsia"/>
                <w:bCs/>
              </w:rPr>
            </w:pPr>
            <w:proofErr w:type="spellStart"/>
            <w:r>
              <w:rPr>
                <w:rFonts w:eastAsiaTheme="minorEastAsia"/>
              </w:rPr>
              <w:t>n.v.</w:t>
            </w:r>
            <w:proofErr w:type="spellEnd"/>
          </w:p>
        </w:tc>
      </w:tr>
      <w:tr w:rsidR="001E7679" w14:paraId="3822107C" w14:textId="77777777" w:rsidTr="00810B8E">
        <w:trPr>
          <w:trHeight w:val="397"/>
        </w:trPr>
        <w:tc>
          <w:tcPr>
            <w:tcW w:w="2563" w:type="pct"/>
          </w:tcPr>
          <w:p w14:paraId="1ECCB645" w14:textId="68447DC1" w:rsidR="001E7679" w:rsidRDefault="001E7679" w:rsidP="001E7679">
            <w:pPr>
              <w:ind w:firstLine="0"/>
              <w:rPr>
                <w:rFonts w:eastAsiaTheme="minorEastAsia"/>
              </w:rPr>
            </w:pPr>
            <w:r>
              <w:rPr>
                <w:rFonts w:eastAsiaTheme="minorEastAsia"/>
              </w:rPr>
              <w:t>Anwendungsfeld x Vertrauensmaßnahmen</w:t>
            </w:r>
          </w:p>
        </w:tc>
        <w:tc>
          <w:tcPr>
            <w:tcW w:w="680" w:type="pct"/>
          </w:tcPr>
          <w:p w14:paraId="2E792732" w14:textId="44B2F359" w:rsidR="001E7679" w:rsidRDefault="001E7679" w:rsidP="001E7679">
            <w:pPr>
              <w:ind w:firstLine="0"/>
              <w:jc w:val="right"/>
              <w:rPr>
                <w:rFonts w:eastAsiaTheme="minorEastAsia"/>
              </w:rPr>
            </w:pPr>
            <w:r>
              <w:rPr>
                <w:rFonts w:eastAsiaTheme="minorEastAsia"/>
              </w:rPr>
              <w:t>0.03</w:t>
            </w:r>
          </w:p>
        </w:tc>
        <w:tc>
          <w:tcPr>
            <w:tcW w:w="676" w:type="pct"/>
          </w:tcPr>
          <w:p w14:paraId="78E1707E" w14:textId="4169D4A5" w:rsidR="001E7679" w:rsidRDefault="001E7679" w:rsidP="001E7679">
            <w:pPr>
              <w:ind w:firstLine="0"/>
              <w:jc w:val="right"/>
              <w:rPr>
                <w:rFonts w:eastAsiaTheme="minorEastAsia"/>
              </w:rPr>
            </w:pPr>
            <w:r>
              <w:rPr>
                <w:rFonts w:eastAsiaTheme="minorEastAsia"/>
              </w:rPr>
              <w:t>.87</w:t>
            </w:r>
          </w:p>
        </w:tc>
        <w:tc>
          <w:tcPr>
            <w:tcW w:w="498" w:type="pct"/>
          </w:tcPr>
          <w:p w14:paraId="7BA58EFA" w14:textId="140F886C" w:rsidR="001E7679" w:rsidRDefault="001E7679" w:rsidP="001E7679">
            <w:pPr>
              <w:ind w:firstLine="0"/>
              <w:jc w:val="right"/>
            </w:pPr>
            <w:r>
              <w:rPr>
                <w:rFonts w:eastAsiaTheme="minorEastAsia"/>
              </w:rPr>
              <w:t>&lt; .01</w:t>
            </w:r>
          </w:p>
        </w:tc>
        <w:tc>
          <w:tcPr>
            <w:tcW w:w="583" w:type="pct"/>
          </w:tcPr>
          <w:p w14:paraId="196AFABE" w14:textId="32F15FD7" w:rsidR="001E7679" w:rsidRDefault="001E7679" w:rsidP="001E7679">
            <w:pPr>
              <w:ind w:firstLine="0"/>
              <w:jc w:val="center"/>
              <w:rPr>
                <w:rFonts w:eastAsiaTheme="minorEastAsia"/>
              </w:rPr>
            </w:pPr>
            <w:proofErr w:type="spellStart"/>
            <w:r>
              <w:rPr>
                <w:rFonts w:eastAsiaTheme="minorEastAsia"/>
              </w:rPr>
              <w:t>n.v.</w:t>
            </w:r>
            <w:proofErr w:type="spellEnd"/>
          </w:p>
        </w:tc>
      </w:tr>
      <w:tr w:rsidR="001E7679" w14:paraId="6011D419" w14:textId="77777777" w:rsidTr="00810B8E">
        <w:trPr>
          <w:trHeight w:val="397"/>
        </w:trPr>
        <w:tc>
          <w:tcPr>
            <w:tcW w:w="2563" w:type="pct"/>
          </w:tcPr>
          <w:p w14:paraId="44B6E07A" w14:textId="3BBF4267" w:rsidR="001E7679" w:rsidRPr="009D5CC1" w:rsidRDefault="001E7679" w:rsidP="001E7679">
            <w:pPr>
              <w:ind w:firstLine="0"/>
              <w:rPr>
                <w:rFonts w:eastAsiaTheme="minorEastAsia"/>
              </w:rPr>
            </w:pPr>
            <w:r>
              <w:rPr>
                <w:rFonts w:eastAsiaTheme="minorEastAsia"/>
              </w:rPr>
              <w:t>Einstellung gegenüber KI</w:t>
            </w:r>
          </w:p>
        </w:tc>
        <w:tc>
          <w:tcPr>
            <w:tcW w:w="680" w:type="pct"/>
          </w:tcPr>
          <w:p w14:paraId="36CE7FEA" w14:textId="78F38842" w:rsidR="001E7679" w:rsidRPr="00FD4961" w:rsidRDefault="001E7679" w:rsidP="001E7679">
            <w:pPr>
              <w:ind w:firstLine="0"/>
              <w:jc w:val="right"/>
              <w:rPr>
                <w:rFonts w:eastAsiaTheme="minorEastAsia"/>
              </w:rPr>
            </w:pPr>
            <w:r>
              <w:rPr>
                <w:rFonts w:eastAsiaTheme="minorEastAsia"/>
              </w:rPr>
              <w:t>84.18</w:t>
            </w:r>
          </w:p>
        </w:tc>
        <w:tc>
          <w:tcPr>
            <w:tcW w:w="676" w:type="pct"/>
          </w:tcPr>
          <w:p w14:paraId="2B0DF473" w14:textId="31BF4A15" w:rsidR="001E7679" w:rsidRPr="00FD4961" w:rsidRDefault="001E7679" w:rsidP="001E7679">
            <w:pPr>
              <w:ind w:firstLine="0"/>
              <w:jc w:val="right"/>
              <w:rPr>
                <w:rFonts w:eastAsiaTheme="minorEastAsia"/>
              </w:rPr>
            </w:pPr>
            <w:r>
              <w:rPr>
                <w:rFonts w:eastAsiaTheme="minorEastAsia"/>
              </w:rPr>
              <w:t>&lt; .001</w:t>
            </w:r>
          </w:p>
        </w:tc>
        <w:tc>
          <w:tcPr>
            <w:tcW w:w="498" w:type="pct"/>
          </w:tcPr>
          <w:p w14:paraId="51679B58" w14:textId="1289D615" w:rsidR="001E7679" w:rsidRPr="009D5CC1" w:rsidRDefault="001E7679" w:rsidP="001E7679">
            <w:pPr>
              <w:ind w:firstLine="0"/>
              <w:jc w:val="right"/>
              <w:rPr>
                <w:rFonts w:eastAsiaTheme="minorEastAsia"/>
              </w:rPr>
            </w:pPr>
            <w:r>
              <w:t>.19</w:t>
            </w:r>
          </w:p>
        </w:tc>
        <w:tc>
          <w:tcPr>
            <w:tcW w:w="583" w:type="pct"/>
          </w:tcPr>
          <w:p w14:paraId="0EBF6852" w14:textId="4CE69DEC" w:rsidR="001E7679" w:rsidRPr="009D5CC1" w:rsidRDefault="001E7679" w:rsidP="001E7679">
            <w:pPr>
              <w:ind w:firstLine="0"/>
              <w:jc w:val="center"/>
              <w:rPr>
                <w:rFonts w:eastAsiaTheme="minorEastAsia"/>
              </w:rPr>
            </w:pPr>
            <w:r>
              <w:rPr>
                <w:rFonts w:eastAsiaTheme="minorEastAsia"/>
              </w:rPr>
              <w:t>mittel</w:t>
            </w:r>
          </w:p>
        </w:tc>
      </w:tr>
    </w:tbl>
    <w:p w14:paraId="2702B9C5" w14:textId="77777777" w:rsidR="00CE0D64" w:rsidRDefault="00CE0D64" w:rsidP="0015728D">
      <w:pPr>
        <w:pStyle w:val="Beschriftung"/>
        <w:rPr>
          <w:i w:val="0"/>
          <w:iCs w:val="0"/>
        </w:rPr>
      </w:pPr>
      <w:r w:rsidRPr="001A5F35">
        <w:t>Anmerkungen</w:t>
      </w:r>
      <w:r>
        <w:rPr>
          <w:rFonts w:eastAsiaTheme="minorEastAsia"/>
          <w:i w:val="0"/>
        </w:rPr>
        <w:t xml:space="preserve">: </w:t>
      </w:r>
      <m:oMath>
        <m:r>
          <w:rPr>
            <w:rFonts w:ascii="Cambria Math" w:hAnsi="Cambria Math"/>
          </w:rPr>
          <m:t>F</m:t>
        </m:r>
      </m:oMath>
      <w:r>
        <w:t xml:space="preserve"> = </w:t>
      </w:r>
      <w:r w:rsidRPr="001A5F35">
        <w:rPr>
          <w:i w:val="0"/>
          <w:iCs w:val="0"/>
        </w:rPr>
        <w:t>F-Wert</w:t>
      </w:r>
      <w:r>
        <w:t xml:space="preserve">,  </w:t>
      </w:r>
      <m:oMath>
        <m:sSubSup>
          <m:sSubSupPr>
            <m:ctrlPr>
              <w:rPr>
                <w:rStyle w:val="Fett"/>
                <w:rFonts w:ascii="Cambria Math" w:hAnsi="Cambria Math"/>
                <w:b w:val="0"/>
                <w:bCs w:val="0"/>
                <w:i w:val="0"/>
              </w:rPr>
            </m:ctrlPr>
          </m:sSubSupPr>
          <m:e>
            <m:r>
              <w:rPr>
                <w:rStyle w:val="Fett"/>
                <w:rFonts w:ascii="Cambria Math" w:hAnsi="Cambria Math"/>
              </w:rPr>
              <m:t>η</m:t>
            </m:r>
          </m:e>
          <m:sub>
            <m:r>
              <w:rPr>
                <w:rStyle w:val="Fett"/>
                <w:rFonts w:ascii="Cambria Math" w:hAnsi="Cambria Math"/>
              </w:rPr>
              <m:t>p</m:t>
            </m:r>
          </m:sub>
          <m:sup>
            <m:r>
              <w:rPr>
                <w:rStyle w:val="Fett"/>
                <w:rFonts w:ascii="Cambria Math" w:hAnsi="Cambria Math"/>
              </w:rPr>
              <m:t>2</m:t>
            </m:r>
          </m:sup>
        </m:sSubSup>
      </m:oMath>
      <w:r>
        <w:t xml:space="preserve"> = </w:t>
      </w:r>
      <w:r w:rsidRPr="001A5F35">
        <w:rPr>
          <w:i w:val="0"/>
          <w:iCs w:val="0"/>
        </w:rPr>
        <w:t xml:space="preserve">partielles Eta-Quadrat, </w:t>
      </w:r>
      <w:proofErr w:type="spellStart"/>
      <w:r w:rsidRPr="001A5F35">
        <w:rPr>
          <w:i w:val="0"/>
          <w:iCs w:val="0"/>
        </w:rPr>
        <w:t>n.v.</w:t>
      </w:r>
      <w:proofErr w:type="spellEnd"/>
      <w:r w:rsidRPr="001A5F35">
        <w:rPr>
          <w:i w:val="0"/>
          <w:iCs w:val="0"/>
        </w:rPr>
        <w:t xml:space="preserve"> = nicht vorhanden</w:t>
      </w:r>
    </w:p>
    <w:p w14:paraId="2E9D899E" w14:textId="77777777" w:rsidR="00CE0D64" w:rsidRPr="007D3E9E" w:rsidRDefault="00CE0D64" w:rsidP="007D3E9E"/>
    <w:p w14:paraId="6CB53E13" w14:textId="29004F0D" w:rsidR="00CE0D64" w:rsidRDefault="00CE0D64" w:rsidP="003012C1">
      <w:r>
        <w:t>Vor der Durchführung der ANCOVA wurden die Modellannahmen geprüft. Die Normalverteilung der Residuen kann als gegeben angesehen werden, da der Shapiro-Wil</w:t>
      </w:r>
      <w:r w:rsidR="006E206D">
        <w:t>k</w:t>
      </w:r>
      <w:r>
        <w:t>-Test nicht signifikant ist (</w:t>
      </w:r>
      <m:oMath>
        <m:r>
          <w:rPr>
            <w:rFonts w:ascii="Cambria Math" w:hAnsi="Cambria Math"/>
          </w:rPr>
          <m:t>W=0.993, p= .082</m:t>
        </m:r>
      </m:oMath>
      <w:r>
        <w:t>) und der QQ-Plot (</w:t>
      </w:r>
      <w:r>
        <w:fldChar w:fldCharType="begin"/>
      </w:r>
      <w:r>
        <w:instrText xml:space="preserve"> REF _Ref191210049 \h </w:instrText>
      </w:r>
      <w:r>
        <w:fldChar w:fldCharType="separate"/>
      </w:r>
      <w:r w:rsidR="001C33C1" w:rsidRPr="00772D98">
        <w:t xml:space="preserve">Abbildung </w:t>
      </w:r>
      <w:r w:rsidR="001C33C1">
        <w:rPr>
          <w:noProof/>
        </w:rPr>
        <w:t>4</w:t>
      </w:r>
      <w:r>
        <w:fldChar w:fldCharType="end"/>
      </w:r>
      <w:r>
        <w:t>) dies bestätigt.</w:t>
      </w:r>
    </w:p>
    <w:p w14:paraId="5915A7FE" w14:textId="249751E9" w:rsidR="004F0F2A" w:rsidRDefault="004F0F2A" w:rsidP="004F0F2A">
      <w:pPr>
        <w:pStyle w:val="Beschriftung"/>
      </w:pPr>
      <w:r w:rsidRPr="00807328">
        <w:rPr>
          <w:noProof/>
        </w:rPr>
        <w:lastRenderedPageBreak/>
        <w:drawing>
          <wp:inline distT="0" distB="0" distL="0" distR="0" wp14:anchorId="5C2E0C2B" wp14:editId="4724EFD7">
            <wp:extent cx="5398382" cy="3303270"/>
            <wp:effectExtent l="19050" t="19050" r="12065" b="11430"/>
            <wp:docPr id="1545066821"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66821" name="Grafik 1" descr="Ein Bild, das Text, Screensho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8382" cy="3303270"/>
                    </a:xfrm>
                    <a:prstGeom prst="rect">
                      <a:avLst/>
                    </a:prstGeom>
                    <a:ln>
                      <a:solidFill>
                        <a:schemeClr val="tx1">
                          <a:lumMod val="65000"/>
                          <a:lumOff val="35000"/>
                        </a:schemeClr>
                      </a:solidFill>
                    </a:ln>
                  </pic:spPr>
                </pic:pic>
              </a:graphicData>
            </a:graphic>
          </wp:inline>
        </w:drawing>
      </w:r>
    </w:p>
    <w:p w14:paraId="001B4A47" w14:textId="45416D0F" w:rsidR="00CE0D64" w:rsidRPr="00151895" w:rsidRDefault="00CE0D64" w:rsidP="00796B96">
      <w:pPr>
        <w:pStyle w:val="Beschriftung"/>
        <w:rPr>
          <w:i w:val="0"/>
          <w:iCs w:val="0"/>
        </w:rPr>
      </w:pPr>
      <w:bookmarkStart w:id="190" w:name="_Ref191210049"/>
      <w:bookmarkStart w:id="191" w:name="_Ref190104306"/>
      <w:bookmarkStart w:id="192" w:name="_Toc191215393"/>
      <w:bookmarkStart w:id="193" w:name="_Toc191314542"/>
      <w:r w:rsidRPr="00772D98">
        <w:t xml:space="preserve">Abbildung </w:t>
      </w:r>
      <w:r w:rsidR="00496396" w:rsidRPr="00772D98">
        <w:fldChar w:fldCharType="begin"/>
      </w:r>
      <w:r w:rsidR="00496396" w:rsidRPr="00772D98">
        <w:instrText xml:space="preserve"> SEQ Abbildung \* ARABIC </w:instrText>
      </w:r>
      <w:r w:rsidR="00496396" w:rsidRPr="00772D98">
        <w:fldChar w:fldCharType="separate"/>
      </w:r>
      <w:r w:rsidR="003C61ED">
        <w:rPr>
          <w:noProof/>
        </w:rPr>
        <w:t>5</w:t>
      </w:r>
      <w:r w:rsidR="00496396" w:rsidRPr="00772D98">
        <w:fldChar w:fldCharType="end"/>
      </w:r>
      <w:bookmarkEnd w:id="190"/>
      <w:r w:rsidR="00772D98" w:rsidRPr="00772D98">
        <w:t xml:space="preserve"> </w:t>
      </w:r>
      <w:r w:rsidRPr="00151895">
        <w:rPr>
          <w:i w:val="0"/>
          <w:iCs w:val="0"/>
        </w:rPr>
        <w:t>QQ-Plot der Residuen des ANCOVA-Modells</w:t>
      </w:r>
      <w:bookmarkEnd w:id="191"/>
      <w:bookmarkEnd w:id="192"/>
      <w:bookmarkEnd w:id="193"/>
    </w:p>
    <w:p w14:paraId="5C3A0A57" w14:textId="77777777" w:rsidR="006E6984" w:rsidRPr="006E6984" w:rsidRDefault="006E6984" w:rsidP="006E6984"/>
    <w:p w14:paraId="39AB8F09" w14:textId="057E1759" w:rsidR="00CE0D64" w:rsidRDefault="00CE0D64" w:rsidP="003012C1">
      <w:pPr>
        <w:rPr>
          <w:rStyle w:val="ToDo"/>
          <w:color w:val="auto"/>
        </w:rPr>
      </w:pPr>
      <w:r w:rsidRPr="00772A1D">
        <w:t xml:space="preserve">Der Levene-Test zur Prüfung der Heteroskedastizität war signifikant </w:t>
      </w:r>
      <m:oMath>
        <m:r>
          <w:rPr>
            <w:rFonts w:ascii="Cambria Math" w:hAnsi="Cambria Math"/>
          </w:rPr>
          <m:t>F</m:t>
        </m:r>
        <m:d>
          <m:dPr>
            <m:ctrlPr>
              <w:rPr>
                <w:rFonts w:ascii="Cambria Math" w:hAnsi="Cambria Math"/>
                <w:i/>
              </w:rPr>
            </m:ctrlPr>
          </m:dPr>
          <m:e>
            <m:r>
              <w:rPr>
                <w:rFonts w:ascii="Cambria Math" w:hAnsi="Cambria Math"/>
              </w:rPr>
              <m:t>3, 371</m:t>
            </m:r>
          </m:e>
        </m:d>
        <m:r>
          <w:rPr>
            <w:rFonts w:ascii="Cambria Math" w:hAnsi="Cambria Math"/>
          </w:rPr>
          <m:t>= 11.36, p &lt; .001</m:t>
        </m:r>
      </m:oMath>
      <w:r w:rsidRPr="00772A1D">
        <w:t xml:space="preserve">, </w:t>
      </w:r>
      <w:r w:rsidR="001733F0">
        <w:t xml:space="preserve">womit keine </w:t>
      </w:r>
      <w:r w:rsidRPr="00772A1D">
        <w:t xml:space="preserve">Homogenität der Varianzen </w:t>
      </w:r>
      <w:r w:rsidR="001733F0">
        <w:t>vorlag</w:t>
      </w:r>
      <w:r w:rsidRPr="00772A1D">
        <w:t xml:space="preserve">. Deshalb wurden die Ergebnisse der ANCOVA mittels Bootstrap-Verfahren mit 1.000 Wiederholungen </w:t>
      </w:r>
      <w:sdt>
        <w:sdtPr>
          <w:alias w:val="To edit, see citavi.com/edit"/>
          <w:tag w:val="CitaviPlaceholder#79058bb3-4d8b-4b84-8faa-0ac41a9be439"/>
          <w:id w:val="-986858788"/>
          <w:placeholder>
            <w:docPart w:val="0BB889539C3241D19DA1454977EBF6C7"/>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M2FmOTJiLWExMmQtNGI1MS1hYWFkLTc0NTY3MmQ4MTQwYSIsIlJhbmdlTGVuZ3RoIjoyMCwiUmVmZXJlbmNlSWQiOiI4NTkwMDI5MC04M2QxLTQ4ODctOTU2MS02ZGQyNzMyN2E4Y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pibWF0aC5vcmcvP3E9YW4lM0ExNDcwLjYyMDA2IiwiVXJpU3RyaW5nIjoiaHR0cHM6Ly96Ym1hdGgub3JnLz9xPWFuOjE0NzAuNjIwMD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}</w:instrText>
          </w:r>
          <w:r w:rsidRPr="00772A1D">
            <w:fldChar w:fldCharType="separate"/>
          </w:r>
          <w:r w:rsidR="00DC3234">
            <w:t>(R. R. Wilcox, 2022)</w:t>
          </w:r>
          <w:r w:rsidRPr="00772A1D">
            <w:fldChar w:fldCharType="end"/>
          </w:r>
        </w:sdtContent>
      </w:sdt>
      <w:r w:rsidRPr="00772A1D">
        <w:t xml:space="preserve"> abgesichert und zusätzlich eine robuste ANCOVA mit heteroskedastizitätsrobusten Standardfehlern durchgeführt </w:t>
      </w:r>
      <w:sdt>
        <w:sdtPr>
          <w:alias w:val="To edit, see citavi.com/edit"/>
          <w:tag w:val="CitaviPlaceholder#3695187a-b7ec-4115-b79e-0029d11d0739"/>
          <w:id w:val="1140154379"/>
          <w:placeholder>
            <w:docPart w:val="E986644FADF14173B4EE157613A90229"/>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zQ3MjAxLTgyZDUtNDQwZS05YTM3LTg1OGRkOGFiOGM1MyIsIlJhbmdlTGVuZ3RoIjoxNywiUmVmZXJlbmNlSWQiOiI4ZTQwMDNmZS00MDJmLTQxYTAtOTNhNi01NDhhZjNmMTdkY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IzNy9qbWFzbS8xNTUxOTA2MzcwIiwiVXJpU3RyaW5nIjoiaHR0cHM6Ly9kb2kub3JnLzEwLjIyMjM3L2ptYXNtLzE1NTE5MDYz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IoUi4gV2lsY294LCAyMDE4KSJ9XX0sIlRhZyI6IkNpdGF2aVBsYWNlaG9sZGVyIzM2OTUxODdhLWI3ZWMtNDExNS1iNzllLTAwMjlkMTFkMDczOSIsIlRleHQiOiIoUi4gV2lsY294LCAyMDE4KSIsIldBSVZlcnNpb24iOiI2LjE5LjIuMSJ9}</w:instrText>
          </w:r>
          <w:r w:rsidRPr="00772A1D">
            <w:fldChar w:fldCharType="separate"/>
          </w:r>
          <w:r w:rsidR="00DC3234">
            <w:t>(R. Wilcox, 2018)</w:t>
          </w:r>
          <w:r w:rsidRPr="00772A1D">
            <w:fldChar w:fldCharType="end"/>
          </w:r>
        </w:sdtContent>
      </w:sdt>
      <w:r w:rsidRPr="00772A1D">
        <w:t>.</w:t>
      </w:r>
      <w:r w:rsidRPr="00772A1D">
        <w:rPr>
          <w:rStyle w:val="ToDo"/>
        </w:rPr>
        <w:t xml:space="preserve"> </w:t>
      </w:r>
    </w:p>
    <w:p w14:paraId="38C25742" w14:textId="3E24F04A" w:rsidR="003012C1" w:rsidRDefault="00CE0D64" w:rsidP="003012C1">
      <w:r>
        <w:t>Die mittels Bootstrapping ermittelten Modellparameter bestätigen den Effekt des Faktors Anwendungsfeld (</w:t>
      </w:r>
      <m:oMath>
        <m:r>
          <w:rPr>
            <w:rFonts w:ascii="Cambria Math" w:eastAsiaTheme="minorEastAsia" w:hAnsi="Cambria Math"/>
          </w:rPr>
          <m:t>b=-1.20</m:t>
        </m:r>
      </m:oMath>
      <w:r w:rsidR="002016B7" w:rsidRPr="002016B7">
        <w:rPr>
          <w:rFonts w:eastAsiaTheme="minorEastAsia"/>
        </w:rPr>
        <w:t xml:space="preserve">, 95%-KI </w:t>
      </w:r>
      <m:oMath>
        <m:d>
          <m:dPr>
            <m:begChr m:val="["/>
            <m:endChr m:val="]"/>
            <m:ctrlPr>
              <w:rPr>
                <w:rFonts w:ascii="Cambria Math" w:eastAsiaTheme="minorEastAsia" w:hAnsi="Cambria Math"/>
                <w:i/>
              </w:rPr>
            </m:ctrlPr>
          </m:dPr>
          <m:e>
            <m:r>
              <w:rPr>
                <w:rFonts w:ascii="Cambria Math" w:eastAsiaTheme="minorEastAsia" w:hAnsi="Cambria Math"/>
              </w:rPr>
              <m:t>-1.44, -1.00</m:t>
            </m:r>
          </m:e>
        </m:d>
      </m:oMath>
      <w:r>
        <w:t>)</w:t>
      </w:r>
      <w:r w:rsidR="002016B7">
        <w:t xml:space="preserve"> </w:t>
      </w:r>
      <w:r w:rsidR="003012C1">
        <w:t xml:space="preserve">und </w:t>
      </w:r>
      <w:r w:rsidR="00254EDB">
        <w:t>des Faktors Einstellung gegenüber KI</w:t>
      </w:r>
      <w:r w:rsidR="003012C1">
        <w:t xml:space="preserve"> </w:t>
      </w:r>
      <w:r w:rsidR="00A71426">
        <w:t>(</w:t>
      </w:r>
      <m:oMath>
        <m:r>
          <w:rPr>
            <w:rFonts w:ascii="Cambria Math" w:hAnsi="Cambria Math"/>
          </w:rPr>
          <m:t>b=0.61</m:t>
        </m:r>
      </m:oMath>
      <w:r w:rsidR="00BB3102">
        <w:t>, 95%-KI</w:t>
      </w:r>
      <w:r w:rsidR="003012C1">
        <w:t xml:space="preserve"> </w:t>
      </w:r>
      <m:oMath>
        <m:d>
          <m:dPr>
            <m:begChr m:val="["/>
            <m:endChr m:val="]"/>
            <m:ctrlPr>
              <w:rPr>
                <w:rFonts w:ascii="Cambria Math" w:hAnsi="Cambria Math"/>
                <w:i/>
              </w:rPr>
            </m:ctrlPr>
          </m:dPr>
          <m:e>
            <m:r>
              <w:rPr>
                <w:rFonts w:ascii="Cambria Math" w:hAnsi="Cambria Math"/>
              </w:rPr>
              <m:t>0.48; 0.74</m:t>
            </m:r>
          </m:e>
        </m:d>
      </m:oMath>
      <w:r>
        <w:rPr>
          <w:rFonts w:eastAsiaTheme="minorEastAsia"/>
        </w:rPr>
        <w:t>).</w:t>
      </w:r>
      <w:r w:rsidR="003012C1">
        <w:t xml:space="preserve"> Die Konfidenzintervalle </w:t>
      </w:r>
      <w:r w:rsidR="00DF0857">
        <w:t>des Faktors</w:t>
      </w:r>
      <w:r w:rsidR="003012C1">
        <w:t xml:space="preserve"> Vertrauensmaßnahmen </w:t>
      </w:r>
      <w:r w:rsidR="00DF0857">
        <w:t>(</w:t>
      </w:r>
      <w:r w:rsidR="00B779DB">
        <w:rPr>
          <w:rFonts w:eastAsiaTheme="minorEastAsia"/>
        </w:rPr>
        <w:t>95</w:t>
      </w:r>
      <w:r w:rsidR="006B17B5">
        <w:rPr>
          <w:rFonts w:eastAsiaTheme="minorEastAsia"/>
        </w:rPr>
        <w:t xml:space="preserve">%-KI </w:t>
      </w:r>
      <m:oMath>
        <m:r>
          <w:rPr>
            <w:rFonts w:ascii="Cambria Math" w:hAnsi="Cambria Math"/>
          </w:rPr>
          <m:t>[-0.18, 0.18</m:t>
        </m:r>
        <m:r>
          <w:rPr>
            <w:rFonts w:ascii="Cambria Math" w:eastAsiaTheme="minorEastAsia" w:hAnsi="Cambria Math"/>
          </w:rPr>
          <m:t>]</m:t>
        </m:r>
        <m:r>
          <w:rPr>
            <w:rFonts w:ascii="Cambria Math" w:hAnsi="Cambria Math"/>
          </w:rPr>
          <m:t>)</m:t>
        </m:r>
      </m:oMath>
      <w:r w:rsidR="003012C1">
        <w:t xml:space="preserve"> </w:t>
      </w:r>
      <w:r w:rsidR="00435F61">
        <w:t>und</w:t>
      </w:r>
      <w:r w:rsidR="003012C1">
        <w:t xml:space="preserve"> </w:t>
      </w:r>
      <w:r w:rsidR="00DF0857">
        <w:t>des Faktors</w:t>
      </w:r>
      <w:r w:rsidR="003012C1">
        <w:t xml:space="preserve"> Interaktion von Anwendungsfeld und Vertrauensmaßnahmen</w:t>
      </w:r>
      <w:r w:rsidR="006B17B5">
        <w:t xml:space="preserve"> (95%-KI</w:t>
      </w:r>
      <m:oMath>
        <m:r>
          <w:rPr>
            <w:rFonts w:ascii="Cambria Math" w:hAnsi="Cambria Math"/>
          </w:rPr>
          <m:t xml:space="preserve"> </m:t>
        </m:r>
        <m:d>
          <m:dPr>
            <m:begChr m:val="["/>
            <m:endChr m:val="]"/>
            <m:ctrlPr>
              <w:rPr>
                <w:rFonts w:ascii="Cambria Math" w:hAnsi="Cambria Math"/>
                <w:i/>
              </w:rPr>
            </m:ctrlPr>
          </m:dPr>
          <m:e>
            <m:r>
              <w:rPr>
                <w:rFonts w:ascii="Cambria Math" w:hAnsi="Cambria Math"/>
              </w:rPr>
              <m:t>-0.37, 0.32</m:t>
            </m:r>
          </m:e>
        </m:d>
      </m:oMath>
      <w:r w:rsidR="007F1AA2">
        <w:rPr>
          <w:rFonts w:eastAsiaTheme="minorEastAsia"/>
        </w:rPr>
        <w:t xml:space="preserve">) </w:t>
      </w:r>
      <w:r w:rsidR="003012C1">
        <w:t xml:space="preserve">enthalten jeweils den Nullpunkt, was erneut gegen die Signifikanz </w:t>
      </w:r>
      <w:r w:rsidR="001B3BE6">
        <w:t>dieser</w:t>
      </w:r>
      <w:r w:rsidR="003012C1">
        <w:t xml:space="preserve"> Effekte spricht. </w:t>
      </w:r>
    </w:p>
    <w:p w14:paraId="129A4B42" w14:textId="33259B0C" w:rsidR="003012C1" w:rsidRDefault="00DA37A4" w:rsidP="003012C1">
      <w:r>
        <w:t>Auch d</w:t>
      </w:r>
      <w:r w:rsidR="003012C1" w:rsidRPr="0051760D">
        <w:t xml:space="preserve">ie Ergebnisse der robusten ANCOVA </w:t>
      </w:r>
      <w:r>
        <w:t>bestätigen</w:t>
      </w:r>
      <w:r w:rsidR="003012C1" w:rsidRPr="0051760D">
        <w:t xml:space="preserve">, dass der Haupteffekt des Anwendungsfelds signifikant </w:t>
      </w:r>
      <w:r>
        <w:t>ist</w:t>
      </w:r>
      <w:r w:rsidR="003012C1" w:rsidRPr="0051760D">
        <w:t>,</w:t>
      </w:r>
      <w:r w:rsidR="00DA4165">
        <w:t xml:space="preserve"> </w:t>
      </w:r>
      <m:oMath>
        <m:r>
          <w:rPr>
            <w:rFonts w:ascii="Cambria Math" w:hAnsi="Cambria Math"/>
          </w:rPr>
          <m:t> t</m:t>
        </m:r>
        <m:d>
          <m:dPr>
            <m:ctrlPr>
              <w:rPr>
                <w:rFonts w:ascii="Cambria Math" w:hAnsi="Cambria Math"/>
                <w:i/>
              </w:rPr>
            </m:ctrlPr>
          </m:dPr>
          <m:e>
            <m:r>
              <w:rPr>
                <w:rFonts w:ascii="Cambria Math" w:hAnsi="Cambria Math"/>
              </w:rPr>
              <m:t>370</m:t>
            </m:r>
          </m:e>
        </m:d>
        <m:r>
          <w:rPr>
            <w:rFonts w:ascii="Cambria Math" w:hAnsi="Cambria Math"/>
          </w:rPr>
          <m:t>= -10.19,  p &lt; .001,  </m:t>
        </m:r>
        <m:sSubSup>
          <m:sSubSupPr>
            <m:ctrlPr>
              <w:rPr>
                <w:rFonts w:ascii="Cambria Math" w:hAnsi="Cambria Math"/>
                <w:i/>
                <w:iCs/>
              </w:rPr>
            </m:ctrlPr>
          </m:sSubSupPr>
          <m:e>
            <m:r>
              <w:rPr>
                <w:rFonts w:ascii="Cambria Math" w:eastAsiaTheme="minorEastAsia" w:hAnsi="Cambria Math"/>
              </w:rPr>
              <m:t>η</m:t>
            </m:r>
            <m:ctrlPr>
              <w:rPr>
                <w:rFonts w:ascii="Cambria Math" w:eastAsiaTheme="minorEastAsia" w:hAnsi="Cambria Math"/>
                <w:i/>
              </w:rPr>
            </m:ctrlPr>
          </m:e>
          <m:sub>
            <m:r>
              <w:rPr>
                <w:rFonts w:ascii="Cambria Math" w:hAnsi="Cambria Math"/>
              </w:rPr>
              <m:t>p </m:t>
            </m:r>
          </m:sub>
          <m:sup>
            <m:r>
              <w:rPr>
                <w:rFonts w:ascii="Cambria Math" w:hAnsi="Cambria Math"/>
              </w:rPr>
              <m:t>2</m:t>
            </m:r>
          </m:sup>
        </m:sSubSup>
        <m:r>
          <w:rPr>
            <w:rFonts w:ascii="Cambria Math" w:hAnsi="Cambria Math"/>
          </w:rPr>
          <m:t>= .36</m:t>
        </m:r>
      </m:oMath>
      <w:r w:rsidR="003012C1" w:rsidRPr="0051760D">
        <w:t xml:space="preserve">. Ebenso </w:t>
      </w:r>
      <w:r>
        <w:t>ist</w:t>
      </w:r>
      <w:r w:rsidR="003012C1" w:rsidRPr="0051760D">
        <w:t xml:space="preserve"> der Effekt der Einstellung gegenüber KI signifikant,</w:t>
      </w:r>
      <w:r w:rsidR="00DA4165">
        <w:t xml:space="preserve"> </w:t>
      </w:r>
      <m:oMath>
        <m:r>
          <w:rPr>
            <w:rFonts w:ascii="Cambria Math" w:hAnsi="Cambria Math"/>
          </w:rPr>
          <m:t> t</m:t>
        </m:r>
        <m:d>
          <m:dPr>
            <m:ctrlPr>
              <w:rPr>
                <w:rFonts w:ascii="Cambria Math" w:hAnsi="Cambria Math"/>
                <w:i/>
              </w:rPr>
            </m:ctrlPr>
          </m:dPr>
          <m:e>
            <m:r>
              <w:rPr>
                <w:rFonts w:ascii="Cambria Math" w:hAnsi="Cambria Math"/>
              </w:rPr>
              <m:t>370</m:t>
            </m:r>
          </m:e>
        </m:d>
        <m:r>
          <w:rPr>
            <w:rFonts w:ascii="Cambria Math" w:hAnsi="Cambria Math"/>
          </w:rPr>
          <m:t>= 9.17,  p &lt; .001,  </m:t>
        </m:r>
        <m:sSubSup>
          <m:sSubSupPr>
            <m:ctrlPr>
              <w:rPr>
                <w:rFonts w:ascii="Cambria Math" w:hAnsi="Cambria Math"/>
                <w:i/>
              </w:rPr>
            </m:ctrlPr>
          </m:sSubSupPr>
          <m:e>
            <m:r>
              <w:rPr>
                <w:rFonts w:ascii="Cambria Math" w:hAnsi="Cambria Math"/>
              </w:rPr>
              <m:t>η</m:t>
            </m:r>
          </m:e>
          <m:sub>
            <m:r>
              <w:rPr>
                <w:rFonts w:ascii="Cambria Math" w:hAnsi="Cambria Math"/>
              </w:rPr>
              <m:t>p </m:t>
            </m:r>
          </m:sub>
          <m:sup>
            <m:r>
              <w:rPr>
                <w:rFonts w:ascii="Cambria Math" w:hAnsi="Cambria Math"/>
              </w:rPr>
              <m:t>2</m:t>
            </m:r>
          </m:sup>
        </m:sSubSup>
        <m:r>
          <w:rPr>
            <w:rFonts w:ascii="Cambria Math" w:hAnsi="Cambria Math"/>
          </w:rPr>
          <m:t>= .19</m:t>
        </m:r>
      </m:oMath>
      <w:r w:rsidR="003012C1" w:rsidRPr="0051760D">
        <w:t>. Vertrauensmaßnahmen zeigten erneut keinen signifikanten Effekt,</w:t>
      </w:r>
      <w:r w:rsidR="00DA4165">
        <w:t xml:space="preserve"> </w:t>
      </w:r>
      <m:oMath>
        <m:r>
          <w:rPr>
            <w:rFonts w:ascii="Cambria Math" w:hAnsi="Cambria Math"/>
          </w:rPr>
          <m:t> t</m:t>
        </m:r>
        <m:d>
          <m:dPr>
            <m:ctrlPr>
              <w:rPr>
                <w:rFonts w:ascii="Cambria Math" w:hAnsi="Cambria Math"/>
                <w:i/>
              </w:rPr>
            </m:ctrlPr>
          </m:dPr>
          <m:e>
            <m:r>
              <w:rPr>
                <w:rFonts w:ascii="Cambria Math" w:hAnsi="Cambria Math"/>
              </w:rPr>
              <m:t>370</m:t>
            </m:r>
          </m:e>
        </m:d>
        <m:r>
          <w:rPr>
            <w:rFonts w:ascii="Cambria Math" w:hAnsi="Cambria Math"/>
          </w:rPr>
          <m:t>= 0.02,  p = .982,  </m:t>
        </m:r>
        <m:sSubSup>
          <m:sSubSupPr>
            <m:ctrlPr>
              <w:rPr>
                <w:rFonts w:ascii="Cambria Math" w:hAnsi="Cambria Math"/>
                <w:i/>
                <w:iCs/>
              </w:rPr>
            </m:ctrlPr>
          </m:sSubSupPr>
          <m:e>
            <m:r>
              <w:rPr>
                <w:rFonts w:ascii="Cambria Math" w:hAnsi="Cambria Math"/>
              </w:rPr>
              <m:t>η</m:t>
            </m:r>
          </m:e>
          <m:sub>
            <m:r>
              <w:rPr>
                <w:rFonts w:ascii="Cambria Math" w:hAnsi="Cambria Math"/>
              </w:rPr>
              <m:t>p </m:t>
            </m:r>
          </m:sub>
          <m:sup>
            <m:r>
              <w:rPr>
                <w:rFonts w:ascii="Cambria Math" w:hAnsi="Cambria Math"/>
              </w:rPr>
              <m:t>2</m:t>
            </m:r>
          </m:sup>
        </m:sSubSup>
        <m:r>
          <w:rPr>
            <w:rFonts w:ascii="Cambria Math" w:hAnsi="Cambria Math"/>
          </w:rPr>
          <m:t>= .001</m:t>
        </m:r>
      </m:oMath>
      <w:r w:rsidR="003012C1" w:rsidRPr="0051760D">
        <w:t xml:space="preserve">. Auch die Interaktion zwischen </w:t>
      </w:r>
      <w:r w:rsidR="003012C1" w:rsidRPr="0051760D">
        <w:lastRenderedPageBreak/>
        <w:t xml:space="preserve">Anwendungsfeld und Vertrauensmaßnahmen blieb </w:t>
      </w:r>
      <w:r w:rsidR="00610A6C">
        <w:t xml:space="preserve">folglich </w:t>
      </w:r>
      <w:r w:rsidR="003012C1" w:rsidRPr="0051760D">
        <w:t>nicht signifikant,</w:t>
      </w:r>
      <w:r w:rsidR="00DA4165">
        <w:t xml:space="preserve"> </w:t>
      </w:r>
      <w:r w:rsidR="003012C1" w:rsidRPr="0051760D">
        <w:t> </w:t>
      </w:r>
      <m:oMath>
        <m:r>
          <w:rPr>
            <w:rFonts w:ascii="Cambria Math" w:hAnsi="Cambria Math"/>
          </w:rPr>
          <m:t>t</m:t>
        </m:r>
        <m:d>
          <m:dPr>
            <m:ctrlPr>
              <w:rPr>
                <w:rFonts w:ascii="Cambria Math" w:hAnsi="Cambria Math"/>
                <w:i/>
              </w:rPr>
            </m:ctrlPr>
          </m:dPr>
          <m:e>
            <m:r>
              <w:rPr>
                <w:rFonts w:ascii="Cambria Math" w:hAnsi="Cambria Math"/>
              </w:rPr>
              <m:t>370</m:t>
            </m:r>
          </m:e>
        </m:d>
        <m:r>
          <w:rPr>
            <w:rFonts w:ascii="Cambria Math" w:hAnsi="Cambria Math"/>
          </w:rPr>
          <m:t>= -0.17,  p = .869,  </m:t>
        </m:r>
        <m:sSubSup>
          <m:sSubSupPr>
            <m:ctrlPr>
              <w:rPr>
                <w:rFonts w:ascii="Cambria Math" w:hAnsi="Cambria Math"/>
                <w:i/>
                <w:iCs/>
              </w:rPr>
            </m:ctrlPr>
          </m:sSubSupPr>
          <m:e>
            <m:r>
              <w:rPr>
                <w:rFonts w:ascii="Cambria Math" w:hAnsi="Cambria Math"/>
              </w:rPr>
              <m:t>η</m:t>
            </m:r>
          </m:e>
          <m:sub>
            <m:r>
              <w:rPr>
                <w:rFonts w:ascii="Cambria Math" w:hAnsi="Cambria Math"/>
              </w:rPr>
              <m:t>p </m:t>
            </m:r>
          </m:sub>
          <m:sup>
            <m:r>
              <w:rPr>
                <w:rFonts w:ascii="Cambria Math" w:hAnsi="Cambria Math"/>
              </w:rPr>
              <m:t>2</m:t>
            </m:r>
          </m:sup>
        </m:sSubSup>
        <m:r>
          <w:rPr>
            <w:rFonts w:ascii="Cambria Math" w:hAnsi="Cambria Math"/>
          </w:rPr>
          <m:t>&lt; .001</m:t>
        </m:r>
      </m:oMath>
      <w:r w:rsidR="003012C1">
        <w:rPr>
          <w:rFonts w:eastAsiaTheme="minorEastAsia"/>
        </w:rPr>
        <w:t>.</w:t>
      </w:r>
    </w:p>
    <w:p w14:paraId="370200F9" w14:textId="14414004" w:rsidR="00665C8B" w:rsidRDefault="002E789A" w:rsidP="002E789A">
      <w:pPr>
        <w:pStyle w:val="berschrift3"/>
      </w:pPr>
      <w:bookmarkStart w:id="194" w:name="_Ref189997521"/>
      <w:bookmarkStart w:id="195" w:name="_Toc191314513"/>
      <w:r>
        <w:t>Hypothese H1</w:t>
      </w:r>
      <w:bookmarkEnd w:id="194"/>
      <w:bookmarkEnd w:id="195"/>
    </w:p>
    <w:p w14:paraId="4EC07872" w14:textId="4F38EAD2" w:rsidR="000E2AEA" w:rsidRDefault="00EA3BA6" w:rsidP="000E2AEA">
      <w:r>
        <w:t xml:space="preserve">Zwar </w:t>
      </w:r>
      <w:r w:rsidR="003F74D6">
        <w:t xml:space="preserve">ist der Mittelwert der </w:t>
      </w:r>
      <w:r w:rsidR="00F25A2B">
        <w:t xml:space="preserve">gemessenen </w:t>
      </w:r>
      <w:r w:rsidR="003F74D6">
        <w:t>Akzeptanz</w:t>
      </w:r>
      <w:r w:rsidR="00F25A2B">
        <w:t>werte</w:t>
      </w:r>
      <w:r w:rsidR="007E32BA">
        <w:t xml:space="preserve"> sowohl in objektiven als auch in subjektiven Anwendungsfeldern in den Gruppen mit vertrauensbildender Maßnahme größer </w:t>
      </w:r>
      <w:r w:rsidR="00D32A90">
        <w:t xml:space="preserve">als in den Gruppen ohne Maßnahme (siehe </w:t>
      </w:r>
      <w:r w:rsidR="0074319D">
        <w:fldChar w:fldCharType="begin"/>
      </w:r>
      <w:r w:rsidR="0074319D">
        <w:instrText xml:space="preserve"> REF _Ref191210011 \h </w:instrText>
      </w:r>
      <w:r w:rsidR="0074319D">
        <w:fldChar w:fldCharType="separate"/>
      </w:r>
      <w:r w:rsidR="001C33C1" w:rsidRPr="00C47D51">
        <w:t xml:space="preserve">Tabelle </w:t>
      </w:r>
      <w:r w:rsidR="001C33C1">
        <w:rPr>
          <w:i/>
          <w:iCs/>
          <w:noProof/>
        </w:rPr>
        <w:t>6</w:t>
      </w:r>
      <w:r w:rsidR="0074319D">
        <w:fldChar w:fldCharType="end"/>
      </w:r>
      <w:r w:rsidR="00D32A90">
        <w:t>). D</w:t>
      </w:r>
      <w:r w:rsidR="000E2AEA">
        <w:t>ieser Mittelwertunterschied ist aber laut der durchgeführten ANCOVA nicht signifikant</w:t>
      </w:r>
      <w:r w:rsidR="0010046A">
        <w:t>,</w:t>
      </w:r>
      <w:r w:rsidR="009D22A7">
        <w:t xml:space="preserve"> </w:t>
      </w:r>
      <m:oMath>
        <m:r>
          <w:rPr>
            <w:rFonts w:ascii="Cambria Math" w:hAnsi="Cambria Math"/>
          </w:rPr>
          <m:t>F</m:t>
        </m:r>
        <m:d>
          <m:dPr>
            <m:ctrlPr>
              <w:rPr>
                <w:rFonts w:ascii="Cambria Math" w:hAnsi="Cambria Math"/>
                <w:i/>
              </w:rPr>
            </m:ctrlPr>
          </m:dPr>
          <m:e>
            <m:r>
              <w:rPr>
                <w:rFonts w:ascii="Cambria Math" w:hAnsi="Cambria Math"/>
              </w:rPr>
              <m:t>1, 370</m:t>
            </m:r>
          </m:e>
        </m:d>
        <m:r>
          <w:rPr>
            <w:rFonts w:ascii="Cambria Math" w:hAnsi="Cambria Math"/>
          </w:rPr>
          <m:t>= 0.47, p = .496</m:t>
        </m:r>
      </m:oMath>
      <w:r w:rsidR="000E2AEA">
        <w:t>. Somit konnte die Hypothese, dass vertrauensbildende Maßnahmen d</w:t>
      </w:r>
      <w:r w:rsidR="001A4C02">
        <w:t>ie</w:t>
      </w:r>
      <w:r w:rsidR="00640B6E">
        <w:t xml:space="preserve"> </w:t>
      </w:r>
      <w:r w:rsidR="001A4C02">
        <w:t>Akzeptanz</w:t>
      </w:r>
      <w:r w:rsidR="001B0469">
        <w:t xml:space="preserve"> von GenK</w:t>
      </w:r>
      <w:r w:rsidR="00332956">
        <w:t>I</w:t>
      </w:r>
      <w:r w:rsidR="001B0469">
        <w:t xml:space="preserve"> am Arbeitsplatz erhöhen</w:t>
      </w:r>
      <w:r w:rsidR="00A336AA">
        <w:t>,</w:t>
      </w:r>
      <w:r w:rsidR="001B0469">
        <w:t xml:space="preserve"> durch diese Untersuchung nicht bestätigt werden.</w:t>
      </w:r>
    </w:p>
    <w:p w14:paraId="4B17E381" w14:textId="7BFF504E" w:rsidR="002E789A" w:rsidRPr="002E789A" w:rsidRDefault="002E789A" w:rsidP="002E789A">
      <w:pPr>
        <w:pStyle w:val="berschrift3"/>
      </w:pPr>
      <w:bookmarkStart w:id="196" w:name="_Toc191314514"/>
      <w:r>
        <w:t>Hypothese H2</w:t>
      </w:r>
      <w:bookmarkEnd w:id="196"/>
    </w:p>
    <w:p w14:paraId="04D7C41C" w14:textId="2679C79A" w:rsidR="00B602DE" w:rsidRDefault="002E4134" w:rsidP="0049222B">
      <w:r>
        <w:t xml:space="preserve">Die </w:t>
      </w:r>
      <w:r w:rsidR="00606D87">
        <w:t>Mittelwert</w:t>
      </w:r>
      <w:r>
        <w:t>e</w:t>
      </w:r>
      <w:r w:rsidR="00606D87">
        <w:t xml:space="preserve"> </w:t>
      </w:r>
      <w:r>
        <w:t>der</w:t>
      </w:r>
      <w:r w:rsidR="00B83B8B">
        <w:t xml:space="preserve"> Akzeptanz </w:t>
      </w:r>
      <w:r w:rsidR="00CC6022">
        <w:t>sind</w:t>
      </w:r>
      <w:r w:rsidR="00DD790A">
        <w:t xml:space="preserve"> für </w:t>
      </w:r>
      <w:r w:rsidR="00A8413E">
        <w:t>objektive</w:t>
      </w:r>
      <w:r w:rsidR="007D0AA6">
        <w:t xml:space="preserve"> Anwendungsfelder </w:t>
      </w:r>
      <w:r w:rsidR="005E0EB2">
        <w:t>(</w:t>
      </w:r>
      <m:oMath>
        <m:r>
          <w:rPr>
            <w:rFonts w:ascii="Cambria Math" w:eastAsiaTheme="minorEastAsia" w:hAnsi="Cambria Math"/>
          </w:rPr>
          <m:t>M=</m:t>
        </m:r>
      </m:oMath>
      <w:r w:rsidR="006A0A57">
        <w:rPr>
          <w:rFonts w:eastAsiaTheme="minorEastAsia"/>
        </w:rPr>
        <w:t xml:space="preserve"> </w:t>
      </w:r>
      <w:r w:rsidR="006A0A57" w:rsidRPr="006A0A57">
        <w:rPr>
          <w:rFonts w:eastAsiaTheme="minorEastAsia"/>
        </w:rPr>
        <w:t xml:space="preserve">3.82, </w:t>
      </w:r>
      <m:oMath>
        <m:r>
          <w:rPr>
            <w:rFonts w:ascii="Cambria Math" w:eastAsiaTheme="minorEastAsia" w:hAnsi="Cambria Math"/>
          </w:rPr>
          <m:t>SD=</m:t>
        </m:r>
      </m:oMath>
      <w:r w:rsidR="006A0A57">
        <w:rPr>
          <w:rFonts w:eastAsiaTheme="minorEastAsia"/>
        </w:rPr>
        <w:t xml:space="preserve"> </w:t>
      </w:r>
      <w:r w:rsidR="006A0A57" w:rsidRPr="006A0A57">
        <w:rPr>
          <w:rFonts w:eastAsiaTheme="minorEastAsia"/>
        </w:rPr>
        <w:t>0.76,</w:t>
      </w:r>
      <w:r w:rsidR="005E0EB2">
        <w:t xml:space="preserve"> </w:t>
      </w:r>
      <w:r w:rsidR="000819ED">
        <w:t xml:space="preserve">95%-KI </w:t>
      </w:r>
      <w:r w:rsidR="006A0A57" w:rsidRPr="006A0A57">
        <w:rPr>
          <w:rFonts w:eastAsiaTheme="minorEastAsia"/>
        </w:rPr>
        <w:t>[3.71, 3.93]</w:t>
      </w:r>
      <w:r w:rsidR="00027F34">
        <w:rPr>
          <w:rFonts w:eastAsiaTheme="minorEastAsia"/>
        </w:rPr>
        <w:t>)</w:t>
      </w:r>
      <w:r w:rsidR="005E0EB2">
        <w:rPr>
          <w:rFonts w:eastAsiaTheme="minorEastAsia"/>
        </w:rPr>
        <w:t xml:space="preserve"> </w:t>
      </w:r>
      <w:r w:rsidR="00AD53D5">
        <w:t xml:space="preserve">höher als </w:t>
      </w:r>
      <w:r w:rsidR="004A364C">
        <w:t xml:space="preserve">für subjektive </w:t>
      </w:r>
      <w:r w:rsidR="008011C5">
        <w:t>Anwendungsfelder (</w:t>
      </w:r>
      <m:oMath>
        <m:r>
          <w:rPr>
            <w:rFonts w:ascii="Cambria Math" w:eastAsiaTheme="minorEastAsia" w:hAnsi="Cambria Math"/>
          </w:rPr>
          <m:t>M=</m:t>
        </m:r>
      </m:oMath>
      <w:r w:rsidR="006A0A57">
        <w:rPr>
          <w:rFonts w:eastAsiaTheme="minorEastAsia"/>
        </w:rPr>
        <w:t xml:space="preserve"> </w:t>
      </w:r>
      <w:r w:rsidR="006A0A57" w:rsidRPr="006A0A57">
        <w:rPr>
          <w:rFonts w:eastAsiaTheme="minorEastAsia"/>
        </w:rPr>
        <w:t xml:space="preserve">2.61, </w:t>
      </w:r>
      <m:oMath>
        <m:r>
          <w:rPr>
            <w:rFonts w:ascii="Cambria Math" w:eastAsiaTheme="minorEastAsia" w:hAnsi="Cambria Math"/>
          </w:rPr>
          <m:t>SD=</m:t>
        </m:r>
      </m:oMath>
      <w:r w:rsidR="006A41E6">
        <w:rPr>
          <w:rFonts w:eastAsiaTheme="minorEastAsia"/>
        </w:rPr>
        <w:t xml:space="preserve"> </w:t>
      </w:r>
      <w:r w:rsidR="006A0A57" w:rsidRPr="006A0A57">
        <w:rPr>
          <w:rFonts w:eastAsiaTheme="minorEastAsia"/>
        </w:rPr>
        <w:t>1.01</w:t>
      </w:r>
      <w:r w:rsidR="00027F34">
        <w:rPr>
          <w:rFonts w:eastAsiaTheme="minorEastAsia"/>
        </w:rPr>
        <w:t xml:space="preserve">, 95%-KI </w:t>
      </w:r>
      <w:r w:rsidR="006A0A57" w:rsidRPr="006A0A57">
        <w:rPr>
          <w:rFonts w:eastAsiaTheme="minorEastAsia"/>
        </w:rPr>
        <w:t>[2.46, 2.76]</w:t>
      </w:r>
      <w:r w:rsidR="008011C5">
        <w:t>)</w:t>
      </w:r>
      <w:r w:rsidR="004F3533">
        <w:t xml:space="preserve">. </w:t>
      </w:r>
      <w:r w:rsidR="008C6BC4">
        <w:t xml:space="preserve">Die </w:t>
      </w:r>
      <w:r w:rsidR="00A02573">
        <w:t>ANCOVA</w:t>
      </w:r>
      <w:r w:rsidR="00B602DE" w:rsidRPr="00B602DE">
        <w:t xml:space="preserve"> ergab einen signifikanten Haupteffekt des Anwendungsfeldes, </w:t>
      </w:r>
      <m:oMath>
        <m:r>
          <w:rPr>
            <w:rFonts w:ascii="Cambria Math" w:hAnsi="Cambria Math"/>
          </w:rPr>
          <m:t>F</m:t>
        </m:r>
        <m:d>
          <m:dPr>
            <m:ctrlPr>
              <w:rPr>
                <w:rFonts w:ascii="Cambria Math" w:hAnsi="Cambria Math"/>
                <w:i/>
              </w:rPr>
            </m:ctrlPr>
          </m:dPr>
          <m:e>
            <m:r>
              <w:rPr>
                <w:rFonts w:ascii="Cambria Math" w:hAnsi="Cambria Math"/>
              </w:rPr>
              <m:t>1, 370</m:t>
            </m:r>
          </m:e>
        </m:d>
        <m:r>
          <w:rPr>
            <w:rFonts w:ascii="Cambria Math" w:hAnsi="Cambria Math"/>
          </w:rPr>
          <m:t>=210.58,p&lt;.001</m:t>
        </m:r>
      </m:oMath>
      <w:r w:rsidR="00972C8F">
        <w:rPr>
          <w:rFonts w:eastAsiaTheme="minorEastAsia"/>
        </w:rPr>
        <w:t>.</w:t>
      </w:r>
      <w:r w:rsidR="00B602DE" w:rsidRPr="00B602DE">
        <w:t xml:space="preserve"> </w:t>
      </w:r>
      <w:r w:rsidR="002C15F3">
        <w:t xml:space="preserve">Die </w:t>
      </w:r>
      <w:r w:rsidR="00B602DE" w:rsidRPr="00B602DE">
        <w:t>Effektstärke</w:t>
      </w:r>
      <w:r w:rsidR="002C15F3">
        <w:t xml:space="preserve"> ist mit </w:t>
      </w:r>
      <m:oMath>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oMath>
      <w:r w:rsidR="00706C5E">
        <w:rPr>
          <w:rFonts w:eastAsiaTheme="minorEastAsia"/>
        </w:rPr>
        <w:t xml:space="preserve"> </w:t>
      </w:r>
      <w:r w:rsidR="00706C5E" w:rsidRPr="00706C5E">
        <w:rPr>
          <w:rFonts w:eastAsiaTheme="minorEastAsia"/>
        </w:rPr>
        <w:t>.36</w:t>
      </w:r>
      <w:r w:rsidR="002C15F3">
        <w:rPr>
          <w:rFonts w:eastAsiaTheme="minorEastAsia"/>
        </w:rPr>
        <w:t xml:space="preserve"> groß</w:t>
      </w:r>
      <w:r w:rsidR="00B602DE" w:rsidRPr="00B602DE">
        <w:t>.</w:t>
      </w:r>
    </w:p>
    <w:p w14:paraId="62EA00EB" w14:textId="51ABACC3" w:rsidR="00A14A1D" w:rsidRDefault="00A14A1D" w:rsidP="00A14A1D">
      <w:r>
        <w:t xml:space="preserve">Die Hypothese, dass die Akzeptanz in objektiven Anwendungsfeldern höher ist als in subjektiven wird </w:t>
      </w:r>
      <w:r w:rsidR="00D647D1">
        <w:t xml:space="preserve">somit </w:t>
      </w:r>
      <w:r>
        <w:t xml:space="preserve">durch die Daten bestätigt. </w:t>
      </w:r>
    </w:p>
    <w:p w14:paraId="7338F803" w14:textId="5FEDB052" w:rsidR="00B00CC7" w:rsidRDefault="003A57F1" w:rsidP="003A57F1">
      <w:pPr>
        <w:pStyle w:val="berschrift3"/>
      </w:pPr>
      <w:bookmarkStart w:id="197" w:name="_Toc191314515"/>
      <w:r>
        <w:t>Hypothese H3</w:t>
      </w:r>
      <w:bookmarkEnd w:id="197"/>
    </w:p>
    <w:p w14:paraId="502BBE20" w14:textId="41122DBC" w:rsidR="003A57F1" w:rsidRPr="003A57F1" w:rsidRDefault="004F3D92" w:rsidP="003A57F1">
      <w:r>
        <w:t>Der Interaktionseffekt von vert</w:t>
      </w:r>
      <w:r w:rsidR="00C34B8F">
        <w:t>r</w:t>
      </w:r>
      <w:r>
        <w:t xml:space="preserve">auensbildenden Maßnahmen und Anwendungsfeld ist </w:t>
      </w:r>
      <w:r w:rsidR="00DB1498">
        <w:t>laut ANCOVA nicht signifikant</w:t>
      </w:r>
      <w:r w:rsidR="00621A7D">
        <w:t xml:space="preserve"> </w:t>
      </w:r>
      <w:r w:rsidR="005637E6">
        <w:t>(</w:t>
      </w:r>
      <m:oMath>
        <m:r>
          <w:rPr>
            <w:rFonts w:ascii="Cambria Math" w:hAnsi="Cambria Math"/>
          </w:rPr>
          <m:t>p=.87</m:t>
        </m:r>
      </m:oMath>
      <w:r w:rsidR="00EC6DE4">
        <w:t>).</w:t>
      </w:r>
      <w:r w:rsidR="006F01F2">
        <w:t xml:space="preserve"> </w:t>
      </w:r>
      <w:r w:rsidR="00A648B3">
        <w:t>Zudem ist der Mittelwertsunterschied (</w:t>
      </w:r>
      <w:r w:rsidR="00533D96" w:rsidRPr="00533D96">
        <w:rPr>
          <w:rFonts w:eastAsiaTheme="minorEastAsia"/>
        </w:rPr>
        <w:t xml:space="preserve">Δ </w:t>
      </w:r>
      <m:oMath>
        <m:r>
          <w:rPr>
            <w:rFonts w:ascii="Cambria Math" w:eastAsiaTheme="minorEastAsia" w:hAnsi="Cambria Math"/>
          </w:rPr>
          <m:t>M</m:t>
        </m:r>
      </m:oMath>
      <w:r w:rsidR="00A02AF6">
        <w:t>)</w:t>
      </w:r>
      <w:r w:rsidR="009E5459">
        <w:t xml:space="preserve"> in den </w:t>
      </w:r>
      <w:r w:rsidR="003242D2">
        <w:t xml:space="preserve">Gruppen mit subjektiven </w:t>
      </w:r>
      <w:r w:rsidR="002E143C">
        <w:t>Anwendungsfeldern</w:t>
      </w:r>
      <w:r w:rsidR="003242D2">
        <w:t xml:space="preserve"> </w:t>
      </w:r>
      <w:r w:rsidR="0058204E">
        <w:t xml:space="preserve">geringer </w:t>
      </w:r>
      <w:r w:rsidR="00E46BA3">
        <w:t>(</w:t>
      </w:r>
      <w:r w:rsidR="00533D96" w:rsidRPr="00533D96">
        <w:rPr>
          <w:rFonts w:eastAsiaTheme="minorEastAsia"/>
          <w:iCs/>
        </w:rPr>
        <w:t xml:space="preserve">Δ </w:t>
      </w:r>
      <m:oMath>
        <m:r>
          <w:rPr>
            <w:rFonts w:ascii="Cambria Math" w:eastAsiaTheme="minorEastAsia" w:hAnsi="Cambria Math"/>
          </w:rPr>
          <m:t>M=</m:t>
        </m:r>
      </m:oMath>
      <w:r w:rsidR="00C52AE4">
        <w:rPr>
          <w:rFonts w:eastAsiaTheme="minorEastAsia"/>
        </w:rPr>
        <w:t xml:space="preserve"> </w:t>
      </w:r>
      <w:r w:rsidR="00C52AE4" w:rsidRPr="00C52AE4">
        <w:rPr>
          <w:rFonts w:eastAsiaTheme="minorEastAsia"/>
        </w:rPr>
        <w:t>0.03</w:t>
      </w:r>
      <w:r w:rsidR="00E46BA3">
        <w:t xml:space="preserve">) </w:t>
      </w:r>
      <w:r w:rsidR="003242D2">
        <w:t xml:space="preserve">als </w:t>
      </w:r>
      <w:r w:rsidR="00E46BA3">
        <w:t xml:space="preserve">in den Gruppen mit objektiven </w:t>
      </w:r>
      <w:r w:rsidR="002E143C">
        <w:t>Anwendungsfeldern</w:t>
      </w:r>
      <w:r w:rsidR="008B16E5">
        <w:t xml:space="preserve"> (</w:t>
      </w:r>
      <w:r w:rsidR="00C52AE4" w:rsidRPr="00C52AE4">
        <w:rPr>
          <w:rFonts w:eastAsiaTheme="minorEastAsia"/>
        </w:rPr>
        <w:t>Δ</w:t>
      </w:r>
      <w:r w:rsidR="00533D96">
        <w:rPr>
          <w:rFonts w:eastAsiaTheme="minorEastAsia"/>
        </w:rPr>
        <w:t xml:space="preserve"> </w:t>
      </w:r>
      <m:oMath>
        <m:r>
          <w:rPr>
            <w:rFonts w:ascii="Cambria Math" w:eastAsiaTheme="minorEastAsia" w:hAnsi="Cambria Math"/>
          </w:rPr>
          <m:t>M=</m:t>
        </m:r>
      </m:oMath>
      <w:r w:rsidR="00C52AE4">
        <w:rPr>
          <w:rFonts w:eastAsiaTheme="minorEastAsia"/>
        </w:rPr>
        <w:t xml:space="preserve"> </w:t>
      </w:r>
      <w:r w:rsidR="00C52AE4" w:rsidRPr="00C52AE4">
        <w:rPr>
          <w:rFonts w:eastAsiaTheme="minorEastAsia"/>
        </w:rPr>
        <w:t>0.09</w:t>
      </w:r>
      <w:r w:rsidR="008B16E5">
        <w:rPr>
          <w:rFonts w:eastAsiaTheme="minorEastAsia"/>
        </w:rPr>
        <w:t>)</w:t>
      </w:r>
      <w:r w:rsidR="002E143C">
        <w:t>.</w:t>
      </w:r>
      <w:r w:rsidR="000100EC">
        <w:t xml:space="preserve"> </w:t>
      </w:r>
      <w:r w:rsidR="00650CB7">
        <w:t xml:space="preserve">Somit konnte kein Beleg für die Hypothese gefunden werden, </w:t>
      </w:r>
      <w:r w:rsidR="00E20D79">
        <w:t>dass der Effe</w:t>
      </w:r>
      <w:r w:rsidR="00650CB7">
        <w:t xml:space="preserve">kt vertrauensbildender Maßnahmen in </w:t>
      </w:r>
      <w:r w:rsidR="009872F4">
        <w:t>subjektiven Anwendungsfeldern größer ist als in objektiven Anwendungsfeldern.</w:t>
      </w:r>
    </w:p>
    <w:p w14:paraId="4DDF1871" w14:textId="58E47EE4" w:rsidR="003A57F1" w:rsidRDefault="003A57F1" w:rsidP="003A57F1">
      <w:pPr>
        <w:pStyle w:val="berschrift3"/>
      </w:pPr>
      <w:bookmarkStart w:id="198" w:name="_Toc191314516"/>
      <w:r>
        <w:t>Hypothese H4</w:t>
      </w:r>
      <w:bookmarkEnd w:id="198"/>
    </w:p>
    <w:p w14:paraId="664057D7" w14:textId="2F90791C" w:rsidR="003A57F1" w:rsidRPr="003A57F1" w:rsidRDefault="003A57F1" w:rsidP="003A57F1">
      <w:r w:rsidRPr="003A57F1">
        <w:t xml:space="preserve">Die Hypothese, dass die Akzeptanz von generativer KI positiv mit der Einstellung gegenüber KI korreliert, konnte bestätigt werden. </w:t>
      </w:r>
      <w:r w:rsidR="00FA0465">
        <w:t xml:space="preserve">Die ANCOVA zeigt einen </w:t>
      </w:r>
      <w:r w:rsidR="0086766B">
        <w:t xml:space="preserve">signifikanten Effekt </w:t>
      </w:r>
      <w:r w:rsidR="00D94B9E">
        <w:t>(</w:t>
      </w:r>
      <m:oMath>
        <m:r>
          <w:rPr>
            <w:rFonts w:ascii="Cambria Math" w:hAnsi="Cambria Math"/>
          </w:rPr>
          <m:t>F</m:t>
        </m:r>
        <m:d>
          <m:dPr>
            <m:ctrlPr>
              <w:rPr>
                <w:rFonts w:ascii="Cambria Math" w:hAnsi="Cambria Math"/>
                <w:i/>
              </w:rPr>
            </m:ctrlPr>
          </m:dPr>
          <m:e>
            <m:r>
              <w:rPr>
                <w:rFonts w:ascii="Cambria Math" w:hAnsi="Cambria Math"/>
              </w:rPr>
              <m:t>1, 370</m:t>
            </m:r>
          </m:e>
        </m:d>
        <m:r>
          <w:rPr>
            <w:rFonts w:ascii="Cambria Math" w:hAnsi="Cambria Math"/>
          </w:rPr>
          <m:t>= 84.18, p &lt; .001</m:t>
        </m:r>
      </m:oMath>
      <w:r w:rsidR="00DB782C">
        <w:t>)</w:t>
      </w:r>
      <w:r w:rsidR="0086766B">
        <w:t xml:space="preserve"> </w:t>
      </w:r>
      <w:r w:rsidR="00172757">
        <w:t>mit mittlerer Effektstärke</w:t>
      </w:r>
      <w:r w:rsidR="00DB782C">
        <w:t xml:space="preserve"> (</w:t>
      </w:r>
      <m:oMath>
        <m:sSubSup>
          <m:sSubSupPr>
            <m:ctrlPr>
              <w:rPr>
                <w:rFonts w:ascii="Cambria Math" w:hAnsi="Cambria Math"/>
                <w:i/>
              </w:rPr>
            </m:ctrlPr>
          </m:sSubSupPr>
          <m:e>
            <m:r>
              <w:rPr>
                <w:rFonts w:ascii="Cambria Math" w:hAnsi="Cambria Math"/>
              </w:rPr>
              <m:t>η</m:t>
            </m:r>
          </m:e>
          <m:sub>
            <m:r>
              <w:rPr>
                <w:rFonts w:ascii="Cambria Math" w:hAnsi="Cambria Math"/>
              </w:rPr>
              <m:t>p</m:t>
            </m:r>
          </m:sub>
          <m:sup>
            <m:r>
              <w:rPr>
                <w:rFonts w:ascii="Cambria Math" w:hAnsi="Cambria Math"/>
              </w:rPr>
              <m:t>2</m:t>
            </m:r>
          </m:sup>
        </m:sSubSup>
        <m:r>
          <w:rPr>
            <w:rFonts w:ascii="Cambria Math" w:hAnsi="Cambria Math"/>
          </w:rPr>
          <m:t>= .19</m:t>
        </m:r>
      </m:oMath>
      <w:r w:rsidR="00DB782C">
        <w:t>)</w:t>
      </w:r>
      <w:r w:rsidR="00172757">
        <w:t xml:space="preserve">. </w:t>
      </w:r>
      <w:r w:rsidRPr="003A57F1">
        <w:t xml:space="preserve">Eine </w:t>
      </w:r>
      <w:r w:rsidR="001D3D1B">
        <w:t>Spearman</w:t>
      </w:r>
      <w:r w:rsidRPr="003A57F1">
        <w:t xml:space="preserve">-Korrelationsanalyse </w:t>
      </w:r>
      <w:r w:rsidR="00726360">
        <w:t>bestätigt den</w:t>
      </w:r>
      <w:r w:rsidRPr="003A57F1">
        <w:t xml:space="preserve"> positiven Zusammenhang </w:t>
      </w:r>
      <m:oMath>
        <m:r>
          <w:rPr>
            <w:rFonts w:ascii="Cambria Math" w:hAnsi="Cambria Math"/>
          </w:rPr>
          <m:t>ρ</m:t>
        </m:r>
        <m:d>
          <m:dPr>
            <m:ctrlPr>
              <w:rPr>
                <w:rFonts w:ascii="Cambria Math" w:hAnsi="Cambria Math"/>
                <w:i/>
              </w:rPr>
            </m:ctrlPr>
          </m:dPr>
          <m:e>
            <m:r>
              <w:rPr>
                <w:rFonts w:ascii="Cambria Math" w:hAnsi="Cambria Math"/>
              </w:rPr>
              <m:t>373</m:t>
            </m:r>
          </m:e>
        </m:d>
        <m:r>
          <w:rPr>
            <w:rFonts w:ascii="Cambria Math" w:hAnsi="Cambria Math"/>
          </w:rPr>
          <m:t>=.34,p&lt;.001</m:t>
        </m:r>
      </m:oMath>
      <w:r w:rsidR="00564810">
        <w:rPr>
          <w:rFonts w:eastAsiaTheme="minorEastAsia"/>
        </w:rPr>
        <w:t>,</w:t>
      </w:r>
      <w:r w:rsidRPr="003A57F1">
        <w:t xml:space="preserve"> 95%-</w:t>
      </w:r>
      <w:r w:rsidR="00564810">
        <w:t>KI</w:t>
      </w:r>
      <w:r w:rsidRPr="003A57F1">
        <w:t xml:space="preserve"> [0</w:t>
      </w:r>
      <w:r w:rsidR="00CE0D64">
        <w:t>.</w:t>
      </w:r>
      <w:r w:rsidRPr="003A57F1">
        <w:t>2</w:t>
      </w:r>
      <w:r w:rsidR="001D1254">
        <w:t>5</w:t>
      </w:r>
      <w:r w:rsidR="00CE0D64">
        <w:t>,</w:t>
      </w:r>
      <w:r w:rsidRPr="003A57F1">
        <w:t xml:space="preserve"> 0</w:t>
      </w:r>
      <w:r w:rsidR="00CE0D64">
        <w:t>.</w:t>
      </w:r>
      <w:r w:rsidRPr="003A57F1">
        <w:t>4</w:t>
      </w:r>
      <w:r w:rsidR="001D1254">
        <w:t>3</w:t>
      </w:r>
      <w:r w:rsidRPr="003A57F1">
        <w:t>].</w:t>
      </w:r>
      <w:r w:rsidR="008E6FCD">
        <w:t xml:space="preserve"> Wobei dieser in der Gruppe </w:t>
      </w:r>
      <w:r w:rsidR="00BD3191">
        <w:t xml:space="preserve">mit </w:t>
      </w:r>
      <w:r w:rsidR="00BD3191">
        <w:lastRenderedPageBreak/>
        <w:t>objektiven Anwendungsfeldern stärker ist (</w:t>
      </w:r>
      <m:oMath>
        <m:r>
          <w:rPr>
            <w:rFonts w:ascii="Cambria Math" w:hAnsi="Cambria Math"/>
          </w:rPr>
          <m:t>ρ</m:t>
        </m:r>
        <m:d>
          <m:dPr>
            <m:ctrlPr>
              <w:rPr>
                <w:rFonts w:ascii="Cambria Math" w:hAnsi="Cambria Math"/>
                <w:i/>
              </w:rPr>
            </m:ctrlPr>
          </m:dPr>
          <m:e>
            <m:r>
              <w:rPr>
                <w:rFonts w:ascii="Cambria Math" w:hAnsi="Cambria Math"/>
              </w:rPr>
              <m:t>189</m:t>
            </m:r>
          </m:e>
        </m:d>
        <m:r>
          <w:rPr>
            <w:rFonts w:ascii="Cambria Math" w:hAnsi="Cambria Math"/>
          </w:rPr>
          <m:t>=.53,p&lt;.001</m:t>
        </m:r>
      </m:oMath>
      <w:r w:rsidR="00BD3191">
        <w:rPr>
          <w:rFonts w:eastAsiaTheme="minorEastAsia"/>
        </w:rPr>
        <w:t>,</w:t>
      </w:r>
      <w:r w:rsidR="00BD3191" w:rsidRPr="003A57F1">
        <w:t xml:space="preserve"> </w:t>
      </w:r>
      <w:r w:rsidR="00BD3191">
        <w:t>95%-KI</w:t>
      </w:r>
      <w:r w:rsidR="00BD3191" w:rsidRPr="003A57F1">
        <w:t xml:space="preserve"> [0</w:t>
      </w:r>
      <w:r w:rsidR="00CE0D64">
        <w:t>.</w:t>
      </w:r>
      <w:r w:rsidR="00E173D4">
        <w:t>41</w:t>
      </w:r>
      <w:r w:rsidR="00CE0D64">
        <w:t>,</w:t>
      </w:r>
      <w:r w:rsidR="00BD3191" w:rsidRPr="003A57F1">
        <w:t xml:space="preserve"> 0</w:t>
      </w:r>
      <w:r w:rsidR="00CE0D64">
        <w:t>.</w:t>
      </w:r>
      <w:r w:rsidR="00E173D4">
        <w:t>65</w:t>
      </w:r>
      <w:r w:rsidR="00BD3191" w:rsidRPr="003A57F1">
        <w:t>]</w:t>
      </w:r>
      <w:r w:rsidR="00BD3191">
        <w:t xml:space="preserve">) als </w:t>
      </w:r>
      <w:r w:rsidR="00A93F2F">
        <w:t xml:space="preserve">in der Gruppe mit subjektiven Anwendungsfeldern </w:t>
      </w:r>
      <m:oMath>
        <m:r>
          <w:rPr>
            <w:rFonts w:ascii="Cambria Math" w:hAnsi="Cambria Math"/>
          </w:rPr>
          <m:t>ρ</m:t>
        </m:r>
        <m:d>
          <m:dPr>
            <m:ctrlPr>
              <w:rPr>
                <w:rFonts w:ascii="Cambria Math" w:hAnsi="Cambria Math"/>
                <w:i/>
              </w:rPr>
            </m:ctrlPr>
          </m:dPr>
          <m:e>
            <m:r>
              <w:rPr>
                <w:rFonts w:ascii="Cambria Math" w:hAnsi="Cambria Math"/>
              </w:rPr>
              <m:t>182</m:t>
            </m:r>
          </m:e>
        </m:d>
        <m:r>
          <w:rPr>
            <w:rFonts w:ascii="Cambria Math" w:hAnsi="Cambria Math"/>
          </w:rPr>
          <m:t>=.31,p&lt;.001</m:t>
        </m:r>
      </m:oMath>
      <w:r w:rsidR="00A93F2F">
        <w:rPr>
          <w:rFonts w:eastAsiaTheme="minorEastAsia"/>
        </w:rPr>
        <w:t>,</w:t>
      </w:r>
      <w:r w:rsidR="00A93F2F" w:rsidRPr="003A57F1">
        <w:t xml:space="preserve"> </w:t>
      </w:r>
      <w:r w:rsidR="00A93F2F">
        <w:t>95%-KI</w:t>
      </w:r>
      <w:r w:rsidR="00A93F2F" w:rsidRPr="003A57F1">
        <w:t xml:space="preserve"> [0</w:t>
      </w:r>
      <w:r w:rsidR="00CE0D64">
        <w:t>.</w:t>
      </w:r>
      <w:r w:rsidR="007D5C01">
        <w:t>1</w:t>
      </w:r>
      <w:r w:rsidR="00A93F2F" w:rsidRPr="003A57F1">
        <w:t>6</w:t>
      </w:r>
      <w:r w:rsidR="00CE0D64">
        <w:t>,</w:t>
      </w:r>
      <w:r w:rsidR="00A93F2F" w:rsidRPr="003A57F1">
        <w:t xml:space="preserve"> 0</w:t>
      </w:r>
      <w:r w:rsidR="00CE0D64">
        <w:t>.</w:t>
      </w:r>
      <w:r w:rsidR="00A93F2F" w:rsidRPr="003A57F1">
        <w:t>4</w:t>
      </w:r>
      <w:r w:rsidR="007D5C01">
        <w:t>5</w:t>
      </w:r>
      <w:r w:rsidR="00A93F2F" w:rsidRPr="003A57F1">
        <w:t>]</w:t>
      </w:r>
      <w:r w:rsidR="00A93F2F">
        <w:t>).</w:t>
      </w:r>
    </w:p>
    <w:p w14:paraId="39E1E139" w14:textId="4CE0DAFA" w:rsidR="009872F4" w:rsidRPr="003A57F1" w:rsidRDefault="006350FB" w:rsidP="006350FB">
      <w:pPr>
        <w:pStyle w:val="berschrift3"/>
      </w:pPr>
      <w:bookmarkStart w:id="199" w:name="_Toc191314517"/>
      <w:r>
        <w:t>Hypothese H5</w:t>
      </w:r>
      <w:bookmarkEnd w:id="199"/>
    </w:p>
    <w:p w14:paraId="60D8F19C" w14:textId="31B5A559" w:rsidR="006350FB" w:rsidRPr="006350FB" w:rsidRDefault="00E165D3" w:rsidP="006350FB">
      <w:r>
        <w:t xml:space="preserve">Da </w:t>
      </w:r>
      <w:r w:rsidR="00C37C70">
        <w:t xml:space="preserve">kein </w:t>
      </w:r>
      <w:r w:rsidR="004C074E">
        <w:t>signifikanter</w:t>
      </w:r>
      <w:r w:rsidR="00C37C70">
        <w:t xml:space="preserve"> Effekt der vertrauensbildenden Maßnahmen nachgewiesen werden konnte </w:t>
      </w:r>
      <w:r w:rsidR="00924E46">
        <w:t xml:space="preserve">(s.o.) </w:t>
      </w:r>
      <w:r w:rsidR="00C37C70">
        <w:t>muss auch die Hy</w:t>
      </w:r>
      <w:r w:rsidR="00585AB2">
        <w:t>pothese verworfen werden, dass dieser Effekt bei negativer Einstellung gegenüber KI größer ist als bei positiver Einstellung</w:t>
      </w:r>
      <w:r w:rsidR="004C074E">
        <w:t>.</w:t>
      </w:r>
    </w:p>
    <w:p w14:paraId="107E9D43" w14:textId="77777777" w:rsidR="006B0B8B" w:rsidRPr="006B0B8B" w:rsidRDefault="002960E6" w:rsidP="00815363">
      <w:pPr>
        <w:pStyle w:val="berschrift2"/>
        <w:rPr>
          <w:i/>
          <w:szCs w:val="24"/>
        </w:rPr>
      </w:pPr>
      <w:bookmarkStart w:id="200" w:name="_Toc191314518"/>
      <w:r w:rsidRPr="002960E6">
        <w:t>Validitäts- und Reliabilitätsanalysen</w:t>
      </w:r>
      <w:bookmarkEnd w:id="200"/>
    </w:p>
    <w:p w14:paraId="161D64CD" w14:textId="730E3769" w:rsidR="00992B34" w:rsidRDefault="00992B34" w:rsidP="009A2EAD">
      <w:pPr>
        <w:pStyle w:val="berschrift3"/>
      </w:pPr>
      <w:bookmarkStart w:id="201" w:name="_Toc191314519"/>
      <w:r>
        <w:t>Reliabilität der Akzeptanzmessung</w:t>
      </w:r>
    </w:p>
    <w:p w14:paraId="1259CF92" w14:textId="615726C2" w:rsidR="00992B34" w:rsidRPr="00992B34" w:rsidRDefault="002A2B79" w:rsidP="00992B34">
      <w:r>
        <w:t xml:space="preserve">Eine </w:t>
      </w:r>
      <w:proofErr w:type="spellStart"/>
      <w:r>
        <w:t>Anylse</w:t>
      </w:r>
      <w:proofErr w:type="spellEnd"/>
      <w:r>
        <w:t xml:space="preserve"> </w:t>
      </w:r>
      <w:r w:rsidR="00EB5A76">
        <w:t xml:space="preserve">der Messreliabilität </w:t>
      </w:r>
      <w:r>
        <w:t>mittels Cronbachs</w:t>
      </w:r>
    </w:p>
    <w:p w14:paraId="529CE6D4" w14:textId="02A52F8A" w:rsidR="009A2EAD" w:rsidRPr="009A2EAD" w:rsidRDefault="009A2EAD" w:rsidP="009A2EAD">
      <w:pPr>
        <w:pStyle w:val="berschrift3"/>
      </w:pPr>
      <w:r>
        <w:t>Objektivität</w:t>
      </w:r>
      <w:r w:rsidR="0048407C">
        <w:t xml:space="preserve"> und Subjektivität der Anwendungsfelder</w:t>
      </w:r>
      <w:bookmarkEnd w:id="201"/>
    </w:p>
    <w:p w14:paraId="7DD45A92" w14:textId="5BF5140F" w:rsidR="001A0273" w:rsidRDefault="00CB1851" w:rsidP="00EB1978">
      <w:r>
        <w:t xml:space="preserve">Um </w:t>
      </w:r>
      <w:r w:rsidR="009F1C9C">
        <w:t>die Validität</w:t>
      </w:r>
      <w:r w:rsidR="00351E67">
        <w:t xml:space="preserve"> der </w:t>
      </w:r>
      <w:r w:rsidR="004A0855">
        <w:t>aus der Vorstudie</w:t>
      </w:r>
      <w:r w:rsidR="004D5A47">
        <w:t xml:space="preserve"> </w:t>
      </w:r>
      <w:r w:rsidR="00AC508D">
        <w:t xml:space="preserve">ausgewählten </w:t>
      </w:r>
      <w:r w:rsidR="00351423">
        <w:t xml:space="preserve">Anwendungsfälle </w:t>
      </w:r>
      <w:r w:rsidR="00351E67">
        <w:t>bezüglich der</w:t>
      </w:r>
      <w:r w:rsidR="00B7121D">
        <w:t xml:space="preserve"> </w:t>
      </w:r>
      <w:r w:rsidR="000D3542">
        <w:t xml:space="preserve">Kategorisierung nach </w:t>
      </w:r>
      <w:r w:rsidR="001754E7">
        <w:t xml:space="preserve">objektiv oder subjektiv </w:t>
      </w:r>
      <w:r w:rsidR="000D3542">
        <w:t>zu prüfen</w:t>
      </w:r>
      <w:r w:rsidR="00EB62A6">
        <w:t>, wurde</w:t>
      </w:r>
      <w:r w:rsidR="005D14F1">
        <w:t>n die Probanden</w:t>
      </w:r>
      <w:r w:rsidR="00EB62A6">
        <w:t xml:space="preserve"> </w:t>
      </w:r>
      <w:r w:rsidR="00A2640E">
        <w:t xml:space="preserve">am </w:t>
      </w:r>
      <w:r w:rsidR="00EB62A6">
        <w:t xml:space="preserve">Ende der Studie </w:t>
      </w:r>
      <w:r w:rsidR="001D398E">
        <w:t>bezüglich ihrer Einschätzung</w:t>
      </w:r>
      <w:r w:rsidR="008D5F50">
        <w:t xml:space="preserve"> </w:t>
      </w:r>
      <w:r w:rsidR="00550B22">
        <w:t>abgefragt</w:t>
      </w:r>
      <w:r w:rsidR="008D5F50">
        <w:t xml:space="preserve"> (</w:t>
      </w:r>
      <w:r w:rsidR="008D5F50">
        <w:fldChar w:fldCharType="begin"/>
      </w:r>
      <w:r w:rsidR="008D5F50">
        <w:instrText xml:space="preserve"> REF _Ref190077970 \r \h </w:instrText>
      </w:r>
      <w:r w:rsidR="008D5F50">
        <w:fldChar w:fldCharType="separate"/>
      </w:r>
      <w:r w:rsidR="001C33C1">
        <w:t>0</w:t>
      </w:r>
      <w:r w:rsidR="008D5F50">
        <w:fldChar w:fldCharType="end"/>
      </w:r>
      <w:r w:rsidR="008D5F50">
        <w:t>)</w:t>
      </w:r>
      <w:r w:rsidR="00550B22">
        <w:t xml:space="preserve">. </w:t>
      </w:r>
      <w:r w:rsidR="006A7B33" w:rsidRPr="006A7B33">
        <w:rPr>
          <w:rFonts w:eastAsiaTheme="minorEastAsia"/>
        </w:rPr>
        <w:t>87.96%</w:t>
      </w:r>
      <w:r w:rsidR="00FB1BEF">
        <w:t xml:space="preserve"> der </w:t>
      </w:r>
      <w:r w:rsidR="0052655E">
        <w:t xml:space="preserve">Probanden </w:t>
      </w:r>
      <w:r w:rsidR="00917333">
        <w:t xml:space="preserve">in der Gruppe </w:t>
      </w:r>
      <w:r w:rsidR="00CE112A">
        <w:t xml:space="preserve">mit </w:t>
      </w:r>
      <w:r w:rsidR="00917333">
        <w:t>objektiven Anwe</w:t>
      </w:r>
      <w:r w:rsidR="00CE112A">
        <w:t xml:space="preserve">ndungsfeldern </w:t>
      </w:r>
      <w:r w:rsidR="004913CE">
        <w:t>schätzten</w:t>
      </w:r>
      <w:r w:rsidR="00B339A7">
        <w:t xml:space="preserve"> diese als eher objektiv </w:t>
      </w:r>
      <w:r w:rsidR="004913CE">
        <w:t xml:space="preserve">ein </w:t>
      </w:r>
      <w:r w:rsidR="00B339A7">
        <w:t xml:space="preserve">und </w:t>
      </w:r>
      <w:r w:rsidR="006A7B33" w:rsidRPr="006A7B33">
        <w:rPr>
          <w:rFonts w:eastAsiaTheme="minorEastAsia"/>
        </w:rPr>
        <w:t>84.78%</w:t>
      </w:r>
      <w:r w:rsidR="0009117A">
        <w:t xml:space="preserve"> der Probanden</w:t>
      </w:r>
      <w:r w:rsidR="00CC3962">
        <w:t xml:space="preserve"> </w:t>
      </w:r>
      <w:r w:rsidR="00A4002E">
        <w:t xml:space="preserve">mit subjektiven Anwendungsfeldern </w:t>
      </w:r>
      <w:r w:rsidR="008F7C48">
        <w:t xml:space="preserve">schätzten </w:t>
      </w:r>
      <w:r w:rsidR="00C85A2C">
        <w:t>diese als eher subjektiv</w:t>
      </w:r>
      <w:r w:rsidR="008F7C48">
        <w:t xml:space="preserve"> ein</w:t>
      </w:r>
      <w:r w:rsidR="00C85A2C">
        <w:t xml:space="preserve">. </w:t>
      </w:r>
      <w:r w:rsidR="00D55063">
        <w:t xml:space="preserve">Ein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FE29B3">
        <w:rPr>
          <w:rFonts w:eastAsiaTheme="minorEastAsia"/>
        </w:rPr>
        <w:t>-Test</w:t>
      </w:r>
      <w:r w:rsidR="00FD52BA">
        <w:t xml:space="preserve"> ergab </w:t>
      </w:r>
      <w:r w:rsidR="00AE1F8E" w:rsidRPr="00AE1F8E">
        <w:t>eine signifikante Übereinstimmung</w:t>
      </w:r>
      <w:r w:rsidR="00B87D4C">
        <w:t xml:space="preserve"> zwischen</w:t>
      </w:r>
      <w:r w:rsidR="00FD52BA">
        <w:t xml:space="preserve"> </w:t>
      </w:r>
      <w:r w:rsidR="00AE1F8E" w:rsidRPr="00AE1F8E">
        <w:t>der ursprünglichen Klassifikation der Anwendungsfelder</w:t>
      </w:r>
      <w:r w:rsidR="00BA7ADD">
        <w:t xml:space="preserve"> (objektiv</w:t>
      </w:r>
      <w:r w:rsidR="00AE1F8E" w:rsidRPr="00AE1F8E">
        <w:t xml:space="preserve"> vs. </w:t>
      </w:r>
      <w:r w:rsidR="00BA7ADD">
        <w:t xml:space="preserve">subjektiv) und der </w:t>
      </w:r>
      <w:r w:rsidR="00AE1F8E" w:rsidRPr="00AE1F8E">
        <w:t xml:space="preserve">nachträglichen </w:t>
      </w:r>
      <w:r w:rsidR="00ED3002">
        <w:t xml:space="preserve">Einschätzung der Probanden </w:t>
      </w:r>
      <w:r w:rsidR="00AE1F8E" w:rsidRPr="00AE1F8E">
        <w:t xml:space="preserve">in der Hauptstudie,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1, N=375</m:t>
            </m:r>
          </m:e>
        </m:d>
        <m:r>
          <w:rPr>
            <w:rFonts w:ascii="Cambria Math" w:hAnsi="Cambria Math"/>
          </w:rPr>
          <m:t>= 195.85, p &lt; .001,V= .73</m:t>
        </m:r>
      </m:oMath>
      <w:r w:rsidR="000F04F8">
        <w:rPr>
          <w:rFonts w:eastAsiaTheme="minorEastAsia"/>
        </w:rPr>
        <w:t>, 95%-KI</w:t>
      </w:r>
      <w:r w:rsidR="0082238C">
        <w:rPr>
          <w:rFonts w:eastAsiaTheme="minorEastAsia"/>
        </w:rPr>
        <w:t xml:space="preserve"> für </w:t>
      </w:r>
      <m:oMath>
        <m:r>
          <w:rPr>
            <w:rFonts w:ascii="Cambria Math" w:eastAsiaTheme="minorEastAsia" w:hAnsi="Cambria Math"/>
          </w:rPr>
          <m:t>V [0.64, 1.00]</m:t>
        </m:r>
      </m:oMath>
      <w:r w:rsidR="002966B2">
        <w:rPr>
          <w:rFonts w:eastAsiaTheme="minorEastAsia"/>
        </w:rPr>
        <w:t>.</w:t>
      </w:r>
      <w:r w:rsidR="00AE1F8E" w:rsidRPr="00AE1F8E">
        <w:t xml:space="preserve"> Dieses Ergebnis bestätigt, dass die in der Vorstudie </w:t>
      </w:r>
      <w:r w:rsidR="008131B4">
        <w:t>ausgewählten</w:t>
      </w:r>
      <w:r w:rsidR="00AE1F8E" w:rsidRPr="00AE1F8E">
        <w:t xml:space="preserve"> Anwendungsfelder auch in der Hauptstudie konsistent als objektiv bzw. subjektiv wahrgenommen wurden. </w:t>
      </w:r>
      <w:r w:rsidR="000E6825">
        <w:t xml:space="preserve">Wir können also davon ausgehen, dass die in der Vorstudie </w:t>
      </w:r>
      <w:r w:rsidR="00B12479">
        <w:t>getroffene Kategorisierung der Anwendungsfälle in objektiv und subjektiv für die Hauptstudie valide war.</w:t>
      </w:r>
    </w:p>
    <w:p w14:paraId="456E9382" w14:textId="7EBA43AB" w:rsidR="00190BA4" w:rsidRDefault="00BD7CEF" w:rsidP="00190BA4">
      <w:pPr>
        <w:pStyle w:val="berschrift3"/>
      </w:pPr>
      <w:bookmarkStart w:id="202" w:name="_Toc191314520"/>
      <w:r>
        <w:t>Interne Konsistenz</w:t>
      </w:r>
      <w:r w:rsidR="00AB5E4D">
        <w:t xml:space="preserve"> der Anwendungsfeld-Items</w:t>
      </w:r>
      <w:bookmarkEnd w:id="202"/>
    </w:p>
    <w:p w14:paraId="3A38B802" w14:textId="5486EE8D" w:rsidR="00BD7CEF" w:rsidRPr="00BD7CEF" w:rsidRDefault="00261642" w:rsidP="00BD7CEF">
      <w:r>
        <w:t xml:space="preserve">Zusätzlich wurde </w:t>
      </w:r>
      <w:r w:rsidR="00403CDB">
        <w:t xml:space="preserve">mittels Cronbachs Alpha </w:t>
      </w:r>
      <w:r>
        <w:t xml:space="preserve">geprüft, </w:t>
      </w:r>
      <w:r w:rsidR="00C819CF">
        <w:t>wie hoch</w:t>
      </w:r>
      <w:r>
        <w:t xml:space="preserve"> die interne Konsistenz der </w:t>
      </w:r>
      <w:r w:rsidR="004372A2">
        <w:t xml:space="preserve">Messung der Akzeptanz </w:t>
      </w:r>
      <w:r w:rsidR="00292BF4">
        <w:t>über die</w:t>
      </w:r>
      <w:r w:rsidR="001129A7">
        <w:t xml:space="preserve"> je drei Items </w:t>
      </w:r>
      <w:r w:rsidR="003A0145">
        <w:t xml:space="preserve">in objektiven </w:t>
      </w:r>
      <w:r w:rsidR="00344465">
        <w:t xml:space="preserve">bzw. subjektiven Anwendungsfeldern </w:t>
      </w:r>
      <w:r w:rsidR="004372A2">
        <w:t>ist</w:t>
      </w:r>
      <w:r w:rsidR="00DA37EA">
        <w:t xml:space="preserve">. </w:t>
      </w:r>
      <w:r w:rsidR="0099625A">
        <w:t>Die Items zu den</w:t>
      </w:r>
      <w:r w:rsidR="005B10E3">
        <w:t xml:space="preserve"> objektiven Anwendungsfeldern </w:t>
      </w:r>
      <w:r w:rsidR="00C80E40">
        <w:t xml:space="preserve">haben </w:t>
      </w:r>
      <w:r w:rsidR="0004276D">
        <w:t xml:space="preserve">mit </w:t>
      </w:r>
      <m:oMath>
        <m:r>
          <w:rPr>
            <w:rFonts w:ascii="Cambria Math" w:hAnsi="Cambria Math"/>
          </w:rPr>
          <m:t xml:space="preserve">α = .71, </m:t>
        </m:r>
      </m:oMath>
      <w:r w:rsidR="00DE2995">
        <w:t xml:space="preserve">95%-KI </w:t>
      </w:r>
      <m:oMath>
        <m:r>
          <w:rPr>
            <w:rFonts w:ascii="Cambria Math" w:hAnsi="Cambria Math"/>
          </w:rPr>
          <m:t>[.63,  .78]</m:t>
        </m:r>
      </m:oMath>
      <w:r w:rsidR="00226279">
        <w:rPr>
          <w:rFonts w:eastAsiaTheme="minorEastAsia"/>
        </w:rPr>
        <w:t xml:space="preserve"> eine akzeptable Konsistenz</w:t>
      </w:r>
      <w:r w:rsidR="00B30F6E">
        <w:rPr>
          <w:rFonts w:eastAsiaTheme="minorEastAsia"/>
        </w:rPr>
        <w:t xml:space="preserve"> </w:t>
      </w:r>
      <w:sdt>
        <w:sdtPr>
          <w:rPr>
            <w:rFonts w:eastAsiaTheme="minorEastAsia"/>
          </w:rPr>
          <w:alias w:val="To edit, see citavi.com/edit"/>
          <w:tag w:val="CitaviPlaceholder#b4d58922-4835-4f47-bc90-17131053517e"/>
          <w:id w:val="103553605"/>
          <w:placeholder>
            <w:docPart w:val="EAE71AD39A2C4FBDBA24765C386A3171"/>
          </w:placeholder>
        </w:sdtPr>
        <w:sdtEndPr/>
        <w:sdtContent>
          <w:r w:rsidR="007315CD">
            <w:rPr>
              <w:rFonts w:eastAsiaTheme="minorEastAsia"/>
            </w:rPr>
            <w:fldChar w:fldCharType="begin"/>
          </w:r>
          <w:r w:rsidR="00F17C8D">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MzYzYmVhLTUzNjgtNGU0ZC04Zjk2LWYwMTRlNTMxYWMxNyIsIlJhbmdlTGVuZ3RoIjoxNCwiUmVmZXJlbmNlSWQiOiI3Zjk5MmViMS0zMmNkLTQxNzgtOGUzNi1jNjkzMjI5ZTNkY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05NC0wMDctMDc1My01XzYyMiIsIlVyaVN0cmluZyI6Imh0dHBzOi8vZG9pLm9yZy8xMC4xMDA3Lzk3OC05NC0wMDctMDc1My01XzYy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k0LTAwNy0wNzUzLTUiLCJVcmlTdHJpbmciOiJodHRwczovL2RvaS5vcmcvMTAuMTAwNy85NzgtOTQtMDA3LTA3NTM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}</w:instrText>
          </w:r>
          <w:r w:rsidR="007315CD">
            <w:rPr>
              <w:rFonts w:eastAsiaTheme="minorEastAsia"/>
            </w:rPr>
            <w:fldChar w:fldCharType="separate"/>
          </w:r>
          <w:r w:rsidR="007315CD">
            <w:rPr>
              <w:rFonts w:eastAsiaTheme="minorEastAsia"/>
            </w:rPr>
            <w:t>(Forero, 2014)</w:t>
          </w:r>
          <w:r w:rsidR="007315CD">
            <w:rPr>
              <w:rFonts w:eastAsiaTheme="minorEastAsia"/>
            </w:rPr>
            <w:fldChar w:fldCharType="end"/>
          </w:r>
        </w:sdtContent>
      </w:sdt>
      <w:r w:rsidR="00B30F6E">
        <w:rPr>
          <w:rFonts w:eastAsiaTheme="minorEastAsia"/>
        </w:rPr>
        <w:t xml:space="preserve">, </w:t>
      </w:r>
      <w:r w:rsidR="00C80E40">
        <w:rPr>
          <w:rFonts w:eastAsiaTheme="minorEastAsia"/>
        </w:rPr>
        <w:t xml:space="preserve">die Items </w:t>
      </w:r>
      <w:r w:rsidR="00CD1AF0">
        <w:rPr>
          <w:rFonts w:eastAsiaTheme="minorEastAsia"/>
        </w:rPr>
        <w:t xml:space="preserve">zu den </w:t>
      </w:r>
      <w:r w:rsidR="00B30F6E">
        <w:rPr>
          <w:rFonts w:eastAsiaTheme="minorEastAsia"/>
        </w:rPr>
        <w:t xml:space="preserve">subjektiven Anwendungsfelder </w:t>
      </w:r>
      <w:r w:rsidR="00CD1AF0">
        <w:rPr>
          <w:rFonts w:eastAsiaTheme="minorEastAsia"/>
        </w:rPr>
        <w:t xml:space="preserve">haben </w:t>
      </w:r>
      <w:r w:rsidR="002567DC">
        <w:rPr>
          <w:rFonts w:eastAsiaTheme="minorEastAsia"/>
        </w:rPr>
        <w:t>mit</w:t>
      </w:r>
      <w:r w:rsidR="00DB6B23">
        <w:rPr>
          <w:rFonts w:eastAsiaTheme="minorEastAsia"/>
        </w:rPr>
        <w:t xml:space="preserve"> </w:t>
      </w:r>
      <m:oMath>
        <m:r>
          <w:rPr>
            <w:rFonts w:ascii="Cambria Math" w:hAnsi="Cambria Math"/>
          </w:rPr>
          <m:t xml:space="preserve">α = .83, </m:t>
        </m:r>
      </m:oMath>
      <w:r w:rsidR="00DB6B23">
        <w:t xml:space="preserve">95%-KI </w:t>
      </w:r>
      <m:oMath>
        <m:r>
          <w:rPr>
            <w:rFonts w:ascii="Cambria Math" w:hAnsi="Cambria Math"/>
          </w:rPr>
          <m:t>[.78,  .87]</m:t>
        </m:r>
      </m:oMath>
      <w:r w:rsidR="007E4FD0">
        <w:rPr>
          <w:rFonts w:eastAsiaTheme="minorEastAsia"/>
        </w:rPr>
        <w:t xml:space="preserve"> eine gute interne Konsistenz.</w:t>
      </w:r>
    </w:p>
    <w:p w14:paraId="347DCB66" w14:textId="1B987443" w:rsidR="001A0273" w:rsidRDefault="001A0273" w:rsidP="001A0273">
      <w:pPr>
        <w:pStyle w:val="berschrift3"/>
      </w:pPr>
      <w:bookmarkStart w:id="203" w:name="_Toc191314521"/>
      <w:r>
        <w:lastRenderedPageBreak/>
        <w:t>ATTARI-12</w:t>
      </w:r>
      <w:bookmarkEnd w:id="203"/>
    </w:p>
    <w:p w14:paraId="10C3F128" w14:textId="47F788C7" w:rsidR="00EB1978" w:rsidRPr="00EB1978" w:rsidRDefault="00090468" w:rsidP="00E92E8B">
      <w:r w:rsidRPr="00772A1D">
        <w:t xml:space="preserve">Die Reliabilitätsanalyse für den durchgeführten ATTARI-12 ergab in Übereinstimmung mit </w:t>
      </w:r>
      <w:sdt>
        <w:sdtPr>
          <w:alias w:val="To edit, see citavi.com/edit"/>
          <w:tag w:val="CitaviPlaceholder#e7f4c410-7e1c-4902-a295-220a8d9b086c"/>
          <w:id w:val="-1877380921"/>
          <w:placeholder>
            <w:docPart w:val="D22B2E18930B42B0BC89A68413F5120E"/>
          </w:placeholder>
        </w:sdtPr>
        <w:sdtContent>
          <w:r w:rsidR="009A4610"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IwNGQ1OWQ2LWZmMTYtNDkyMS1hNDMyLWYxZjllNzI1OTc0NyIsIkVudHJpZXMiOlt7IiRpZCI6IjIiLCIkdHlwZSI6IlN3aXNzQWNhZGVtaWMuQ2l0YXZpLkNpdGF0aW9ucy5Xb3JkUGxhY2Vob2xkZXJFbnRyeSwgU3dpc3NBY2FkZW1pYy5DaXRhdmkiLCJJZCI6IjFmYzU4NzhiLWY3YmYtNDY2MS1iMTc4LWI2OTU5NTIxODkyMiIsIlJhbmdlTGVuZ3RoIjoxMiwiUmVmZXJlbmNlSWQiOiI2ODQwNDE3NC1mMzc5LTQxYjUtYjkyMC05MTg5MDQ2NmY0M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yNyIsIkNvdW50IjoxLCJUZXh0VW5pdHMiOlt7IiRpZCI6IjI4IiwiRm9udFN0eWxlIjp7IiRpZCI6IjI5IiwiTmV1dHJhbCI6dHJ1ZX0sIlJlYWRpbmdPcmRlciI6MSwiVGV4dCI6IlN0ZWluIGV0IGFsLiJ9XX0sIlRhZyI6IkNpdGF2aVBsYWNlaG9sZGVyI2U3ZjRjNDEwLTdlMWMtNDkwMi1hMjk1LTIyMGE4ZDliMDg2YyIsIlRleHQiOiJTdGVpbiBldCBhbC4iLCJXQUlWZXJzaW9uIjoiNi4xOS4yLjEifQ==}</w:instrText>
          </w:r>
          <w:r w:rsidR="009A4610" w:rsidRPr="00772A1D">
            <w:fldChar w:fldCharType="separate"/>
          </w:r>
          <w:r w:rsidR="00DC3234">
            <w:t>Stein et al.</w:t>
          </w:r>
          <w:r w:rsidR="009A4610" w:rsidRPr="00772A1D">
            <w:fldChar w:fldCharType="end"/>
          </w:r>
        </w:sdtContent>
      </w:sdt>
      <w:r w:rsidR="009A4610" w:rsidRPr="00772A1D">
        <w:t xml:space="preserve"> </w:t>
      </w:r>
      <w:sdt>
        <w:sdtPr>
          <w:alias w:val="To edit, see citavi.com/edit"/>
          <w:tag w:val="CitaviPlaceholder#204d59d6-ff16-4921-a432-f1f9e7259747"/>
          <w:id w:val="-998113588"/>
          <w:placeholder>
            <w:docPart w:val="D22B2E18930B42B0BC89A68413F5120E"/>
          </w:placeholder>
        </w:sdtPr>
        <w:sdtContent>
          <w:r w:rsidR="009A4610"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U3ZjRjNDEwLTdlMWMtNDkwMi1hMjk1LTIyMGE4ZDliMDg2YyIsIkVudHJpZXMiOlt7IiRpZCI6IjIiLCIkdHlwZSI6IlN3aXNzQWNhZGVtaWMuQ2l0YXZpLkNpdGF0aW9ucy5Xb3JkUGxhY2Vob2xkZXJFbnRyeSwgU3dpc3NBY2FkZW1pYy5DaXRhdmkiLCJJZCI6ImE1MzA5YmNiLWQ5ZTAtNDIxOC1iM2NjLWNlZGIyZDhkMTg1YyIsIlJhbmdlTGVuZ3RoIjo2LCJSZWZlcmVuY2VJZCI6IjY4NDA0MTc0LWYzNzktNDFiNS1iOTIwLTkxODkwNDY2Zj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GlkIjoiOCIsIiR0eXBlIjoiU3dpc3NBY2FkZW1pYy5DaXRhdmkuUHJvamVjdCwgU3dpc3NBY2FkZW1pYy5DaXRhdmkifX0seyIkaWQiOiI5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GlkIjoiMTA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Ex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pZCI6IjEy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MjU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yNi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LCJZZWFyT25seSI6dHJ1ZX1dLCJGb3JtYXR0ZWRUZXh0Ijp7IiRpZCI6IjI3IiwiQ291bnQiOjEsIlRleHRVbml0cyI6W3siJGlkIjoiMjgiLCJGb250U3R5bGUiOnsiJGlkIjoiMjkiLCJOZXV0cmFsIjp0cnVlfSwiUmVhZGluZ09yZGVyIjoxLCJUZXh0IjoiKDIwMjQpIn1dfSwiVGFnIjoiQ2l0YXZpUGxhY2Vob2xkZXIjMjA0ZDU5ZDYtZmYxNi00OTIxLWE0MzItZjFmOWU3MjU5NzQ3IiwiVGV4dCI6IigyMDI0KSIsIldBSVZlcnNpb24iOiI2LjE5LjIuMSJ9}</w:instrText>
          </w:r>
          <w:r w:rsidR="009A4610" w:rsidRPr="00772A1D">
            <w:fldChar w:fldCharType="separate"/>
          </w:r>
          <w:r w:rsidR="00DC3234">
            <w:t>(2024)</w:t>
          </w:r>
          <w:r w:rsidR="009A4610" w:rsidRPr="00772A1D">
            <w:fldChar w:fldCharType="end"/>
          </w:r>
        </w:sdtContent>
      </w:sdt>
      <w:r w:rsidR="000F022E" w:rsidRPr="00772A1D">
        <w:t xml:space="preserve"> </w:t>
      </w:r>
      <w:r w:rsidRPr="00772A1D">
        <w:t xml:space="preserve">einen hohen internen Konsistenzkoeffizienten Cronbachs α = </w:t>
      </w:r>
      <w:r w:rsidR="008E03E9">
        <w:t>.</w:t>
      </w:r>
      <w:r w:rsidR="008E03E9" w:rsidRPr="00772A1D">
        <w:t>9</w:t>
      </w:r>
      <w:r w:rsidR="00D02106" w:rsidRPr="00772A1D">
        <w:t>0</w:t>
      </w:r>
      <w:r w:rsidRPr="00772A1D">
        <w:t xml:space="preserve">, 95%-KI </w:t>
      </w:r>
      <w:r w:rsidR="00CE0D64">
        <w:t>[.</w:t>
      </w:r>
      <w:r w:rsidR="00CE0D64" w:rsidRPr="00772A1D">
        <w:t>89</w:t>
      </w:r>
      <w:r w:rsidR="00CE0D64">
        <w:t>,</w:t>
      </w:r>
      <w:r w:rsidR="00CE0D64" w:rsidRPr="00772A1D">
        <w:t xml:space="preserve"> </w:t>
      </w:r>
      <w:r w:rsidR="00CE0D64">
        <w:t>.</w:t>
      </w:r>
      <w:r w:rsidR="00CE0D64" w:rsidRPr="00772A1D">
        <w:t>92</w:t>
      </w:r>
      <w:r w:rsidR="00CE0D64">
        <w:t>]</w:t>
      </w:r>
      <w:r w:rsidRPr="00772A1D">
        <w:t xml:space="preserve">. </w:t>
      </w:r>
      <w:r w:rsidR="00C42220" w:rsidRPr="00772A1D">
        <w:tab/>
      </w:r>
    </w:p>
    <w:p w14:paraId="11166D89" w14:textId="77777777" w:rsidR="00D354B0" w:rsidRPr="0078560A" w:rsidRDefault="00D354B0" w:rsidP="00D354B0">
      <w:pPr>
        <w:pStyle w:val="berschrift2"/>
      </w:pPr>
      <w:bookmarkStart w:id="204" w:name="_Toc191314522"/>
      <w:r w:rsidRPr="0078560A">
        <w:t>Explorative Analysen</w:t>
      </w:r>
      <w:bookmarkEnd w:id="204"/>
      <w:r w:rsidRPr="0078560A">
        <w:t xml:space="preserve"> </w:t>
      </w:r>
    </w:p>
    <w:p w14:paraId="7992CB89" w14:textId="6363DA8B" w:rsidR="0065563A" w:rsidRDefault="0065563A" w:rsidP="0065563A">
      <w:pPr>
        <w:pStyle w:val="berschrift3"/>
      </w:pPr>
      <w:bookmarkStart w:id="205" w:name="_Toc191314523"/>
      <w:r>
        <w:t>Gruppenunterschied</w:t>
      </w:r>
      <w:r w:rsidR="004C5D05">
        <w:t xml:space="preserve"> </w:t>
      </w:r>
      <w:r w:rsidR="00342F51">
        <w:t>s</w:t>
      </w:r>
      <w:r w:rsidR="004C5D05">
        <w:t xml:space="preserve">ubjektiv vs. </w:t>
      </w:r>
      <w:r w:rsidR="00342F51">
        <w:t>o</w:t>
      </w:r>
      <w:r w:rsidR="004C5D05">
        <w:t>bjektiv</w:t>
      </w:r>
      <w:bookmarkEnd w:id="205"/>
    </w:p>
    <w:p w14:paraId="793BC241" w14:textId="69E4AB78" w:rsidR="004C5D05" w:rsidRPr="004C5D05" w:rsidRDefault="004C5D05" w:rsidP="004C5D05">
      <w:r>
        <w:t xml:space="preserve">Betrachtet man </w:t>
      </w:r>
      <w:r w:rsidR="0016268F">
        <w:t>den</w:t>
      </w:r>
      <w:r w:rsidR="00D15100">
        <w:t xml:space="preserve"> Effekt des</w:t>
      </w:r>
      <w:r w:rsidR="0016268F">
        <w:t xml:space="preserve"> Mittelwertsunterschied</w:t>
      </w:r>
      <w:r w:rsidR="00D15100">
        <w:t>s</w:t>
      </w:r>
      <w:r w:rsidR="0016268F">
        <w:t xml:space="preserve"> </w:t>
      </w:r>
      <w:r w:rsidR="00611AA7">
        <w:t xml:space="preserve">der </w:t>
      </w:r>
      <w:r w:rsidR="00550326">
        <w:t xml:space="preserve">Versuchsgruppen </w:t>
      </w:r>
      <w:r w:rsidR="00E35A26">
        <w:t>mit objektiven und subjektiven Anwendungsfeldern</w:t>
      </w:r>
      <w:r w:rsidR="00140216">
        <w:t xml:space="preserve"> modellunabhängig</w:t>
      </w:r>
      <w:r w:rsidR="005E2212">
        <w:t xml:space="preserve"> mittels </w:t>
      </w:r>
      <w:proofErr w:type="spellStart"/>
      <w:r w:rsidR="00F44E8E">
        <w:t>bootstrapped</w:t>
      </w:r>
      <w:proofErr w:type="spellEnd"/>
      <w:r w:rsidR="00F44E8E">
        <w:t xml:space="preserve"> Cohen’s d</w:t>
      </w:r>
      <w:r w:rsidR="00E35A26">
        <w:t>, so</w:t>
      </w:r>
      <w:r w:rsidR="00140216">
        <w:t xml:space="preserve"> zeigt sich ein </w:t>
      </w:r>
      <w:r w:rsidR="00CE779A">
        <w:t>noch</w:t>
      </w:r>
      <w:r w:rsidR="00F10C67">
        <w:t xml:space="preserve"> deutlicher Effekt</w:t>
      </w:r>
      <w:r w:rsidR="00D06093">
        <w:t xml:space="preserve"> </w:t>
      </w:r>
      <m:oMath>
        <m:r>
          <w:rPr>
            <w:rFonts w:ascii="Cambria Math" w:hAnsi="Cambria Math"/>
          </w:rPr>
          <m:t>d=1.29</m:t>
        </m:r>
      </m:oMath>
      <w:r w:rsidR="00094E77">
        <w:t>, 95%-KI</w:t>
      </w:r>
      <w:r w:rsidR="003E37F1">
        <w:t xml:space="preserve"> </w:t>
      </w:r>
      <m:oMath>
        <m:d>
          <m:dPr>
            <m:begChr m:val="["/>
            <m:endChr m:val="]"/>
            <m:ctrlPr>
              <w:rPr>
                <w:rFonts w:ascii="Cambria Math" w:hAnsi="Cambria Math"/>
                <w:i/>
              </w:rPr>
            </m:ctrlPr>
          </m:dPr>
          <m:e>
            <m:r>
              <w:rPr>
                <w:rFonts w:ascii="Cambria Math" w:hAnsi="Cambria Math"/>
              </w:rPr>
              <m:t>1.11, 1.51</m:t>
            </m:r>
          </m:e>
        </m:d>
      </m:oMath>
      <w:r w:rsidR="00D06093">
        <w:t>,</w:t>
      </w:r>
      <w:r w:rsidR="0093513C">
        <w:t xml:space="preserve"> der oberhalb einer Standardabweichung liegt</w:t>
      </w:r>
      <w:r w:rsidR="00B62F7F">
        <w:t>.</w:t>
      </w:r>
    </w:p>
    <w:p w14:paraId="081A809F" w14:textId="3018CFCA" w:rsidR="006668A0" w:rsidRDefault="007327C8" w:rsidP="006467EF">
      <w:pPr>
        <w:pStyle w:val="berschrift3"/>
      </w:pPr>
      <w:bookmarkStart w:id="206" w:name="_Toc191314524"/>
      <w:r>
        <w:t>Akzeptanzanalyse bzgl. der d</w:t>
      </w:r>
      <w:r w:rsidR="004517FD" w:rsidRPr="0078560A">
        <w:t>emografische Daten</w:t>
      </w:r>
      <w:bookmarkEnd w:id="206"/>
    </w:p>
    <w:p w14:paraId="4F57B07B" w14:textId="0AA20058" w:rsidR="006668A0" w:rsidRPr="006668A0" w:rsidRDefault="006668A0" w:rsidP="006668A0">
      <w:r>
        <w:t xml:space="preserve">Die Analyse der Daten </w:t>
      </w:r>
      <w:r w:rsidR="00E46D8B">
        <w:t xml:space="preserve">nach statistischen Auffälligkeiten </w:t>
      </w:r>
      <w:r w:rsidR="00DF6737">
        <w:t>bezüglich de</w:t>
      </w:r>
      <w:r w:rsidR="006949E6">
        <w:t>s</w:t>
      </w:r>
      <w:r w:rsidR="00DF6737">
        <w:t xml:space="preserve"> </w:t>
      </w:r>
      <w:r w:rsidR="002D5CCA">
        <w:t xml:space="preserve">Einflusses </w:t>
      </w:r>
      <w:r w:rsidR="00BD1713">
        <w:t xml:space="preserve">der erfassten demographischen Daten (Alter, Geschlecht, </w:t>
      </w:r>
      <w:r w:rsidR="008D72A2">
        <w:t xml:space="preserve">Bildungsabschluss, </w:t>
      </w:r>
      <w:r w:rsidR="005A301F">
        <w:t xml:space="preserve">Berufserfahrung, </w:t>
      </w:r>
      <w:r w:rsidR="00ED6A50">
        <w:t xml:space="preserve">Berufsstatus) </w:t>
      </w:r>
      <w:r w:rsidR="00BD1713">
        <w:t xml:space="preserve">auf die Akzeptanz </w:t>
      </w:r>
      <w:r w:rsidR="00E46D8B">
        <w:t>blieb ohne signifikantes Ergebnis</w:t>
      </w:r>
      <w:r w:rsidR="00B84106">
        <w:t>.</w:t>
      </w:r>
      <w:r w:rsidR="00FC22A8">
        <w:t xml:space="preserve"> </w:t>
      </w:r>
    </w:p>
    <w:p w14:paraId="3D8653CE" w14:textId="42E84E7A" w:rsidR="004C151B" w:rsidRPr="006668A0" w:rsidRDefault="00A765DC" w:rsidP="00C461BF">
      <w:pPr>
        <w:pStyle w:val="berschrift3"/>
      </w:pPr>
      <w:bookmarkStart w:id="207" w:name="_Toc191314525"/>
      <w:r>
        <w:t xml:space="preserve">Akzeptanzanalyse bzgl. </w:t>
      </w:r>
      <w:r w:rsidR="00592080">
        <w:t>Erfahrung mit GenKI</w:t>
      </w:r>
      <w:bookmarkEnd w:id="207"/>
    </w:p>
    <w:p w14:paraId="1B17E719" w14:textId="7B272B7C" w:rsidR="00592080" w:rsidRPr="00592080" w:rsidRDefault="00510C44" w:rsidP="00592080">
      <w:r>
        <w:t xml:space="preserve">Separat </w:t>
      </w:r>
      <w:r w:rsidR="00314652">
        <w:t xml:space="preserve">wurde die Erfahrung </w:t>
      </w:r>
      <w:r w:rsidR="00961AB1">
        <w:t>mit</w:t>
      </w:r>
      <w:r w:rsidR="00314652">
        <w:t xml:space="preserve"> GenKI betrachtet</w:t>
      </w:r>
      <w:r w:rsidR="00E90E9D">
        <w:t xml:space="preserve"> als Faktor für die Akzeptanz </w:t>
      </w:r>
      <w:r w:rsidR="00F121F7">
        <w:t xml:space="preserve">des Einsatzes von GenKI. </w:t>
      </w:r>
      <w:r w:rsidR="00F57D1D">
        <w:t>Hier zeigt sich zwar ein leichter Anstieg der Akzeptanz</w:t>
      </w:r>
      <w:r w:rsidR="004941C8">
        <w:t xml:space="preserve"> </w:t>
      </w:r>
      <w:r w:rsidR="00961AB1">
        <w:t xml:space="preserve">mit der Erfahrung mit GenKI </w:t>
      </w:r>
      <w:r w:rsidR="00461AFF">
        <w:t>(</w:t>
      </w:r>
      <w:r w:rsidR="0074319D">
        <w:fldChar w:fldCharType="begin"/>
      </w:r>
      <w:r w:rsidR="0074319D">
        <w:instrText xml:space="preserve"> REF _Ref191210113 \h </w:instrText>
      </w:r>
      <w:r w:rsidR="0074319D">
        <w:fldChar w:fldCharType="separate"/>
      </w:r>
      <w:r w:rsidR="001C33C1" w:rsidRPr="002275AB">
        <w:t xml:space="preserve">Tabelle </w:t>
      </w:r>
      <w:r w:rsidR="001C33C1">
        <w:rPr>
          <w:i/>
          <w:iCs/>
          <w:noProof/>
        </w:rPr>
        <w:t>7</w:t>
      </w:r>
      <w:r w:rsidR="0074319D">
        <w:fldChar w:fldCharType="end"/>
      </w:r>
      <w:r w:rsidR="00461AFF">
        <w:t>)</w:t>
      </w:r>
      <w:r w:rsidR="004B4BAF">
        <w:t>,</w:t>
      </w:r>
      <w:r w:rsidR="00461AFF">
        <w:t xml:space="preserve"> </w:t>
      </w:r>
      <w:r w:rsidR="00547EC7">
        <w:t xml:space="preserve">aber der ist nicht signifikant </w:t>
      </w:r>
      <m:oMath>
        <m:r>
          <w:rPr>
            <w:rFonts w:ascii="Cambria Math" w:hAnsi="Cambria Math"/>
          </w:rPr>
          <m:t>F(4, 370) = 0.23, p = .924.</m:t>
        </m:r>
      </m:oMath>
    </w:p>
    <w:p w14:paraId="0E4A6DDF" w14:textId="40AEBC39" w:rsidR="00CF00A3" w:rsidRDefault="0018491C" w:rsidP="0005651A">
      <w:pPr>
        <w:pStyle w:val="Beschriftung"/>
      </w:pPr>
      <w:bookmarkStart w:id="208" w:name="_Ref191210113"/>
      <w:bookmarkStart w:id="209" w:name="_Toc191314549"/>
      <w:bookmarkStart w:id="210" w:name="_Hlk190161869"/>
      <w:r w:rsidRPr="002275AB">
        <w:rPr>
          <w:i w:val="0"/>
          <w:iCs w:val="0"/>
        </w:rPr>
        <w:t xml:space="preserve">Tabelle </w:t>
      </w:r>
      <w:r w:rsidRPr="002275AB">
        <w:rPr>
          <w:i w:val="0"/>
          <w:iCs w:val="0"/>
        </w:rPr>
        <w:fldChar w:fldCharType="begin"/>
      </w:r>
      <w:r w:rsidRPr="002275AB">
        <w:rPr>
          <w:i w:val="0"/>
          <w:iCs w:val="0"/>
        </w:rPr>
        <w:instrText xml:space="preserve"> SEQ Tabelle \* ARABIC </w:instrText>
      </w:r>
      <w:r w:rsidRPr="002275AB">
        <w:rPr>
          <w:i w:val="0"/>
          <w:iCs w:val="0"/>
        </w:rPr>
        <w:fldChar w:fldCharType="separate"/>
      </w:r>
      <w:r w:rsidR="001C33C1">
        <w:rPr>
          <w:i w:val="0"/>
          <w:iCs w:val="0"/>
          <w:noProof/>
        </w:rPr>
        <w:t>7</w:t>
      </w:r>
      <w:r w:rsidRPr="002275AB">
        <w:rPr>
          <w:i w:val="0"/>
          <w:iCs w:val="0"/>
        </w:rPr>
        <w:fldChar w:fldCharType="end"/>
      </w:r>
      <w:bookmarkEnd w:id="208"/>
      <w:r w:rsidR="0074319D" w:rsidRPr="002275AB">
        <w:rPr>
          <w:i w:val="0"/>
          <w:iCs w:val="0"/>
        </w:rPr>
        <w:br/>
      </w:r>
      <w:r w:rsidR="004970AE">
        <w:t xml:space="preserve">Akzeptanzwerte nach </w:t>
      </w:r>
      <w:r w:rsidR="0073334B">
        <w:t>Erfahrung mit</w:t>
      </w:r>
      <w:r w:rsidR="004970AE">
        <w:t xml:space="preserve"> </w:t>
      </w:r>
      <w:r w:rsidR="0073334B">
        <w:t>Gen</w:t>
      </w:r>
      <w:r w:rsidR="004970AE">
        <w:t>KI</w:t>
      </w:r>
      <w:bookmarkEnd w:id="209"/>
    </w:p>
    <w:tbl>
      <w:tblPr>
        <w:tblStyle w:val="EinfacheTabelle2"/>
        <w:tblW w:w="0" w:type="auto"/>
        <w:tblLayout w:type="fixed"/>
        <w:tblLook w:val="06A0" w:firstRow="1" w:lastRow="0" w:firstColumn="1" w:lastColumn="0" w:noHBand="1" w:noVBand="1"/>
      </w:tblPr>
      <w:tblGrid>
        <w:gridCol w:w="3261"/>
        <w:gridCol w:w="708"/>
        <w:gridCol w:w="1276"/>
        <w:gridCol w:w="851"/>
        <w:gridCol w:w="992"/>
        <w:gridCol w:w="1415"/>
      </w:tblGrid>
      <w:tr w:rsidR="00966284" w:rsidRPr="00B45781" w14:paraId="3C904699" w14:textId="77777777" w:rsidTr="00764592">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44D5D27B" w14:textId="6AEACD70" w:rsidR="00966284" w:rsidRPr="00374BCD" w:rsidRDefault="00966284">
            <w:pPr>
              <w:ind w:firstLine="0"/>
              <w:rPr>
                <w:b w:val="0"/>
              </w:rPr>
            </w:pPr>
            <w:r w:rsidRPr="00374BCD">
              <w:rPr>
                <w:b w:val="0"/>
              </w:rPr>
              <w:t>GenKI</w:t>
            </w:r>
            <w:r w:rsidR="00CA7B5D" w:rsidRPr="00374BCD">
              <w:rPr>
                <w:b w:val="0"/>
              </w:rPr>
              <w:t>-</w:t>
            </w:r>
            <w:r w:rsidRPr="00374BCD">
              <w:rPr>
                <w:b w:val="0"/>
              </w:rPr>
              <w:t>Erfahrung</w:t>
            </w:r>
          </w:p>
        </w:tc>
        <w:tc>
          <w:tcPr>
            <w:tcW w:w="708" w:type="dxa"/>
            <w:vAlign w:val="center"/>
          </w:tcPr>
          <w:p w14:paraId="59F891EC" w14:textId="02EE512C" w:rsidR="00966284" w:rsidRPr="00374BCD" w:rsidRDefault="001763D6" w:rsidP="00764592">
            <w:pPr>
              <w:ind w:firstLine="0"/>
              <w:jc w:val="right"/>
              <w:cnfStyle w:val="100000000000" w:firstRow="1" w:lastRow="0" w:firstColumn="0" w:lastColumn="0" w:oddVBand="0" w:evenVBand="0" w:oddHBand="0" w:evenHBand="0" w:firstRowFirstColumn="0" w:firstRowLastColumn="0" w:lastRowFirstColumn="0" w:lastRowLastColumn="0"/>
              <w:rPr>
                <w:b w:val="0"/>
              </w:rPr>
            </w:pPr>
            <m:oMathPara>
              <m:oMathParaPr>
                <m:jc m:val="right"/>
              </m:oMathParaPr>
              <m:oMath>
                <m:r>
                  <m:rPr>
                    <m:sty m:val="bi"/>
                  </m:rPr>
                  <w:rPr>
                    <w:rFonts w:ascii="Cambria Math" w:hAnsi="Cambria Math"/>
                  </w:rPr>
                  <m:t>N</m:t>
                </m:r>
              </m:oMath>
            </m:oMathPara>
          </w:p>
        </w:tc>
        <w:tc>
          <w:tcPr>
            <w:tcW w:w="1276" w:type="dxa"/>
            <w:vAlign w:val="center"/>
          </w:tcPr>
          <w:p w14:paraId="3002F163" w14:textId="171F3773" w:rsidR="00966284" w:rsidRPr="00374BCD" w:rsidRDefault="006337DA" w:rsidP="00B0718A">
            <w:pPr>
              <w:ind w:firstLine="0"/>
              <w:jc w:val="right"/>
              <w:cnfStyle w:val="100000000000" w:firstRow="1" w:lastRow="0" w:firstColumn="0" w:lastColumn="0" w:oddVBand="0" w:evenVBand="0" w:oddHBand="0" w:evenHBand="0" w:firstRowFirstColumn="0" w:firstRowLastColumn="0" w:lastRowFirstColumn="0" w:lastRowLastColumn="0"/>
              <w:rPr>
                <w:b w:val="0"/>
              </w:rPr>
            </w:pPr>
            <w:r w:rsidRPr="00374BCD">
              <w:rPr>
                <w:b w:val="0"/>
              </w:rPr>
              <w:t>Anteil %</w:t>
            </w:r>
          </w:p>
        </w:tc>
        <w:tc>
          <w:tcPr>
            <w:tcW w:w="851" w:type="dxa"/>
            <w:vAlign w:val="center"/>
          </w:tcPr>
          <w:p w14:paraId="4356894D" w14:textId="417C991F" w:rsidR="00F44D6D" w:rsidRPr="00374BCD" w:rsidRDefault="00F44D6D" w:rsidP="00764592">
            <w:pPr>
              <w:ind w:firstLine="0"/>
              <w:jc w:val="right"/>
              <w:cnfStyle w:val="100000000000" w:firstRow="1" w:lastRow="0" w:firstColumn="0" w:lastColumn="0" w:oddVBand="0" w:evenVBand="0" w:oddHBand="0" w:evenHBand="0" w:firstRowFirstColumn="0" w:firstRowLastColumn="0" w:lastRowFirstColumn="0" w:lastRowLastColumn="0"/>
              <w:rPr>
                <w:rFonts w:eastAsia="Yu Gothic Light" w:cs="Times New Roman"/>
                <w:i/>
                <w:iCs/>
              </w:rPr>
            </w:pPr>
            <w:r w:rsidRPr="00374BCD">
              <w:rPr>
                <w:rFonts w:eastAsia="Yu Gothic Light" w:cs="Times New Roman"/>
                <w:b w:val="0"/>
                <w:bCs w:val="0"/>
                <w:i/>
                <w:iCs/>
              </w:rPr>
              <w:t>M</w:t>
            </w:r>
          </w:p>
        </w:tc>
        <w:tc>
          <w:tcPr>
            <w:tcW w:w="992" w:type="dxa"/>
            <w:vAlign w:val="center"/>
          </w:tcPr>
          <w:p w14:paraId="72DF7374" w14:textId="75A3F32C" w:rsidR="00D72307" w:rsidRPr="00374BCD" w:rsidRDefault="00D72307" w:rsidP="00764592">
            <w:pPr>
              <w:ind w:firstLine="0"/>
              <w:jc w:val="right"/>
              <w:cnfStyle w:val="100000000000" w:firstRow="1" w:lastRow="0" w:firstColumn="0" w:lastColumn="0" w:oddVBand="0" w:evenVBand="0" w:oddHBand="0" w:evenHBand="0" w:firstRowFirstColumn="0" w:firstRowLastColumn="0" w:lastRowFirstColumn="0" w:lastRowLastColumn="0"/>
              <w:rPr>
                <w:rFonts w:eastAsia="Yu Gothic Light" w:cs="Times New Roman"/>
                <w:i/>
                <w:iCs/>
              </w:rPr>
            </w:pPr>
            <w:r w:rsidRPr="00374BCD">
              <w:rPr>
                <w:rFonts w:eastAsia="Yu Gothic Light" w:cs="Times New Roman"/>
                <w:b w:val="0"/>
                <w:bCs w:val="0"/>
                <w:i/>
                <w:iCs/>
              </w:rPr>
              <w:t>SD</w:t>
            </w:r>
          </w:p>
        </w:tc>
        <w:tc>
          <w:tcPr>
            <w:tcW w:w="1415" w:type="dxa"/>
            <w:vAlign w:val="center"/>
          </w:tcPr>
          <w:p w14:paraId="7BF336F5" w14:textId="142E9B70" w:rsidR="00966284" w:rsidRPr="00374BCD" w:rsidRDefault="00DD2B94" w:rsidP="00764592">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374BCD">
              <w:rPr>
                <w:rFonts w:eastAsiaTheme="minorEastAsia"/>
                <w:b w:val="0"/>
                <w:bCs w:val="0"/>
              </w:rPr>
              <w:t>95%-KI</w:t>
            </w:r>
          </w:p>
        </w:tc>
      </w:tr>
      <w:tr w:rsidR="00966284" w:rsidRPr="00966284" w14:paraId="26AECC51" w14:textId="77777777" w:rsidTr="00764592">
        <w:trPr>
          <w:trHeight w:val="397"/>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5F11D26" w14:textId="77777777" w:rsidR="00966284" w:rsidRPr="00B45781" w:rsidRDefault="00966284">
            <w:pPr>
              <w:ind w:firstLine="0"/>
              <w:rPr>
                <w:b w:val="0"/>
              </w:rPr>
            </w:pPr>
            <w:r w:rsidRPr="00B45781">
              <w:rPr>
                <w:b w:val="0"/>
              </w:rPr>
              <w:t>sehr gering</w:t>
            </w:r>
          </w:p>
        </w:tc>
        <w:tc>
          <w:tcPr>
            <w:tcW w:w="708" w:type="dxa"/>
            <w:vAlign w:val="center"/>
          </w:tcPr>
          <w:p w14:paraId="0DF7EBD0" w14:textId="63325351" w:rsidR="00966284" w:rsidRPr="005569AA" w:rsidRDefault="001763D6" w:rsidP="00041341">
            <w:pPr>
              <w:ind w:firstLine="0"/>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49</m:t>
                </m:r>
              </m:oMath>
            </m:oMathPara>
          </w:p>
        </w:tc>
        <w:tc>
          <w:tcPr>
            <w:tcW w:w="1276" w:type="dxa"/>
            <w:vAlign w:val="center"/>
          </w:tcPr>
          <w:p w14:paraId="7B1E3618" w14:textId="3843CF5C" w:rsidR="00966284" w:rsidRPr="005569AA" w:rsidRDefault="00001441" w:rsidP="00B0718A">
            <w:pPr>
              <w:ind w:firstLine="0"/>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13.07</m:t>
                </m:r>
              </m:oMath>
            </m:oMathPara>
          </w:p>
        </w:tc>
        <w:tc>
          <w:tcPr>
            <w:tcW w:w="851" w:type="dxa"/>
            <w:vAlign w:val="center"/>
          </w:tcPr>
          <w:p w14:paraId="05419B0F" w14:textId="37709471" w:rsidR="008E03E9" w:rsidRPr="00041341" w:rsidRDefault="008E03E9" w:rsidP="00041341">
            <w:pPr>
              <w:ind w:firstLine="0"/>
              <w:jc w:val="right"/>
              <w:cnfStyle w:val="000000000000" w:firstRow="0" w:lastRow="0" w:firstColumn="0" w:lastColumn="0" w:oddVBand="0" w:evenVBand="0" w:oddHBand="0" w:evenHBand="0" w:firstRowFirstColumn="0" w:firstRowLastColumn="0" w:lastRowFirstColumn="0" w:lastRowLastColumn="0"/>
              <w:rPr>
                <w:rFonts w:eastAsiaTheme="minorEastAsia"/>
              </w:rPr>
            </w:pPr>
            <w:r w:rsidRPr="00041341">
              <w:rPr>
                <w:rFonts w:eastAsiaTheme="minorEastAsia"/>
              </w:rPr>
              <w:t>3</w:t>
            </w:r>
            <w:r>
              <w:rPr>
                <w:rFonts w:eastAsiaTheme="minorEastAsia"/>
              </w:rPr>
              <w:t>.</w:t>
            </w:r>
            <w:r w:rsidRPr="00041341">
              <w:rPr>
                <w:rFonts w:eastAsiaTheme="minorEastAsia"/>
              </w:rPr>
              <w:t>1</w:t>
            </w:r>
            <w:r w:rsidR="00041341" w:rsidRPr="00772A1D">
              <w:rPr>
                <w:rFonts w:eastAsiaTheme="minorEastAsia"/>
              </w:rPr>
              <w:t>2</w:t>
            </w:r>
          </w:p>
        </w:tc>
        <w:tc>
          <w:tcPr>
            <w:tcW w:w="992" w:type="dxa"/>
            <w:vAlign w:val="center"/>
          </w:tcPr>
          <w:p w14:paraId="03B85338" w14:textId="7F23C4DE" w:rsidR="008E03E9" w:rsidRDefault="008E03E9" w:rsidP="00041341">
            <w:pPr>
              <w:ind w:firstLine="0"/>
              <w:jc w:val="right"/>
              <w:cnfStyle w:val="000000000000" w:firstRow="0" w:lastRow="0" w:firstColumn="0" w:lastColumn="0" w:oddVBand="0" w:evenVBand="0" w:oddHBand="0" w:evenHBand="0" w:firstRowFirstColumn="0" w:firstRowLastColumn="0" w:lastRowFirstColumn="0" w:lastRowLastColumn="0"/>
              <w:rPr>
                <w:rFonts w:eastAsia="Yu Gothic Light" w:cs="Times New Roman"/>
              </w:rPr>
            </w:pPr>
            <w:r>
              <w:rPr>
                <w:rFonts w:eastAsia="Yu Gothic Light" w:cs="Times New Roman"/>
              </w:rPr>
              <w:t>1.0</w:t>
            </w:r>
            <w:r w:rsidR="009D4016">
              <w:rPr>
                <w:rFonts w:eastAsia="Yu Gothic Light" w:cs="Times New Roman"/>
              </w:rPr>
              <w:t>7</w:t>
            </w:r>
          </w:p>
        </w:tc>
        <w:tc>
          <w:tcPr>
            <w:tcW w:w="1415" w:type="dxa"/>
            <w:vAlign w:val="center"/>
          </w:tcPr>
          <w:p w14:paraId="510E2503" w14:textId="7B4BEC45" w:rsidR="00966284" w:rsidRPr="00772A1D" w:rsidRDefault="00CE0D64" w:rsidP="006B1CF9">
            <w:pPr>
              <w:ind w:firstLine="0"/>
              <w:jc w:val="center"/>
              <w:cnfStyle w:val="000000000000" w:firstRow="0" w:lastRow="0" w:firstColumn="0" w:lastColumn="0" w:oddVBand="0" w:evenVBand="0" w:oddHBand="0" w:evenHBand="0" w:firstRowFirstColumn="0" w:firstRowLastColumn="0" w:lastRowFirstColumn="0" w:lastRowLastColumn="0"/>
            </w:pPr>
            <w:r>
              <w:rPr>
                <w:rFonts w:eastAsia="Yu Gothic Light" w:cs="Times New Roman"/>
              </w:rPr>
              <w:t>[</w:t>
            </w:r>
            <w:r w:rsidRPr="00265609">
              <w:rPr>
                <w:rFonts w:eastAsia="Yu Gothic Light" w:cs="Times New Roman"/>
              </w:rPr>
              <w:t>2</w:t>
            </w:r>
            <w:r>
              <w:rPr>
                <w:rFonts w:eastAsia="Yu Gothic Light" w:cs="Times New Roman"/>
              </w:rPr>
              <w:t>.</w:t>
            </w:r>
            <w:r w:rsidRPr="00265609">
              <w:rPr>
                <w:rFonts w:eastAsia="Yu Gothic Light" w:cs="Times New Roman"/>
              </w:rPr>
              <w:t>81</w:t>
            </w:r>
            <w:r>
              <w:rPr>
                <w:rFonts w:eastAsia="Yu Gothic Light" w:cs="Times New Roman"/>
              </w:rPr>
              <w:t xml:space="preserve">, </w:t>
            </w:r>
            <w:r w:rsidRPr="00265609">
              <w:rPr>
                <w:rFonts w:eastAsia="Yu Gothic Light" w:cs="Times New Roman"/>
              </w:rPr>
              <w:t>3</w:t>
            </w:r>
            <w:r>
              <w:rPr>
                <w:rFonts w:eastAsia="Yu Gothic Light" w:cs="Times New Roman"/>
              </w:rPr>
              <w:t>.</w:t>
            </w:r>
            <w:r w:rsidRPr="00265609">
              <w:rPr>
                <w:rFonts w:eastAsia="Yu Gothic Light" w:cs="Times New Roman"/>
              </w:rPr>
              <w:t>42</w:t>
            </w:r>
            <w:r>
              <w:rPr>
                <w:rFonts w:eastAsia="Yu Gothic Light" w:cs="Times New Roman"/>
              </w:rPr>
              <w:t>]</w:t>
            </w:r>
          </w:p>
        </w:tc>
      </w:tr>
      <w:tr w:rsidR="00966284" w:rsidRPr="00966284" w14:paraId="5312C060" w14:textId="77777777" w:rsidTr="00764592">
        <w:trPr>
          <w:trHeight w:val="397"/>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AE10C4E" w14:textId="09C5B487" w:rsidR="00966284" w:rsidRPr="00B45781" w:rsidRDefault="00CF58BA">
            <w:pPr>
              <w:ind w:firstLine="0"/>
              <w:rPr>
                <w:b w:val="0"/>
              </w:rPr>
            </w:pPr>
            <w:r>
              <w:rPr>
                <w:b w:val="0"/>
                <w:bCs w:val="0"/>
              </w:rPr>
              <w:t>G</w:t>
            </w:r>
            <w:r w:rsidR="00DD2B94" w:rsidRPr="00B45781">
              <w:rPr>
                <w:b w:val="0"/>
                <w:bCs w:val="0"/>
              </w:rPr>
              <w:t>ering</w:t>
            </w:r>
          </w:p>
        </w:tc>
        <w:tc>
          <w:tcPr>
            <w:tcW w:w="708" w:type="dxa"/>
            <w:vAlign w:val="center"/>
          </w:tcPr>
          <w:p w14:paraId="46A1CDC0" w14:textId="23882814" w:rsidR="00966284" w:rsidRPr="005569AA" w:rsidRDefault="001763D6" w:rsidP="00041341">
            <w:pPr>
              <w:ind w:firstLine="0"/>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95</m:t>
                </m:r>
              </m:oMath>
            </m:oMathPara>
          </w:p>
        </w:tc>
        <w:tc>
          <w:tcPr>
            <w:tcW w:w="1276" w:type="dxa"/>
            <w:vAlign w:val="center"/>
          </w:tcPr>
          <w:p w14:paraId="485F082E" w14:textId="386B55CD" w:rsidR="00966284" w:rsidRPr="005569AA" w:rsidRDefault="00001441" w:rsidP="00B0718A">
            <w:pPr>
              <w:ind w:firstLine="0"/>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25.33</m:t>
                </m:r>
              </m:oMath>
            </m:oMathPara>
          </w:p>
        </w:tc>
        <w:tc>
          <w:tcPr>
            <w:tcW w:w="851" w:type="dxa"/>
            <w:vAlign w:val="center"/>
          </w:tcPr>
          <w:p w14:paraId="4E491B63" w14:textId="464F3BBD" w:rsidR="008E03E9" w:rsidRPr="00041341" w:rsidRDefault="008E03E9" w:rsidP="00041341">
            <w:pPr>
              <w:ind w:firstLine="0"/>
              <w:jc w:val="right"/>
              <w:cnfStyle w:val="000000000000" w:firstRow="0" w:lastRow="0" w:firstColumn="0" w:lastColumn="0" w:oddVBand="0" w:evenVBand="0" w:oddHBand="0" w:evenHBand="0" w:firstRowFirstColumn="0" w:firstRowLastColumn="0" w:lastRowFirstColumn="0" w:lastRowLastColumn="0"/>
              <w:rPr>
                <w:rFonts w:eastAsiaTheme="minorEastAsia"/>
              </w:rPr>
            </w:pPr>
            <w:r w:rsidRPr="00041341">
              <w:rPr>
                <w:rFonts w:eastAsiaTheme="minorEastAsia"/>
              </w:rPr>
              <w:t>3</w:t>
            </w:r>
            <w:r>
              <w:rPr>
                <w:rFonts w:eastAsiaTheme="minorEastAsia"/>
              </w:rPr>
              <w:t>.</w:t>
            </w:r>
            <w:r w:rsidRPr="00041341">
              <w:rPr>
                <w:rFonts w:eastAsiaTheme="minorEastAsia"/>
              </w:rPr>
              <w:t>2</w:t>
            </w:r>
            <w:r w:rsidR="00041341" w:rsidRPr="00772A1D">
              <w:rPr>
                <w:rFonts w:eastAsiaTheme="minorEastAsia"/>
              </w:rPr>
              <w:t>1</w:t>
            </w:r>
          </w:p>
        </w:tc>
        <w:tc>
          <w:tcPr>
            <w:tcW w:w="992" w:type="dxa"/>
            <w:vAlign w:val="center"/>
          </w:tcPr>
          <w:p w14:paraId="180DE13A" w14:textId="020DF070" w:rsidR="008E03E9" w:rsidRDefault="008E03E9" w:rsidP="00041341">
            <w:pPr>
              <w:ind w:firstLine="0"/>
              <w:jc w:val="right"/>
              <w:cnfStyle w:val="000000000000" w:firstRow="0" w:lastRow="0" w:firstColumn="0" w:lastColumn="0" w:oddVBand="0" w:evenVBand="0" w:oddHBand="0" w:evenHBand="0" w:firstRowFirstColumn="0" w:firstRowLastColumn="0" w:lastRowFirstColumn="0" w:lastRowLastColumn="0"/>
              <w:rPr>
                <w:rFonts w:eastAsia="Yu Gothic Light" w:cs="Times New Roman"/>
              </w:rPr>
            </w:pPr>
            <w:r>
              <w:rPr>
                <w:rFonts w:eastAsia="Yu Gothic Light" w:cs="Times New Roman"/>
              </w:rPr>
              <w:t>1.0</w:t>
            </w:r>
            <w:r w:rsidR="009D4016">
              <w:rPr>
                <w:rFonts w:eastAsia="Yu Gothic Light" w:cs="Times New Roman"/>
              </w:rPr>
              <w:t>3</w:t>
            </w:r>
          </w:p>
        </w:tc>
        <w:tc>
          <w:tcPr>
            <w:tcW w:w="1415" w:type="dxa"/>
            <w:vAlign w:val="center"/>
          </w:tcPr>
          <w:p w14:paraId="00C9A6DB" w14:textId="642BB1AB" w:rsidR="00966284" w:rsidRPr="00772A1D" w:rsidRDefault="00CE0D64" w:rsidP="006B1CF9">
            <w:pPr>
              <w:ind w:firstLine="0"/>
              <w:jc w:val="center"/>
              <w:cnfStyle w:val="000000000000" w:firstRow="0" w:lastRow="0" w:firstColumn="0" w:lastColumn="0" w:oddVBand="0" w:evenVBand="0" w:oddHBand="0" w:evenHBand="0" w:firstRowFirstColumn="0" w:firstRowLastColumn="0" w:lastRowFirstColumn="0" w:lastRowLastColumn="0"/>
            </w:pPr>
            <w:r>
              <w:rPr>
                <w:rFonts w:eastAsia="Yu Gothic Light" w:cs="Times New Roman"/>
              </w:rPr>
              <w:t>[</w:t>
            </w:r>
            <w:r w:rsidRPr="00265609">
              <w:rPr>
                <w:rFonts w:eastAsia="Yu Gothic Light" w:cs="Times New Roman"/>
              </w:rPr>
              <w:t>3</w:t>
            </w:r>
            <w:r>
              <w:rPr>
                <w:rFonts w:eastAsia="Yu Gothic Light" w:cs="Times New Roman"/>
              </w:rPr>
              <w:t>.</w:t>
            </w:r>
            <w:r w:rsidRPr="00265609">
              <w:rPr>
                <w:rFonts w:eastAsia="Yu Gothic Light" w:cs="Times New Roman"/>
              </w:rPr>
              <w:t>00</w:t>
            </w:r>
            <w:r>
              <w:rPr>
                <w:rFonts w:eastAsia="Yu Gothic Light" w:cs="Times New Roman"/>
              </w:rPr>
              <w:t xml:space="preserve">, </w:t>
            </w:r>
            <w:r w:rsidRPr="00265609">
              <w:rPr>
                <w:rFonts w:eastAsia="Yu Gothic Light" w:cs="Times New Roman"/>
              </w:rPr>
              <w:t>3</w:t>
            </w:r>
            <w:r>
              <w:rPr>
                <w:rFonts w:eastAsia="Yu Gothic Light" w:cs="Times New Roman"/>
              </w:rPr>
              <w:t>.</w:t>
            </w:r>
            <w:r w:rsidRPr="00265609">
              <w:rPr>
                <w:rFonts w:eastAsia="Yu Gothic Light" w:cs="Times New Roman"/>
              </w:rPr>
              <w:t>42</w:t>
            </w:r>
            <w:r>
              <w:rPr>
                <w:rFonts w:eastAsia="Yu Gothic Light" w:cs="Times New Roman"/>
              </w:rPr>
              <w:t>]</w:t>
            </w:r>
          </w:p>
        </w:tc>
      </w:tr>
      <w:tr w:rsidR="00966284" w:rsidRPr="00966284" w14:paraId="5F06CBA8" w14:textId="77777777" w:rsidTr="00764592">
        <w:trPr>
          <w:trHeight w:val="397"/>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16B1226" w14:textId="475FDF91" w:rsidR="00966284" w:rsidRPr="00B45781" w:rsidRDefault="00CF58BA">
            <w:pPr>
              <w:ind w:firstLine="0"/>
              <w:rPr>
                <w:b w:val="0"/>
              </w:rPr>
            </w:pPr>
            <w:r>
              <w:rPr>
                <w:b w:val="0"/>
                <w:bCs w:val="0"/>
              </w:rPr>
              <w:t>M</w:t>
            </w:r>
            <w:r w:rsidR="00DD2B94" w:rsidRPr="00B45781">
              <w:rPr>
                <w:b w:val="0"/>
                <w:bCs w:val="0"/>
              </w:rPr>
              <w:t>ittel</w:t>
            </w:r>
          </w:p>
        </w:tc>
        <w:tc>
          <w:tcPr>
            <w:tcW w:w="708" w:type="dxa"/>
            <w:vAlign w:val="center"/>
          </w:tcPr>
          <w:p w14:paraId="53A3F0A1" w14:textId="0AC63986" w:rsidR="00966284" w:rsidRPr="005569AA" w:rsidRDefault="001763D6" w:rsidP="00041341">
            <w:pPr>
              <w:ind w:firstLine="0"/>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145</m:t>
                </m:r>
              </m:oMath>
            </m:oMathPara>
          </w:p>
        </w:tc>
        <w:tc>
          <w:tcPr>
            <w:tcW w:w="1276" w:type="dxa"/>
            <w:vAlign w:val="center"/>
          </w:tcPr>
          <w:p w14:paraId="53532C80" w14:textId="66F73536" w:rsidR="00966284" w:rsidRPr="005569AA" w:rsidRDefault="00001441" w:rsidP="00B0718A">
            <w:pPr>
              <w:ind w:firstLine="0"/>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38.67</m:t>
                </m:r>
              </m:oMath>
            </m:oMathPara>
          </w:p>
        </w:tc>
        <w:tc>
          <w:tcPr>
            <w:tcW w:w="851" w:type="dxa"/>
            <w:vAlign w:val="center"/>
          </w:tcPr>
          <w:p w14:paraId="5948479D" w14:textId="4BD7C5EB" w:rsidR="008E03E9" w:rsidRPr="00041341" w:rsidRDefault="008E03E9" w:rsidP="00041341">
            <w:pPr>
              <w:ind w:firstLine="0"/>
              <w:jc w:val="right"/>
              <w:cnfStyle w:val="000000000000" w:firstRow="0" w:lastRow="0" w:firstColumn="0" w:lastColumn="0" w:oddVBand="0" w:evenVBand="0" w:oddHBand="0" w:evenHBand="0" w:firstRowFirstColumn="0" w:firstRowLastColumn="0" w:lastRowFirstColumn="0" w:lastRowLastColumn="0"/>
              <w:rPr>
                <w:rFonts w:eastAsiaTheme="minorEastAsia"/>
              </w:rPr>
            </w:pPr>
            <w:r w:rsidRPr="00041341">
              <w:rPr>
                <w:rFonts w:eastAsiaTheme="minorEastAsia"/>
              </w:rPr>
              <w:t>3</w:t>
            </w:r>
            <w:r>
              <w:rPr>
                <w:rFonts w:eastAsiaTheme="minorEastAsia"/>
              </w:rPr>
              <w:t>.</w:t>
            </w:r>
            <w:r w:rsidRPr="00041341">
              <w:rPr>
                <w:rFonts w:eastAsiaTheme="minorEastAsia"/>
              </w:rPr>
              <w:t>2</w:t>
            </w:r>
            <w:r w:rsidR="00041341" w:rsidRPr="00772A1D">
              <w:rPr>
                <w:rFonts w:eastAsiaTheme="minorEastAsia"/>
              </w:rPr>
              <w:t>4</w:t>
            </w:r>
          </w:p>
        </w:tc>
        <w:tc>
          <w:tcPr>
            <w:tcW w:w="992" w:type="dxa"/>
            <w:vAlign w:val="center"/>
          </w:tcPr>
          <w:p w14:paraId="7481EABC" w14:textId="0A37CC51" w:rsidR="008E03E9" w:rsidRDefault="008E03E9" w:rsidP="00041341">
            <w:pPr>
              <w:ind w:firstLine="0"/>
              <w:jc w:val="right"/>
              <w:cnfStyle w:val="000000000000" w:firstRow="0" w:lastRow="0" w:firstColumn="0" w:lastColumn="0" w:oddVBand="0" w:evenVBand="0" w:oddHBand="0" w:evenHBand="0" w:firstRowFirstColumn="0" w:firstRowLastColumn="0" w:lastRowFirstColumn="0" w:lastRowLastColumn="0"/>
              <w:rPr>
                <w:rFonts w:eastAsia="Yu Gothic Light" w:cs="Times New Roman"/>
              </w:rPr>
            </w:pPr>
            <w:r>
              <w:rPr>
                <w:rFonts w:eastAsia="Yu Gothic Light" w:cs="Times New Roman"/>
              </w:rPr>
              <w:t>1.1</w:t>
            </w:r>
            <w:r w:rsidR="009D4016">
              <w:rPr>
                <w:rFonts w:eastAsia="Yu Gothic Light" w:cs="Times New Roman"/>
              </w:rPr>
              <w:t>0</w:t>
            </w:r>
          </w:p>
        </w:tc>
        <w:tc>
          <w:tcPr>
            <w:tcW w:w="1415" w:type="dxa"/>
            <w:vAlign w:val="center"/>
          </w:tcPr>
          <w:p w14:paraId="38DF0670" w14:textId="689CD887" w:rsidR="00966284" w:rsidRPr="00772A1D" w:rsidRDefault="00CE0D64" w:rsidP="006B1CF9">
            <w:pPr>
              <w:ind w:firstLine="0"/>
              <w:jc w:val="center"/>
              <w:cnfStyle w:val="000000000000" w:firstRow="0" w:lastRow="0" w:firstColumn="0" w:lastColumn="0" w:oddVBand="0" w:evenVBand="0" w:oddHBand="0" w:evenHBand="0" w:firstRowFirstColumn="0" w:firstRowLastColumn="0" w:lastRowFirstColumn="0" w:lastRowLastColumn="0"/>
            </w:pPr>
            <w:r>
              <w:rPr>
                <w:rFonts w:eastAsia="Yu Gothic Light" w:cs="Times New Roman"/>
              </w:rPr>
              <w:t>[</w:t>
            </w:r>
            <w:r w:rsidRPr="00265609">
              <w:rPr>
                <w:rFonts w:eastAsia="Yu Gothic Light" w:cs="Times New Roman"/>
              </w:rPr>
              <w:t>3</w:t>
            </w:r>
            <w:r>
              <w:rPr>
                <w:rFonts w:eastAsia="Yu Gothic Light" w:cs="Times New Roman"/>
              </w:rPr>
              <w:t>.</w:t>
            </w:r>
            <w:r w:rsidRPr="00265609">
              <w:rPr>
                <w:rFonts w:eastAsia="Yu Gothic Light" w:cs="Times New Roman"/>
              </w:rPr>
              <w:t>06</w:t>
            </w:r>
            <w:r>
              <w:rPr>
                <w:rFonts w:eastAsia="Yu Gothic Light" w:cs="Times New Roman"/>
              </w:rPr>
              <w:t xml:space="preserve">, </w:t>
            </w:r>
            <w:r w:rsidRPr="00265609">
              <w:rPr>
                <w:rFonts w:eastAsia="Yu Gothic Light" w:cs="Times New Roman"/>
              </w:rPr>
              <w:t>3</w:t>
            </w:r>
            <w:r>
              <w:rPr>
                <w:rFonts w:eastAsia="Yu Gothic Light" w:cs="Times New Roman"/>
              </w:rPr>
              <w:t>.</w:t>
            </w:r>
            <w:r w:rsidRPr="00265609">
              <w:rPr>
                <w:rFonts w:eastAsia="Yu Gothic Light" w:cs="Times New Roman"/>
              </w:rPr>
              <w:t>42</w:t>
            </w:r>
            <w:r>
              <w:rPr>
                <w:rFonts w:eastAsia="Yu Gothic Light" w:cs="Times New Roman"/>
              </w:rPr>
              <w:t>]</w:t>
            </w:r>
          </w:p>
        </w:tc>
      </w:tr>
      <w:tr w:rsidR="00966284" w:rsidRPr="00966284" w14:paraId="78992910" w14:textId="77777777" w:rsidTr="00764592">
        <w:trPr>
          <w:trHeight w:val="397"/>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2BFC520" w14:textId="4CF304B8" w:rsidR="00966284" w:rsidRPr="00B45781" w:rsidRDefault="00CF58BA">
            <w:pPr>
              <w:ind w:firstLine="0"/>
              <w:rPr>
                <w:b w:val="0"/>
              </w:rPr>
            </w:pPr>
            <w:r>
              <w:rPr>
                <w:b w:val="0"/>
                <w:bCs w:val="0"/>
              </w:rPr>
              <w:t>H</w:t>
            </w:r>
            <w:r w:rsidR="00DD2B94" w:rsidRPr="00B45781">
              <w:rPr>
                <w:b w:val="0"/>
                <w:bCs w:val="0"/>
              </w:rPr>
              <w:t>och</w:t>
            </w:r>
          </w:p>
        </w:tc>
        <w:tc>
          <w:tcPr>
            <w:tcW w:w="708" w:type="dxa"/>
            <w:vAlign w:val="center"/>
          </w:tcPr>
          <w:p w14:paraId="31FA0EFA" w14:textId="27100877" w:rsidR="00966284" w:rsidRPr="005569AA" w:rsidRDefault="001763D6" w:rsidP="00041341">
            <w:pPr>
              <w:ind w:firstLine="0"/>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69</m:t>
                </m:r>
              </m:oMath>
            </m:oMathPara>
          </w:p>
        </w:tc>
        <w:tc>
          <w:tcPr>
            <w:tcW w:w="1276" w:type="dxa"/>
            <w:vAlign w:val="center"/>
          </w:tcPr>
          <w:p w14:paraId="611D690E" w14:textId="6CCA824F" w:rsidR="00966284" w:rsidRPr="005569AA" w:rsidRDefault="00001441" w:rsidP="00B0718A">
            <w:pPr>
              <w:ind w:firstLine="0"/>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18.40</m:t>
                </m:r>
              </m:oMath>
            </m:oMathPara>
          </w:p>
        </w:tc>
        <w:tc>
          <w:tcPr>
            <w:tcW w:w="851" w:type="dxa"/>
            <w:vAlign w:val="center"/>
          </w:tcPr>
          <w:p w14:paraId="6C282DAF" w14:textId="5E8C39CE" w:rsidR="008E03E9" w:rsidRPr="00041341" w:rsidRDefault="008E03E9" w:rsidP="00041341">
            <w:pPr>
              <w:ind w:firstLine="0"/>
              <w:jc w:val="right"/>
              <w:cnfStyle w:val="000000000000" w:firstRow="0" w:lastRow="0" w:firstColumn="0" w:lastColumn="0" w:oddVBand="0" w:evenVBand="0" w:oddHBand="0" w:evenHBand="0" w:firstRowFirstColumn="0" w:firstRowLastColumn="0" w:lastRowFirstColumn="0" w:lastRowLastColumn="0"/>
              <w:rPr>
                <w:rFonts w:eastAsiaTheme="minorEastAsia"/>
              </w:rPr>
            </w:pPr>
            <w:r w:rsidRPr="00041341">
              <w:rPr>
                <w:rFonts w:eastAsiaTheme="minorEastAsia"/>
              </w:rPr>
              <w:t>3</w:t>
            </w:r>
            <w:r>
              <w:rPr>
                <w:rFonts w:eastAsiaTheme="minorEastAsia"/>
              </w:rPr>
              <w:t>.</w:t>
            </w:r>
            <w:r w:rsidRPr="00041341">
              <w:rPr>
                <w:rFonts w:eastAsiaTheme="minorEastAsia"/>
              </w:rPr>
              <w:t>2</w:t>
            </w:r>
            <w:r w:rsidR="00041341" w:rsidRPr="00772A1D">
              <w:rPr>
                <w:rFonts w:eastAsiaTheme="minorEastAsia"/>
              </w:rPr>
              <w:t>9</w:t>
            </w:r>
          </w:p>
        </w:tc>
        <w:tc>
          <w:tcPr>
            <w:tcW w:w="992" w:type="dxa"/>
            <w:vAlign w:val="center"/>
          </w:tcPr>
          <w:p w14:paraId="4BA8161A" w14:textId="205A89B3" w:rsidR="008E03E9" w:rsidRDefault="008E03E9" w:rsidP="00041341">
            <w:pPr>
              <w:ind w:firstLine="0"/>
              <w:jc w:val="right"/>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1.0</w:t>
            </w:r>
            <w:r w:rsidR="009D4016">
              <w:rPr>
                <w:rFonts w:eastAsia="Calibri" w:cs="Arial"/>
              </w:rPr>
              <w:t>1</w:t>
            </w:r>
          </w:p>
        </w:tc>
        <w:tc>
          <w:tcPr>
            <w:tcW w:w="1415" w:type="dxa"/>
            <w:vAlign w:val="center"/>
          </w:tcPr>
          <w:p w14:paraId="40542EEE" w14:textId="5CA95E8B" w:rsidR="00966284" w:rsidRPr="00772A1D" w:rsidRDefault="00CE0D64" w:rsidP="006B1CF9">
            <w:pPr>
              <w:ind w:firstLine="0"/>
              <w:jc w:val="center"/>
              <w:cnfStyle w:val="000000000000" w:firstRow="0" w:lastRow="0" w:firstColumn="0" w:lastColumn="0" w:oddVBand="0" w:evenVBand="0" w:oddHBand="0" w:evenHBand="0" w:firstRowFirstColumn="0" w:firstRowLastColumn="0" w:lastRowFirstColumn="0" w:lastRowLastColumn="0"/>
            </w:pPr>
            <w:r>
              <w:rPr>
                <w:rFonts w:eastAsia="Calibri" w:cs="Arial"/>
              </w:rPr>
              <w:t>[</w:t>
            </w:r>
            <w:r w:rsidRPr="00265609">
              <w:rPr>
                <w:rFonts w:eastAsia="Calibri" w:cs="Arial"/>
              </w:rPr>
              <w:t>3</w:t>
            </w:r>
            <w:r>
              <w:rPr>
                <w:rFonts w:eastAsia="Calibri" w:cs="Arial"/>
              </w:rPr>
              <w:t>.</w:t>
            </w:r>
            <w:r w:rsidRPr="00265609">
              <w:rPr>
                <w:rFonts w:eastAsia="Calibri" w:cs="Arial"/>
              </w:rPr>
              <w:t>01</w:t>
            </w:r>
            <w:r>
              <w:rPr>
                <w:rFonts w:eastAsia="Calibri" w:cs="Arial"/>
              </w:rPr>
              <w:t xml:space="preserve">, </w:t>
            </w:r>
            <w:r w:rsidRPr="00265609">
              <w:rPr>
                <w:rFonts w:eastAsia="Calibri" w:cs="Arial"/>
              </w:rPr>
              <w:t>3</w:t>
            </w:r>
            <w:r>
              <w:rPr>
                <w:rFonts w:eastAsia="Calibri" w:cs="Arial"/>
              </w:rPr>
              <w:t>.</w:t>
            </w:r>
            <w:r w:rsidRPr="00265609">
              <w:rPr>
                <w:rFonts w:eastAsia="Calibri" w:cs="Arial"/>
              </w:rPr>
              <w:t>54</w:t>
            </w:r>
            <w:r>
              <w:rPr>
                <w:rFonts w:eastAsia="Calibri" w:cs="Arial"/>
              </w:rPr>
              <w:t>]</w:t>
            </w:r>
          </w:p>
        </w:tc>
      </w:tr>
      <w:tr w:rsidR="00966284" w:rsidRPr="00966284" w14:paraId="2B7D5DCF" w14:textId="77777777" w:rsidTr="00764592">
        <w:trPr>
          <w:trHeight w:val="397"/>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6C94B64" w14:textId="77777777" w:rsidR="00966284" w:rsidRPr="00B45781" w:rsidRDefault="00966284">
            <w:pPr>
              <w:ind w:firstLine="0"/>
              <w:rPr>
                <w:b w:val="0"/>
              </w:rPr>
            </w:pPr>
            <w:r w:rsidRPr="00B45781">
              <w:rPr>
                <w:b w:val="0"/>
              </w:rPr>
              <w:t>sehr hoch</w:t>
            </w:r>
          </w:p>
        </w:tc>
        <w:tc>
          <w:tcPr>
            <w:tcW w:w="708" w:type="dxa"/>
            <w:vAlign w:val="center"/>
          </w:tcPr>
          <w:p w14:paraId="135E097B" w14:textId="7ABEF574" w:rsidR="00966284" w:rsidRPr="005569AA" w:rsidRDefault="001763D6" w:rsidP="00041341">
            <w:pPr>
              <w:ind w:firstLine="0"/>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17</m:t>
                </m:r>
              </m:oMath>
            </m:oMathPara>
          </w:p>
        </w:tc>
        <w:tc>
          <w:tcPr>
            <w:tcW w:w="1276" w:type="dxa"/>
            <w:vAlign w:val="center"/>
          </w:tcPr>
          <w:p w14:paraId="199E7878" w14:textId="19C19648" w:rsidR="00966284" w:rsidRPr="005569AA" w:rsidRDefault="00001441" w:rsidP="00B0718A">
            <w:pPr>
              <w:ind w:firstLine="0"/>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w:rPr>
                    <w:rFonts w:ascii="Cambria Math" w:hAnsi="Cambria Math"/>
                  </w:rPr>
                  <m:t>4.53</m:t>
                </m:r>
              </m:oMath>
            </m:oMathPara>
          </w:p>
        </w:tc>
        <w:tc>
          <w:tcPr>
            <w:tcW w:w="851" w:type="dxa"/>
            <w:vAlign w:val="center"/>
          </w:tcPr>
          <w:p w14:paraId="344FF836" w14:textId="7410B445" w:rsidR="008E03E9" w:rsidRPr="00041341" w:rsidRDefault="008E03E9" w:rsidP="00041341">
            <w:pPr>
              <w:ind w:firstLine="0"/>
              <w:jc w:val="right"/>
              <w:cnfStyle w:val="000000000000" w:firstRow="0" w:lastRow="0" w:firstColumn="0" w:lastColumn="0" w:oddVBand="0" w:evenVBand="0" w:oddHBand="0" w:evenHBand="0" w:firstRowFirstColumn="0" w:firstRowLastColumn="0" w:lastRowFirstColumn="0" w:lastRowLastColumn="0"/>
              <w:rPr>
                <w:rFonts w:eastAsiaTheme="minorEastAsia"/>
              </w:rPr>
            </w:pPr>
            <w:r w:rsidRPr="00041341">
              <w:rPr>
                <w:rFonts w:eastAsiaTheme="minorEastAsia"/>
              </w:rPr>
              <w:t>3</w:t>
            </w:r>
            <w:r>
              <w:rPr>
                <w:rFonts w:eastAsiaTheme="minorEastAsia"/>
              </w:rPr>
              <w:t>.</w:t>
            </w:r>
            <w:r w:rsidRPr="00041341">
              <w:rPr>
                <w:rFonts w:eastAsiaTheme="minorEastAsia"/>
              </w:rPr>
              <w:t>2</w:t>
            </w:r>
            <w:r w:rsidR="00041341" w:rsidRPr="00772A1D">
              <w:rPr>
                <w:rFonts w:eastAsiaTheme="minorEastAsia"/>
              </w:rPr>
              <w:t>9</w:t>
            </w:r>
          </w:p>
        </w:tc>
        <w:tc>
          <w:tcPr>
            <w:tcW w:w="992" w:type="dxa"/>
            <w:vAlign w:val="center"/>
          </w:tcPr>
          <w:p w14:paraId="7BB842FB" w14:textId="034D0FA5" w:rsidR="008E03E9" w:rsidRDefault="008E03E9" w:rsidP="00041341">
            <w:pPr>
              <w:ind w:firstLine="0"/>
              <w:jc w:val="right"/>
              <w:cnfStyle w:val="000000000000" w:firstRow="0" w:lastRow="0" w:firstColumn="0" w:lastColumn="0" w:oddVBand="0" w:evenVBand="0" w:oddHBand="0" w:evenHBand="0" w:firstRowFirstColumn="0" w:firstRowLastColumn="0" w:lastRowFirstColumn="0" w:lastRowLastColumn="0"/>
              <w:rPr>
                <w:rFonts w:eastAsia="Calibri" w:cs="Arial"/>
              </w:rPr>
            </w:pPr>
            <w:r>
              <w:rPr>
                <w:rFonts w:eastAsia="Calibri" w:cs="Arial"/>
              </w:rPr>
              <w:t>1.4</w:t>
            </w:r>
            <w:r w:rsidR="009D4016">
              <w:rPr>
                <w:rFonts w:eastAsia="Calibri" w:cs="Arial"/>
              </w:rPr>
              <w:t>0</w:t>
            </w:r>
          </w:p>
        </w:tc>
        <w:tc>
          <w:tcPr>
            <w:tcW w:w="1415" w:type="dxa"/>
            <w:vAlign w:val="center"/>
          </w:tcPr>
          <w:p w14:paraId="6F8063B1" w14:textId="1196AE4C" w:rsidR="00966284" w:rsidRPr="00772A1D" w:rsidRDefault="00CE0D64" w:rsidP="006B1CF9">
            <w:pPr>
              <w:ind w:firstLine="0"/>
              <w:jc w:val="center"/>
              <w:cnfStyle w:val="000000000000" w:firstRow="0" w:lastRow="0" w:firstColumn="0" w:lastColumn="0" w:oddVBand="0" w:evenVBand="0" w:oddHBand="0" w:evenHBand="0" w:firstRowFirstColumn="0" w:firstRowLastColumn="0" w:lastRowFirstColumn="0" w:lastRowLastColumn="0"/>
            </w:pPr>
            <w:r>
              <w:rPr>
                <w:rFonts w:eastAsia="Calibri" w:cs="Arial"/>
              </w:rPr>
              <w:t>[</w:t>
            </w:r>
            <w:r w:rsidRPr="00265609">
              <w:rPr>
                <w:rFonts w:eastAsia="Calibri" w:cs="Arial"/>
              </w:rPr>
              <w:t>2</w:t>
            </w:r>
            <w:r>
              <w:rPr>
                <w:rFonts w:eastAsia="Calibri" w:cs="Arial"/>
              </w:rPr>
              <w:t>.</w:t>
            </w:r>
            <w:r w:rsidRPr="00265609">
              <w:rPr>
                <w:rFonts w:eastAsia="Calibri" w:cs="Arial"/>
              </w:rPr>
              <w:t>57</w:t>
            </w:r>
            <w:r>
              <w:rPr>
                <w:rFonts w:eastAsia="Calibri" w:cs="Arial"/>
              </w:rPr>
              <w:t xml:space="preserve">, </w:t>
            </w:r>
            <w:r w:rsidRPr="00265609">
              <w:rPr>
                <w:rFonts w:eastAsia="Calibri" w:cs="Arial"/>
              </w:rPr>
              <w:t>4</w:t>
            </w:r>
            <w:r>
              <w:rPr>
                <w:rFonts w:eastAsia="Calibri" w:cs="Arial"/>
              </w:rPr>
              <w:t>.</w:t>
            </w:r>
            <w:r w:rsidRPr="00265609">
              <w:rPr>
                <w:rFonts w:eastAsia="Calibri" w:cs="Arial"/>
              </w:rPr>
              <w:t>01</w:t>
            </w:r>
            <w:r>
              <w:rPr>
                <w:rFonts w:eastAsia="Calibri" w:cs="Arial"/>
              </w:rPr>
              <w:t>]</w:t>
            </w:r>
          </w:p>
        </w:tc>
      </w:tr>
    </w:tbl>
    <w:p w14:paraId="09A7BF83" w14:textId="4BF8675A" w:rsidR="002337AC" w:rsidRPr="002315B7" w:rsidRDefault="00AB3056" w:rsidP="003C3F75">
      <w:pPr>
        <w:pStyle w:val="BeschriftungText"/>
      </w:pPr>
      <w:r w:rsidRPr="00AB3056">
        <w:rPr>
          <w:rFonts w:eastAsiaTheme="minorEastAsia"/>
          <w:iCs w:val="0"/>
        </w:rPr>
        <w:t>N</w:t>
      </w:r>
      <w:r w:rsidR="009B65B1">
        <w:rPr>
          <w:rFonts w:eastAsiaTheme="minorEastAsia"/>
          <w:iCs w:val="0"/>
        </w:rPr>
        <w:t xml:space="preserve"> </w:t>
      </w:r>
      <w:r w:rsidRPr="00AB3056">
        <w:rPr>
          <w:rFonts w:eastAsiaTheme="minorEastAsia"/>
          <w:iCs w:val="0"/>
        </w:rPr>
        <w:t>=</w:t>
      </w:r>
      <w:r w:rsidR="009B65B1">
        <w:rPr>
          <w:rFonts w:eastAsiaTheme="minorEastAsia"/>
          <w:iCs w:val="0"/>
        </w:rPr>
        <w:t xml:space="preserve"> </w:t>
      </w:r>
      <w:r w:rsidRPr="00AB3056">
        <w:rPr>
          <w:rFonts w:eastAsiaTheme="minorEastAsia"/>
          <w:iCs w:val="0"/>
        </w:rPr>
        <w:t>Anzahl, M</w:t>
      </w:r>
      <w:r w:rsidR="009B65B1">
        <w:rPr>
          <w:rFonts w:eastAsiaTheme="minorEastAsia"/>
          <w:iCs w:val="0"/>
        </w:rPr>
        <w:t xml:space="preserve"> </w:t>
      </w:r>
      <w:r w:rsidRPr="00AB3056">
        <w:rPr>
          <w:rFonts w:eastAsiaTheme="minorEastAsia"/>
          <w:iCs w:val="0"/>
        </w:rPr>
        <w:t>=</w:t>
      </w:r>
      <w:r w:rsidR="009B65B1">
        <w:rPr>
          <w:rFonts w:eastAsiaTheme="minorEastAsia"/>
          <w:iCs w:val="0"/>
        </w:rPr>
        <w:t xml:space="preserve"> </w:t>
      </w:r>
      <w:r w:rsidRPr="00AB3056">
        <w:rPr>
          <w:rFonts w:eastAsiaTheme="minorEastAsia"/>
          <w:iCs w:val="0"/>
        </w:rPr>
        <w:t>Mittelwert der Akzeptanz</w:t>
      </w:r>
      <w:r w:rsidR="009B65B1">
        <w:rPr>
          <w:rFonts w:eastAsiaTheme="minorEastAsia"/>
          <w:iCs w:val="0"/>
        </w:rPr>
        <w:t>, SD = Standardabweichung, KI = Konfidenzintervall</w:t>
      </w:r>
    </w:p>
    <w:p w14:paraId="0BC8A9B1" w14:textId="4C587A89" w:rsidR="006211D5" w:rsidRDefault="00E8381C" w:rsidP="006211D5">
      <w:pPr>
        <w:pStyle w:val="berschrift3"/>
      </w:pPr>
      <w:bookmarkStart w:id="211" w:name="_Toc191314526"/>
      <w:bookmarkEnd w:id="210"/>
      <w:r>
        <w:t>Einstellung gegenüber KI</w:t>
      </w:r>
      <w:bookmarkEnd w:id="211"/>
    </w:p>
    <w:p w14:paraId="716ADADF" w14:textId="08EE2465" w:rsidR="00C75B63" w:rsidRPr="00E8381C" w:rsidRDefault="00AD6F41" w:rsidP="00E8381C">
      <w:r>
        <w:t xml:space="preserve">Bei der Untersuchung </w:t>
      </w:r>
      <w:r w:rsidR="00B73AE1">
        <w:t xml:space="preserve">von </w:t>
      </w:r>
      <w:r w:rsidR="00295266">
        <w:t xml:space="preserve">Faktoren, die </w:t>
      </w:r>
      <w:r w:rsidR="00274A66">
        <w:t xml:space="preserve">einen Zusammenhang mit der Einstellung gegenüber KI haben, </w:t>
      </w:r>
      <w:r w:rsidR="004C19BB">
        <w:t xml:space="preserve">zeigte sich, dass </w:t>
      </w:r>
      <w:r w:rsidR="00490D9A">
        <w:t xml:space="preserve">es </w:t>
      </w:r>
      <w:r w:rsidR="005C3911">
        <w:t xml:space="preserve">in unserer Stichprobe </w:t>
      </w:r>
      <w:r w:rsidR="00490D9A">
        <w:t xml:space="preserve">für </w:t>
      </w:r>
      <w:r w:rsidR="003B0E7A">
        <w:t xml:space="preserve">Faktoren </w:t>
      </w:r>
      <w:r w:rsidR="00490D9A" w:rsidRPr="007C56D9">
        <w:rPr>
          <w:rStyle w:val="Hervorhebung"/>
        </w:rPr>
        <w:lastRenderedPageBreak/>
        <w:t>Erfah</w:t>
      </w:r>
      <w:r w:rsidR="00776E44" w:rsidRPr="007C56D9">
        <w:rPr>
          <w:rStyle w:val="Hervorhebung"/>
        </w:rPr>
        <w:t>r</w:t>
      </w:r>
      <w:r w:rsidR="00490D9A" w:rsidRPr="007C56D9">
        <w:rPr>
          <w:rStyle w:val="Hervorhebung"/>
        </w:rPr>
        <w:t xml:space="preserve">ung </w:t>
      </w:r>
      <w:r w:rsidR="009C50B6" w:rsidRPr="007C56D9">
        <w:rPr>
          <w:rStyle w:val="Hervorhebung"/>
        </w:rPr>
        <w:t xml:space="preserve">mit </w:t>
      </w:r>
      <w:r w:rsidR="007E3044">
        <w:rPr>
          <w:rStyle w:val="Hervorhebung"/>
        </w:rPr>
        <w:t>Gen</w:t>
      </w:r>
      <w:r w:rsidR="009C50B6" w:rsidRPr="007C56D9">
        <w:rPr>
          <w:rStyle w:val="Hervorhebung"/>
        </w:rPr>
        <w:t>KI</w:t>
      </w:r>
      <w:r w:rsidR="009C50B6">
        <w:t xml:space="preserve"> und </w:t>
      </w:r>
      <w:r w:rsidR="009C50B6" w:rsidRPr="007C56D9">
        <w:rPr>
          <w:rStyle w:val="Hervorhebung"/>
        </w:rPr>
        <w:t>Geschlecht</w:t>
      </w:r>
      <w:r w:rsidR="009C50B6">
        <w:t xml:space="preserve"> einen </w:t>
      </w:r>
      <w:r w:rsidR="00EE26B5">
        <w:t xml:space="preserve">signifikanten Zusammenhang </w:t>
      </w:r>
      <w:r w:rsidR="006E136F">
        <w:t xml:space="preserve">zur </w:t>
      </w:r>
      <w:r w:rsidR="005C3911">
        <w:t>Einstellung gibt</w:t>
      </w:r>
      <w:r w:rsidR="00347711">
        <w:t xml:space="preserve">. Die Einstellung gegenüber KI ist höher </w:t>
      </w:r>
      <w:r w:rsidR="00A779EB">
        <w:t>je mehr Erfahrung mit GenKI der Proband angegeben hat</w:t>
      </w:r>
      <w:r w:rsidR="00D90C07">
        <w:t xml:space="preserve"> und steigt von </w:t>
      </w:r>
      <m:oMath>
        <m:r>
          <w:rPr>
            <w:rFonts w:ascii="Cambria Math" w:hAnsi="Cambria Math"/>
          </w:rPr>
          <m:t>M=3.25</m:t>
        </m:r>
      </m:oMath>
      <w:r w:rsidR="00EF7E30">
        <w:t xml:space="preserve"> (</w:t>
      </w:r>
      <m:oMath>
        <m:r>
          <w:rPr>
            <w:rFonts w:ascii="Cambria Math" w:hAnsi="Cambria Math"/>
          </w:rPr>
          <m:t>SD=0.78</m:t>
        </m:r>
      </m:oMath>
      <w:r w:rsidR="00E500A4">
        <w:t xml:space="preserve">, 95%-KI </w:t>
      </w:r>
      <m:oMath>
        <m:r>
          <w:rPr>
            <w:rFonts w:ascii="Cambria Math" w:hAnsi="Cambria Math"/>
          </w:rPr>
          <m:t>[3.03, 3.46]</m:t>
        </m:r>
      </m:oMath>
      <w:r w:rsidR="0022579F">
        <w:t>)</w:t>
      </w:r>
      <w:r w:rsidR="00AE2095">
        <w:t xml:space="preserve"> </w:t>
      </w:r>
      <w:r w:rsidR="00765144">
        <w:t xml:space="preserve">bei sehr geringer Erfahrung </w:t>
      </w:r>
      <w:r w:rsidR="00AE2095">
        <w:t xml:space="preserve">streng monoton bis auf </w:t>
      </w:r>
      <m:oMath>
        <m:r>
          <w:rPr>
            <w:rFonts w:ascii="Cambria Math" w:hAnsi="Cambria Math"/>
          </w:rPr>
          <m:t>M=4.28</m:t>
        </m:r>
      </m:oMath>
      <w:r w:rsidR="0022579F">
        <w:t xml:space="preserve"> (</w:t>
      </w:r>
      <m:oMath>
        <m:r>
          <w:rPr>
            <w:rFonts w:ascii="Cambria Math" w:hAnsi="Cambria Math"/>
          </w:rPr>
          <m:t>SD=0.52</m:t>
        </m:r>
      </m:oMath>
      <w:r w:rsidR="00142CEC">
        <w:t xml:space="preserve">, 95%-KI </w:t>
      </w:r>
      <m:oMath>
        <m:r>
          <w:rPr>
            <w:rFonts w:ascii="Cambria Math" w:hAnsi="Cambria Math"/>
          </w:rPr>
          <m:t>[4.02, 4.55]</m:t>
        </m:r>
      </m:oMath>
      <w:r w:rsidR="006F4A0A">
        <w:t>)</w:t>
      </w:r>
      <w:r w:rsidR="00765144">
        <w:t xml:space="preserve"> bei sehr hoher Erfahrung</w:t>
      </w:r>
      <w:r w:rsidR="005B225A">
        <w:t>,</w:t>
      </w:r>
      <w:r w:rsidR="00C048B3">
        <w:t xml:space="preserve"> s.a.</w:t>
      </w:r>
      <w:r w:rsidR="00477D2F">
        <w:t xml:space="preserve"> </w:t>
      </w:r>
      <w:r w:rsidR="00477D2F">
        <w:fldChar w:fldCharType="begin"/>
      </w:r>
      <w:r w:rsidR="00477D2F">
        <w:instrText xml:space="preserve"> REF _Ref191210147 \h </w:instrText>
      </w:r>
      <w:r w:rsidR="00477D2F">
        <w:fldChar w:fldCharType="separate"/>
      </w:r>
      <w:r w:rsidR="001C33C1" w:rsidRPr="002275AB">
        <w:t xml:space="preserve">Tabelle </w:t>
      </w:r>
      <w:r w:rsidR="001C33C1">
        <w:rPr>
          <w:i/>
          <w:iCs/>
          <w:noProof/>
        </w:rPr>
        <w:t>8</w:t>
      </w:r>
      <w:r w:rsidR="00477D2F">
        <w:fldChar w:fldCharType="end"/>
      </w:r>
      <w:r w:rsidR="005C3911">
        <w:t>.</w:t>
      </w:r>
      <w:r w:rsidR="00DD0CB4">
        <w:t xml:space="preserve"> </w:t>
      </w:r>
      <w:r w:rsidR="00A8029E">
        <w:t>Eine</w:t>
      </w:r>
      <w:r w:rsidR="00834D9D">
        <w:t xml:space="preserve"> zweifaktorielle</w:t>
      </w:r>
      <w:r w:rsidR="00A8029E">
        <w:t xml:space="preserve"> </w:t>
      </w:r>
      <w:r w:rsidR="00D254D9">
        <w:t xml:space="preserve">robuste </w:t>
      </w:r>
      <w:r w:rsidR="00A8029E">
        <w:t xml:space="preserve">ANOVA </w:t>
      </w:r>
      <w:r w:rsidR="00F94B8D">
        <w:t xml:space="preserve">bezüglich der </w:t>
      </w:r>
      <w:r w:rsidR="000C1FFA">
        <w:t>Faktoren Erfahrung mit KI und Geschlecht</w:t>
      </w:r>
      <w:r w:rsidR="00B84216">
        <w:t xml:space="preserve"> ergab</w:t>
      </w:r>
      <w:r w:rsidR="003D28DE">
        <w:t xml:space="preserve">, das sich gut </w:t>
      </w:r>
      <w:r w:rsidR="00C85C08">
        <w:t xml:space="preserve">14% der </w:t>
      </w:r>
      <w:r w:rsidR="005F5024">
        <w:t>Varianz aus der E</w:t>
      </w:r>
      <w:r w:rsidR="008A7CE0">
        <w:t xml:space="preserve">rfahrung </w:t>
      </w:r>
      <w:r w:rsidR="007C0965">
        <w:t>mit GenKI erklären lassen</w:t>
      </w:r>
      <w:r w:rsidR="00CD06DE">
        <w:t>,</w:t>
      </w:r>
      <w:r w:rsidR="007C0965">
        <w:t xml:space="preserve"> </w:t>
      </w:r>
      <m:oMath>
        <m:r>
          <w:rPr>
            <w:rFonts w:ascii="Cambria Math" w:hAnsi="Cambria Math"/>
          </w:rPr>
          <m:t>F</m:t>
        </m:r>
        <m:d>
          <m:dPr>
            <m:ctrlPr>
              <w:rPr>
                <w:rFonts w:ascii="Cambria Math" w:hAnsi="Cambria Math"/>
                <w:i/>
              </w:rPr>
            </m:ctrlPr>
          </m:dPr>
          <m:e>
            <m:r>
              <w:rPr>
                <w:rFonts w:ascii="Cambria Math" w:hAnsi="Cambria Math"/>
              </w:rPr>
              <m:t>4, 368</m:t>
            </m:r>
          </m:e>
        </m:d>
        <m:r>
          <w:rPr>
            <w:rFonts w:ascii="Cambria Math" w:hAnsi="Cambria Math"/>
          </w:rPr>
          <m:t xml:space="preserve">=11.03, p&lt;.001, </m:t>
        </m:r>
        <m:sSubSup>
          <m:sSubSupPr>
            <m:ctrlPr>
              <w:rPr>
                <w:rFonts w:ascii="Cambria Math" w:hAnsi="Cambria Math"/>
                <w:i/>
              </w:rPr>
            </m:ctrlPr>
          </m:sSubSupPr>
          <m:e>
            <m:r>
              <w:rPr>
                <w:rFonts w:ascii="Cambria Math" w:hAnsi="Cambria Math"/>
              </w:rPr>
              <m:t>η</m:t>
            </m:r>
          </m:e>
          <m:sub>
            <m:r>
              <w:rPr>
                <w:rFonts w:ascii="Cambria Math" w:hAnsi="Cambria Math"/>
              </w:rPr>
              <m:t>p</m:t>
            </m:r>
          </m:sub>
          <m:sup>
            <m:r>
              <w:rPr>
                <w:rFonts w:ascii="Cambria Math" w:hAnsi="Cambria Math"/>
              </w:rPr>
              <m:t>2</m:t>
            </m:r>
          </m:sup>
        </m:sSubSup>
        <m:r>
          <w:rPr>
            <w:rFonts w:ascii="Cambria Math" w:hAnsi="Cambria Math"/>
          </w:rPr>
          <m:t>=.14</m:t>
        </m:r>
      </m:oMath>
      <w:r w:rsidR="007B12E8">
        <w:t>.</w:t>
      </w:r>
      <w:r w:rsidR="00331555">
        <w:t xml:space="preserve"> </w:t>
      </w:r>
      <w:r w:rsidR="006803DD">
        <w:t xml:space="preserve">Das Geschlecht hat einen </w:t>
      </w:r>
      <w:r w:rsidR="00DA5105">
        <w:t>sehr kleinen</w:t>
      </w:r>
      <w:r w:rsidR="006803DD">
        <w:t xml:space="preserve"> Effekt mit </w:t>
      </w:r>
      <m:oMath>
        <m:r>
          <w:rPr>
            <w:rFonts w:ascii="Cambria Math" w:hAnsi="Cambria Math"/>
          </w:rPr>
          <m:t>F</m:t>
        </m:r>
        <m:d>
          <m:dPr>
            <m:ctrlPr>
              <w:rPr>
                <w:rFonts w:ascii="Cambria Math" w:hAnsi="Cambria Math"/>
                <w:i/>
              </w:rPr>
            </m:ctrlPr>
          </m:dPr>
          <m:e>
            <m:r>
              <w:rPr>
                <w:rFonts w:ascii="Cambria Math" w:hAnsi="Cambria Math"/>
              </w:rPr>
              <m:t>2, 368</m:t>
            </m:r>
          </m:e>
        </m:d>
        <m:r>
          <w:rPr>
            <w:rFonts w:ascii="Cambria Math" w:hAnsi="Cambria Math"/>
          </w:rPr>
          <m:t xml:space="preserve">=5.80, p=.003, </m:t>
        </m:r>
        <m:sSubSup>
          <m:sSubSupPr>
            <m:ctrlPr>
              <w:rPr>
                <w:rFonts w:ascii="Cambria Math" w:hAnsi="Cambria Math"/>
                <w:i/>
              </w:rPr>
            </m:ctrlPr>
          </m:sSubSupPr>
          <m:e>
            <m:r>
              <w:rPr>
                <w:rFonts w:ascii="Cambria Math" w:hAnsi="Cambria Math"/>
              </w:rPr>
              <m:t>η</m:t>
            </m:r>
          </m:e>
          <m:sub>
            <m:r>
              <w:rPr>
                <w:rFonts w:ascii="Cambria Math" w:hAnsi="Cambria Math"/>
              </w:rPr>
              <m:t>p</m:t>
            </m:r>
          </m:sub>
          <m:sup>
            <m:r>
              <w:rPr>
                <w:rFonts w:ascii="Cambria Math" w:hAnsi="Cambria Math"/>
              </w:rPr>
              <m:t>2</m:t>
            </m:r>
          </m:sup>
        </m:sSubSup>
        <m:r>
          <w:rPr>
            <w:rFonts w:ascii="Cambria Math" w:hAnsi="Cambria Math"/>
          </w:rPr>
          <m:t>=.04</m:t>
        </m:r>
      </m:oMath>
      <w:r w:rsidR="00571026">
        <w:t>.</w:t>
      </w:r>
      <w:r w:rsidR="004270BA">
        <w:t xml:space="preserve"> </w:t>
      </w:r>
    </w:p>
    <w:p w14:paraId="2F2EBA05" w14:textId="0080FF60" w:rsidR="001F55C4" w:rsidRDefault="001F55C4" w:rsidP="001F55C4">
      <w:pPr>
        <w:pStyle w:val="Beschriftung"/>
      </w:pPr>
      <w:bookmarkStart w:id="212" w:name="_Ref191210147"/>
      <w:bookmarkStart w:id="213" w:name="_Toc191314550"/>
      <w:r w:rsidRPr="002275AB">
        <w:rPr>
          <w:i w:val="0"/>
        </w:rPr>
        <w:t xml:space="preserve">Tabelle </w:t>
      </w:r>
      <w:r w:rsidR="0018491C" w:rsidRPr="002275AB">
        <w:rPr>
          <w:i w:val="0"/>
          <w:iCs w:val="0"/>
        </w:rPr>
        <w:fldChar w:fldCharType="begin"/>
      </w:r>
      <w:r w:rsidR="0018491C" w:rsidRPr="002275AB">
        <w:rPr>
          <w:i w:val="0"/>
          <w:iCs w:val="0"/>
        </w:rPr>
        <w:instrText xml:space="preserve"> SEQ Tabelle \* ARABIC </w:instrText>
      </w:r>
      <w:r w:rsidR="0018491C" w:rsidRPr="002275AB">
        <w:rPr>
          <w:i w:val="0"/>
          <w:iCs w:val="0"/>
        </w:rPr>
        <w:fldChar w:fldCharType="separate"/>
      </w:r>
      <w:r w:rsidR="001C33C1">
        <w:rPr>
          <w:i w:val="0"/>
          <w:iCs w:val="0"/>
          <w:noProof/>
        </w:rPr>
        <w:t>8</w:t>
      </w:r>
      <w:r w:rsidR="0018491C" w:rsidRPr="002275AB">
        <w:rPr>
          <w:i w:val="0"/>
          <w:iCs w:val="0"/>
        </w:rPr>
        <w:fldChar w:fldCharType="end"/>
      </w:r>
      <w:bookmarkEnd w:id="212"/>
      <w:r w:rsidR="00477D2F" w:rsidRPr="002275AB">
        <w:rPr>
          <w:i w:val="0"/>
          <w:iCs w:val="0"/>
        </w:rPr>
        <w:br/>
      </w:r>
      <w:r>
        <w:t>Einstellung zur KI</w:t>
      </w:r>
      <w:r w:rsidR="00174239">
        <w:t xml:space="preserve"> nach Erfahrung mit GenKI</w:t>
      </w:r>
      <w:bookmarkEnd w:id="213"/>
    </w:p>
    <w:tbl>
      <w:tblPr>
        <w:tblStyle w:val="EinfacheTabelle2"/>
        <w:tblW w:w="0" w:type="auto"/>
        <w:tblLook w:val="0620" w:firstRow="1" w:lastRow="0" w:firstColumn="0" w:lastColumn="0" w:noHBand="1" w:noVBand="1"/>
      </w:tblPr>
      <w:tblGrid>
        <w:gridCol w:w="2835"/>
        <w:gridCol w:w="1276"/>
        <w:gridCol w:w="1418"/>
        <w:gridCol w:w="708"/>
        <w:gridCol w:w="851"/>
        <w:gridCol w:w="1415"/>
      </w:tblGrid>
      <w:tr w:rsidR="00F01B3D" w:rsidRPr="003F232A" w14:paraId="6874C95F" w14:textId="77777777" w:rsidTr="00F01B3D">
        <w:trPr>
          <w:cnfStyle w:val="100000000000" w:firstRow="1" w:lastRow="0" w:firstColumn="0" w:lastColumn="0" w:oddVBand="0" w:evenVBand="0" w:oddHBand="0" w:evenHBand="0" w:firstRowFirstColumn="0" w:firstRowLastColumn="0" w:lastRowFirstColumn="0" w:lastRowLastColumn="0"/>
          <w:trHeight w:val="397"/>
        </w:trPr>
        <w:tc>
          <w:tcPr>
            <w:tcW w:w="2835" w:type="dxa"/>
            <w:vAlign w:val="center"/>
          </w:tcPr>
          <w:p w14:paraId="5EACEC0E" w14:textId="634B8AF7" w:rsidR="008410F1" w:rsidRPr="003F232A" w:rsidRDefault="008410F1" w:rsidP="00F01B3D">
            <w:pPr>
              <w:ind w:firstLine="0"/>
              <w:rPr>
                <w:b w:val="0"/>
                <w:bCs w:val="0"/>
              </w:rPr>
            </w:pPr>
            <w:r w:rsidRPr="003F232A">
              <w:rPr>
                <w:b w:val="0"/>
                <w:bCs w:val="0"/>
              </w:rPr>
              <w:t>GenKI</w:t>
            </w:r>
            <w:r w:rsidR="00C8585A" w:rsidRPr="003F232A">
              <w:rPr>
                <w:b w:val="0"/>
                <w:bCs w:val="0"/>
              </w:rPr>
              <w:t>-</w:t>
            </w:r>
            <w:r w:rsidRPr="003F232A">
              <w:rPr>
                <w:b w:val="0"/>
                <w:bCs w:val="0"/>
              </w:rPr>
              <w:t>Erfahrung</w:t>
            </w:r>
          </w:p>
        </w:tc>
        <w:tc>
          <w:tcPr>
            <w:tcW w:w="1276" w:type="dxa"/>
            <w:vAlign w:val="center"/>
          </w:tcPr>
          <w:p w14:paraId="2AE8B7C5" w14:textId="77777777" w:rsidR="008410F1" w:rsidRPr="003F232A" w:rsidRDefault="008410F1" w:rsidP="00F01B3D">
            <w:pPr>
              <w:ind w:firstLine="0"/>
              <w:jc w:val="right"/>
              <w:rPr>
                <w:b w:val="0"/>
                <w:bCs w:val="0"/>
              </w:rPr>
            </w:pPr>
            <w:r w:rsidRPr="003F232A">
              <w:rPr>
                <w:b w:val="0"/>
                <w:bCs w:val="0"/>
              </w:rPr>
              <w:t>N</w:t>
            </w:r>
          </w:p>
        </w:tc>
        <w:tc>
          <w:tcPr>
            <w:tcW w:w="1418" w:type="dxa"/>
            <w:vAlign w:val="center"/>
          </w:tcPr>
          <w:p w14:paraId="3CDEBC82" w14:textId="0A43E402" w:rsidR="008410F1" w:rsidRPr="003F232A" w:rsidRDefault="00F01B3D" w:rsidP="00F01B3D">
            <w:pPr>
              <w:ind w:firstLine="0"/>
              <w:jc w:val="right"/>
              <w:rPr>
                <w:b w:val="0"/>
                <w:bCs w:val="0"/>
              </w:rPr>
            </w:pPr>
            <w:r w:rsidRPr="003F232A">
              <w:rPr>
                <w:b w:val="0"/>
                <w:bCs w:val="0"/>
              </w:rPr>
              <w:t>Anteil %</w:t>
            </w:r>
          </w:p>
        </w:tc>
        <w:tc>
          <w:tcPr>
            <w:tcW w:w="708" w:type="dxa"/>
            <w:vAlign w:val="center"/>
          </w:tcPr>
          <w:p w14:paraId="47F2AD0E" w14:textId="77777777" w:rsidR="008410F1" w:rsidRPr="003F232A" w:rsidRDefault="008410F1" w:rsidP="00F01B3D">
            <w:pPr>
              <w:ind w:firstLine="0"/>
              <w:jc w:val="right"/>
              <w:rPr>
                <w:b w:val="0"/>
                <w:bCs w:val="0"/>
              </w:rPr>
            </w:pPr>
            <w:r w:rsidRPr="003F232A">
              <w:rPr>
                <w:b w:val="0"/>
                <w:bCs w:val="0"/>
              </w:rPr>
              <w:t>M</w:t>
            </w:r>
          </w:p>
        </w:tc>
        <w:tc>
          <w:tcPr>
            <w:tcW w:w="851" w:type="dxa"/>
            <w:vAlign w:val="center"/>
          </w:tcPr>
          <w:p w14:paraId="43E5C628" w14:textId="77777777" w:rsidR="008410F1" w:rsidRPr="003F232A" w:rsidRDefault="008410F1" w:rsidP="00F01B3D">
            <w:pPr>
              <w:ind w:firstLine="0"/>
              <w:jc w:val="right"/>
              <w:rPr>
                <w:b w:val="0"/>
                <w:bCs w:val="0"/>
              </w:rPr>
            </w:pPr>
            <w:r w:rsidRPr="003F232A">
              <w:rPr>
                <w:b w:val="0"/>
                <w:bCs w:val="0"/>
              </w:rPr>
              <w:t>SD</w:t>
            </w:r>
          </w:p>
        </w:tc>
        <w:tc>
          <w:tcPr>
            <w:tcW w:w="1415" w:type="dxa"/>
            <w:vAlign w:val="center"/>
          </w:tcPr>
          <w:p w14:paraId="60EFBEBA" w14:textId="77777777" w:rsidR="008410F1" w:rsidRPr="003F232A" w:rsidRDefault="008410F1" w:rsidP="00F01B3D">
            <w:pPr>
              <w:ind w:firstLine="0"/>
              <w:jc w:val="right"/>
              <w:rPr>
                <w:b w:val="0"/>
                <w:bCs w:val="0"/>
              </w:rPr>
            </w:pPr>
            <w:r w:rsidRPr="003F232A">
              <w:rPr>
                <w:b w:val="0"/>
                <w:bCs w:val="0"/>
              </w:rPr>
              <w:t>95%-KI</w:t>
            </w:r>
          </w:p>
        </w:tc>
      </w:tr>
      <w:tr w:rsidR="00F01B3D" w:rsidRPr="008410F1" w14:paraId="773A1ECA" w14:textId="77777777" w:rsidTr="00F01B3D">
        <w:trPr>
          <w:trHeight w:val="397"/>
        </w:trPr>
        <w:tc>
          <w:tcPr>
            <w:tcW w:w="2835" w:type="dxa"/>
            <w:vAlign w:val="center"/>
          </w:tcPr>
          <w:p w14:paraId="635E3F9D" w14:textId="133CBC87" w:rsidR="008410F1" w:rsidRPr="008410F1" w:rsidRDefault="00A51B5B" w:rsidP="00F01B3D">
            <w:pPr>
              <w:ind w:firstLine="0"/>
            </w:pPr>
            <w:r>
              <w:t>S</w:t>
            </w:r>
            <w:r w:rsidR="008410F1" w:rsidRPr="008410F1">
              <w:t>ehr gering</w:t>
            </w:r>
          </w:p>
        </w:tc>
        <w:tc>
          <w:tcPr>
            <w:tcW w:w="1276" w:type="dxa"/>
            <w:vAlign w:val="center"/>
          </w:tcPr>
          <w:p w14:paraId="31BB5EC6" w14:textId="77777777" w:rsidR="008410F1" w:rsidRPr="008410F1" w:rsidRDefault="008410F1" w:rsidP="00F01B3D">
            <w:pPr>
              <w:ind w:firstLine="0"/>
              <w:jc w:val="right"/>
            </w:pPr>
            <w:r w:rsidRPr="008410F1">
              <w:t>49</w:t>
            </w:r>
          </w:p>
        </w:tc>
        <w:tc>
          <w:tcPr>
            <w:tcW w:w="1418" w:type="dxa"/>
            <w:vAlign w:val="center"/>
          </w:tcPr>
          <w:p w14:paraId="7C2FAB9E" w14:textId="0C2A734A" w:rsidR="008410F1" w:rsidRPr="008410F1" w:rsidRDefault="008410F1" w:rsidP="00F01B3D">
            <w:pPr>
              <w:ind w:firstLine="0"/>
              <w:jc w:val="right"/>
            </w:pPr>
            <w:r w:rsidRPr="008410F1">
              <w:t>1</w:t>
            </w:r>
            <w:r w:rsidR="008E03E9" w:rsidRPr="008410F1">
              <w:t>3</w:t>
            </w:r>
            <w:r w:rsidR="008E03E9">
              <w:t>.</w:t>
            </w:r>
            <w:r w:rsidR="008E03E9" w:rsidRPr="008410F1">
              <w:t>0</w:t>
            </w:r>
            <w:r w:rsidRPr="008410F1">
              <w:t>7</w:t>
            </w:r>
          </w:p>
        </w:tc>
        <w:tc>
          <w:tcPr>
            <w:tcW w:w="708" w:type="dxa"/>
            <w:vAlign w:val="center"/>
          </w:tcPr>
          <w:p w14:paraId="4BD7B67F" w14:textId="485CD04A" w:rsidR="008410F1" w:rsidRPr="008410F1" w:rsidRDefault="008E03E9" w:rsidP="00F01B3D">
            <w:pPr>
              <w:ind w:firstLine="0"/>
              <w:jc w:val="right"/>
            </w:pPr>
            <w:r w:rsidRPr="008410F1">
              <w:t>3</w:t>
            </w:r>
            <w:r>
              <w:t>.</w:t>
            </w:r>
            <w:r w:rsidRPr="008410F1">
              <w:t>2</w:t>
            </w:r>
            <w:r w:rsidR="008410F1" w:rsidRPr="008410F1">
              <w:t>5</w:t>
            </w:r>
          </w:p>
        </w:tc>
        <w:tc>
          <w:tcPr>
            <w:tcW w:w="851" w:type="dxa"/>
            <w:vAlign w:val="center"/>
          </w:tcPr>
          <w:p w14:paraId="2D8107C5" w14:textId="36887C65" w:rsidR="008410F1" w:rsidRPr="008410F1" w:rsidRDefault="008E03E9" w:rsidP="00F01B3D">
            <w:pPr>
              <w:ind w:firstLine="0"/>
              <w:jc w:val="right"/>
            </w:pPr>
            <w:r w:rsidRPr="008410F1">
              <w:t>0</w:t>
            </w:r>
            <w:r>
              <w:t>.</w:t>
            </w:r>
            <w:r w:rsidRPr="008410F1">
              <w:t>7</w:t>
            </w:r>
            <w:r w:rsidR="008410F1" w:rsidRPr="008410F1">
              <w:t>4</w:t>
            </w:r>
          </w:p>
        </w:tc>
        <w:tc>
          <w:tcPr>
            <w:tcW w:w="1415" w:type="dxa"/>
            <w:vAlign w:val="center"/>
          </w:tcPr>
          <w:p w14:paraId="4A13DE0B" w14:textId="31706013" w:rsidR="008410F1" w:rsidRPr="008410F1" w:rsidRDefault="00CE0D64" w:rsidP="00F01B3D">
            <w:pPr>
              <w:ind w:firstLine="0"/>
              <w:jc w:val="right"/>
            </w:pPr>
            <w:r>
              <w:t>[</w:t>
            </w:r>
            <w:r w:rsidRPr="008410F1">
              <w:t>3</w:t>
            </w:r>
            <w:r>
              <w:t>.</w:t>
            </w:r>
            <w:r w:rsidRPr="008410F1">
              <w:t>03</w:t>
            </w:r>
            <w:r>
              <w:t>,</w:t>
            </w:r>
            <w:r w:rsidRPr="008410F1">
              <w:t xml:space="preserve"> 3</w:t>
            </w:r>
            <w:r>
              <w:t>.</w:t>
            </w:r>
            <w:r w:rsidRPr="008410F1">
              <w:t>46</w:t>
            </w:r>
            <w:r>
              <w:t>]</w:t>
            </w:r>
          </w:p>
        </w:tc>
      </w:tr>
      <w:tr w:rsidR="00F01B3D" w:rsidRPr="008410F1" w14:paraId="34A0D331" w14:textId="77777777" w:rsidTr="00F01B3D">
        <w:trPr>
          <w:trHeight w:val="397"/>
        </w:trPr>
        <w:tc>
          <w:tcPr>
            <w:tcW w:w="2835" w:type="dxa"/>
            <w:vAlign w:val="center"/>
          </w:tcPr>
          <w:p w14:paraId="0BBC2093" w14:textId="400870EB" w:rsidR="008410F1" w:rsidRPr="008410F1" w:rsidRDefault="00E74997" w:rsidP="00F01B3D">
            <w:pPr>
              <w:ind w:firstLine="0"/>
            </w:pPr>
            <w:r w:rsidRPr="008410F1">
              <w:t>G</w:t>
            </w:r>
            <w:r w:rsidR="008410F1" w:rsidRPr="008410F1">
              <w:t>ering</w:t>
            </w:r>
          </w:p>
        </w:tc>
        <w:tc>
          <w:tcPr>
            <w:tcW w:w="1276" w:type="dxa"/>
            <w:vAlign w:val="center"/>
          </w:tcPr>
          <w:p w14:paraId="4B3A5E2D" w14:textId="77777777" w:rsidR="008410F1" w:rsidRPr="008410F1" w:rsidRDefault="008410F1" w:rsidP="00F01B3D">
            <w:pPr>
              <w:ind w:firstLine="0"/>
              <w:jc w:val="right"/>
            </w:pPr>
            <w:r w:rsidRPr="008410F1">
              <w:t>95</w:t>
            </w:r>
          </w:p>
        </w:tc>
        <w:tc>
          <w:tcPr>
            <w:tcW w:w="1418" w:type="dxa"/>
            <w:vAlign w:val="center"/>
          </w:tcPr>
          <w:p w14:paraId="193BB5B9" w14:textId="2B25C788" w:rsidR="008410F1" w:rsidRPr="008410F1" w:rsidRDefault="008410F1" w:rsidP="00F01B3D">
            <w:pPr>
              <w:ind w:firstLine="0"/>
              <w:jc w:val="right"/>
            </w:pPr>
            <w:r w:rsidRPr="008410F1">
              <w:t>2</w:t>
            </w:r>
            <w:r w:rsidR="008E03E9" w:rsidRPr="008410F1">
              <w:t>5</w:t>
            </w:r>
            <w:r w:rsidR="008E03E9">
              <w:t>.</w:t>
            </w:r>
            <w:r w:rsidR="008E03E9" w:rsidRPr="008410F1">
              <w:t>3</w:t>
            </w:r>
            <w:r w:rsidRPr="008410F1">
              <w:t>3</w:t>
            </w:r>
          </w:p>
        </w:tc>
        <w:tc>
          <w:tcPr>
            <w:tcW w:w="708" w:type="dxa"/>
            <w:vAlign w:val="center"/>
          </w:tcPr>
          <w:p w14:paraId="22B737BA" w14:textId="31026FC6" w:rsidR="008410F1" w:rsidRPr="008410F1" w:rsidRDefault="008E03E9" w:rsidP="00F01B3D">
            <w:pPr>
              <w:ind w:firstLine="0"/>
              <w:jc w:val="right"/>
            </w:pPr>
            <w:r w:rsidRPr="008410F1">
              <w:t>3</w:t>
            </w:r>
            <w:r>
              <w:t>.</w:t>
            </w:r>
            <w:r w:rsidRPr="008410F1">
              <w:t>5</w:t>
            </w:r>
            <w:r w:rsidR="008410F1" w:rsidRPr="008410F1">
              <w:t>4</w:t>
            </w:r>
          </w:p>
        </w:tc>
        <w:tc>
          <w:tcPr>
            <w:tcW w:w="851" w:type="dxa"/>
            <w:vAlign w:val="center"/>
          </w:tcPr>
          <w:p w14:paraId="69E192EA" w14:textId="3828CFF2" w:rsidR="008410F1" w:rsidRPr="008410F1" w:rsidRDefault="008E03E9" w:rsidP="00F01B3D">
            <w:pPr>
              <w:ind w:firstLine="0"/>
              <w:jc w:val="right"/>
            </w:pPr>
            <w:r w:rsidRPr="008410F1">
              <w:t>0</w:t>
            </w:r>
            <w:r>
              <w:t>.</w:t>
            </w:r>
            <w:r w:rsidRPr="008410F1">
              <w:t>6</w:t>
            </w:r>
            <w:r w:rsidR="008410F1" w:rsidRPr="008410F1">
              <w:t>1</w:t>
            </w:r>
          </w:p>
        </w:tc>
        <w:tc>
          <w:tcPr>
            <w:tcW w:w="1415" w:type="dxa"/>
            <w:vAlign w:val="center"/>
          </w:tcPr>
          <w:p w14:paraId="0DCE0BA1" w14:textId="3301C8E4" w:rsidR="008410F1" w:rsidRPr="008410F1" w:rsidRDefault="00CE0D64" w:rsidP="00F01B3D">
            <w:pPr>
              <w:ind w:firstLine="0"/>
              <w:jc w:val="right"/>
            </w:pPr>
            <w:r>
              <w:t>[</w:t>
            </w:r>
            <w:r w:rsidRPr="008410F1">
              <w:t>3</w:t>
            </w:r>
            <w:r>
              <w:t>.</w:t>
            </w:r>
            <w:r w:rsidRPr="008410F1">
              <w:t>42</w:t>
            </w:r>
            <w:r>
              <w:t>,</w:t>
            </w:r>
            <w:r w:rsidRPr="008410F1">
              <w:t xml:space="preserve"> 3</w:t>
            </w:r>
            <w:r>
              <w:t>.</w:t>
            </w:r>
            <w:r w:rsidRPr="008410F1">
              <w:t>67</w:t>
            </w:r>
            <w:r>
              <w:t>]</w:t>
            </w:r>
          </w:p>
        </w:tc>
      </w:tr>
      <w:tr w:rsidR="00F01B3D" w:rsidRPr="008410F1" w14:paraId="39A287A7" w14:textId="77777777" w:rsidTr="00F01B3D">
        <w:trPr>
          <w:trHeight w:val="397"/>
        </w:trPr>
        <w:tc>
          <w:tcPr>
            <w:tcW w:w="2835" w:type="dxa"/>
            <w:vAlign w:val="center"/>
          </w:tcPr>
          <w:p w14:paraId="18D2BF04" w14:textId="2C5BC914" w:rsidR="008410F1" w:rsidRPr="008410F1" w:rsidRDefault="00E74997" w:rsidP="00F01B3D">
            <w:pPr>
              <w:ind w:firstLine="0"/>
            </w:pPr>
            <w:r w:rsidRPr="008410F1">
              <w:t>M</w:t>
            </w:r>
            <w:r w:rsidR="008410F1" w:rsidRPr="008410F1">
              <w:t>ittel</w:t>
            </w:r>
          </w:p>
        </w:tc>
        <w:tc>
          <w:tcPr>
            <w:tcW w:w="1276" w:type="dxa"/>
            <w:vAlign w:val="center"/>
          </w:tcPr>
          <w:p w14:paraId="67F6C97A" w14:textId="77777777" w:rsidR="008410F1" w:rsidRPr="008410F1" w:rsidRDefault="008410F1" w:rsidP="00F01B3D">
            <w:pPr>
              <w:ind w:firstLine="0"/>
              <w:jc w:val="right"/>
            </w:pPr>
            <w:r w:rsidRPr="008410F1">
              <w:t>145</w:t>
            </w:r>
          </w:p>
        </w:tc>
        <w:tc>
          <w:tcPr>
            <w:tcW w:w="1418" w:type="dxa"/>
            <w:vAlign w:val="center"/>
          </w:tcPr>
          <w:p w14:paraId="019C4309" w14:textId="7A180452" w:rsidR="008410F1" w:rsidRPr="008410F1" w:rsidRDefault="008410F1" w:rsidP="00F01B3D">
            <w:pPr>
              <w:ind w:firstLine="0"/>
              <w:jc w:val="right"/>
            </w:pPr>
            <w:r w:rsidRPr="008410F1">
              <w:t>3</w:t>
            </w:r>
            <w:r w:rsidR="008E03E9" w:rsidRPr="008410F1">
              <w:t>8</w:t>
            </w:r>
            <w:r w:rsidR="008E03E9">
              <w:t>.</w:t>
            </w:r>
            <w:r w:rsidR="008E03E9" w:rsidRPr="008410F1">
              <w:t>6</w:t>
            </w:r>
            <w:r w:rsidRPr="008410F1">
              <w:t>7</w:t>
            </w:r>
          </w:p>
        </w:tc>
        <w:tc>
          <w:tcPr>
            <w:tcW w:w="708" w:type="dxa"/>
            <w:vAlign w:val="center"/>
          </w:tcPr>
          <w:p w14:paraId="62C47175" w14:textId="2DA89EB7" w:rsidR="008410F1" w:rsidRPr="008410F1" w:rsidRDefault="008E03E9" w:rsidP="00F01B3D">
            <w:pPr>
              <w:ind w:firstLine="0"/>
              <w:jc w:val="right"/>
            </w:pPr>
            <w:r w:rsidRPr="008410F1">
              <w:t>3</w:t>
            </w:r>
            <w:r>
              <w:t>.</w:t>
            </w:r>
            <w:r w:rsidRPr="008410F1">
              <w:t>6</w:t>
            </w:r>
            <w:r w:rsidR="008410F1" w:rsidRPr="008410F1">
              <w:t>8</w:t>
            </w:r>
          </w:p>
        </w:tc>
        <w:tc>
          <w:tcPr>
            <w:tcW w:w="851" w:type="dxa"/>
            <w:vAlign w:val="center"/>
          </w:tcPr>
          <w:p w14:paraId="25417065" w14:textId="33473AA2" w:rsidR="008410F1" w:rsidRPr="008410F1" w:rsidRDefault="008E03E9" w:rsidP="00F01B3D">
            <w:pPr>
              <w:ind w:firstLine="0"/>
              <w:jc w:val="right"/>
            </w:pPr>
            <w:r w:rsidRPr="008410F1">
              <w:t>0</w:t>
            </w:r>
            <w:r>
              <w:t>.</w:t>
            </w:r>
            <w:r w:rsidRPr="008410F1">
              <w:t>5</w:t>
            </w:r>
            <w:r w:rsidR="008410F1" w:rsidRPr="008410F1">
              <w:t>3</w:t>
            </w:r>
          </w:p>
        </w:tc>
        <w:tc>
          <w:tcPr>
            <w:tcW w:w="1415" w:type="dxa"/>
            <w:vAlign w:val="center"/>
          </w:tcPr>
          <w:p w14:paraId="5A819E4B" w14:textId="44A827FD" w:rsidR="008410F1" w:rsidRPr="008410F1" w:rsidRDefault="00CE0D64" w:rsidP="00F01B3D">
            <w:pPr>
              <w:ind w:firstLine="0"/>
              <w:jc w:val="right"/>
            </w:pPr>
            <w:r>
              <w:t>[</w:t>
            </w:r>
            <w:r w:rsidRPr="008410F1">
              <w:t>3</w:t>
            </w:r>
            <w:r>
              <w:t>.</w:t>
            </w:r>
            <w:r w:rsidRPr="008410F1">
              <w:t>6</w:t>
            </w:r>
            <w:r>
              <w:t>0,</w:t>
            </w:r>
            <w:r w:rsidRPr="008410F1">
              <w:t xml:space="preserve"> 3</w:t>
            </w:r>
            <w:r>
              <w:t>.</w:t>
            </w:r>
            <w:r w:rsidRPr="008410F1">
              <w:t>77</w:t>
            </w:r>
            <w:r>
              <w:t>]</w:t>
            </w:r>
          </w:p>
        </w:tc>
      </w:tr>
      <w:tr w:rsidR="00F01B3D" w:rsidRPr="008410F1" w14:paraId="2183583E" w14:textId="77777777" w:rsidTr="00F01B3D">
        <w:trPr>
          <w:trHeight w:val="397"/>
        </w:trPr>
        <w:tc>
          <w:tcPr>
            <w:tcW w:w="2835" w:type="dxa"/>
            <w:vAlign w:val="center"/>
          </w:tcPr>
          <w:p w14:paraId="2B3AD46E" w14:textId="57D4EB1C" w:rsidR="008410F1" w:rsidRPr="008410F1" w:rsidRDefault="00E74997" w:rsidP="00F01B3D">
            <w:pPr>
              <w:ind w:firstLine="0"/>
            </w:pPr>
            <w:r w:rsidRPr="008410F1">
              <w:t>H</w:t>
            </w:r>
            <w:r w:rsidR="008410F1" w:rsidRPr="008410F1">
              <w:t>och</w:t>
            </w:r>
          </w:p>
        </w:tc>
        <w:tc>
          <w:tcPr>
            <w:tcW w:w="1276" w:type="dxa"/>
            <w:vAlign w:val="center"/>
          </w:tcPr>
          <w:p w14:paraId="0AF453BC" w14:textId="77777777" w:rsidR="008410F1" w:rsidRPr="008410F1" w:rsidRDefault="008410F1" w:rsidP="00F01B3D">
            <w:pPr>
              <w:ind w:firstLine="0"/>
              <w:jc w:val="right"/>
            </w:pPr>
            <w:r w:rsidRPr="008410F1">
              <w:t>69</w:t>
            </w:r>
          </w:p>
        </w:tc>
        <w:tc>
          <w:tcPr>
            <w:tcW w:w="1418" w:type="dxa"/>
            <w:vAlign w:val="center"/>
          </w:tcPr>
          <w:p w14:paraId="5A3D099E" w14:textId="02CD1C47" w:rsidR="008410F1" w:rsidRPr="008410F1" w:rsidRDefault="008410F1" w:rsidP="00F01B3D">
            <w:pPr>
              <w:ind w:firstLine="0"/>
              <w:jc w:val="right"/>
            </w:pPr>
            <w:r w:rsidRPr="008410F1">
              <w:t>1</w:t>
            </w:r>
            <w:r w:rsidR="008E03E9" w:rsidRPr="008410F1">
              <w:t>8</w:t>
            </w:r>
            <w:r w:rsidR="008E03E9">
              <w:t>.</w:t>
            </w:r>
            <w:r w:rsidR="008E03E9" w:rsidRPr="008410F1">
              <w:t>4</w:t>
            </w:r>
            <w:r w:rsidRPr="008410F1">
              <w:t>0</w:t>
            </w:r>
          </w:p>
        </w:tc>
        <w:tc>
          <w:tcPr>
            <w:tcW w:w="708" w:type="dxa"/>
            <w:vAlign w:val="center"/>
          </w:tcPr>
          <w:p w14:paraId="72A6E6AF" w14:textId="4196B1C8" w:rsidR="008410F1" w:rsidRPr="008410F1" w:rsidRDefault="008E03E9" w:rsidP="00F01B3D">
            <w:pPr>
              <w:ind w:firstLine="0"/>
              <w:jc w:val="right"/>
            </w:pPr>
            <w:r w:rsidRPr="008410F1">
              <w:t>3</w:t>
            </w:r>
            <w:r>
              <w:t>.</w:t>
            </w:r>
            <w:r w:rsidRPr="008410F1">
              <w:t>8</w:t>
            </w:r>
            <w:r w:rsidR="008410F1" w:rsidRPr="008410F1">
              <w:t>6</w:t>
            </w:r>
          </w:p>
        </w:tc>
        <w:tc>
          <w:tcPr>
            <w:tcW w:w="851" w:type="dxa"/>
            <w:vAlign w:val="center"/>
          </w:tcPr>
          <w:p w14:paraId="07ECC42F" w14:textId="7D866F95" w:rsidR="008410F1" w:rsidRPr="008410F1" w:rsidRDefault="008E03E9" w:rsidP="00F01B3D">
            <w:pPr>
              <w:ind w:firstLine="0"/>
              <w:jc w:val="right"/>
            </w:pPr>
            <w:r w:rsidRPr="008410F1">
              <w:t>0</w:t>
            </w:r>
            <w:r>
              <w:t>.</w:t>
            </w:r>
            <w:r w:rsidRPr="008410F1">
              <w:t>5</w:t>
            </w:r>
            <w:r w:rsidR="008410F1" w:rsidRPr="008410F1">
              <w:t>5</w:t>
            </w:r>
          </w:p>
        </w:tc>
        <w:tc>
          <w:tcPr>
            <w:tcW w:w="1415" w:type="dxa"/>
            <w:vAlign w:val="center"/>
          </w:tcPr>
          <w:p w14:paraId="212EF540" w14:textId="23FE8216" w:rsidR="008410F1" w:rsidRPr="008410F1" w:rsidRDefault="00CE0D64" w:rsidP="00F01B3D">
            <w:pPr>
              <w:ind w:firstLine="0"/>
              <w:jc w:val="right"/>
            </w:pPr>
            <w:r>
              <w:t>[</w:t>
            </w:r>
            <w:r w:rsidRPr="008410F1">
              <w:t>3</w:t>
            </w:r>
            <w:r>
              <w:t>.</w:t>
            </w:r>
            <w:r w:rsidRPr="008410F1">
              <w:t>73</w:t>
            </w:r>
            <w:r>
              <w:t>,</w:t>
            </w:r>
            <w:r w:rsidRPr="008410F1">
              <w:t xml:space="preserve"> 4</w:t>
            </w:r>
            <w:r>
              <w:t>.00]</w:t>
            </w:r>
          </w:p>
        </w:tc>
      </w:tr>
      <w:tr w:rsidR="00F01B3D" w:rsidRPr="008410F1" w14:paraId="3C4D97D3" w14:textId="77777777" w:rsidTr="00F01B3D">
        <w:trPr>
          <w:trHeight w:val="397"/>
        </w:trPr>
        <w:tc>
          <w:tcPr>
            <w:tcW w:w="2835" w:type="dxa"/>
            <w:vAlign w:val="center"/>
          </w:tcPr>
          <w:p w14:paraId="46DCFAA5" w14:textId="127BC8BD" w:rsidR="008410F1" w:rsidRPr="008410F1" w:rsidRDefault="00A51B5B" w:rsidP="00F01B3D">
            <w:pPr>
              <w:ind w:firstLine="0"/>
            </w:pPr>
            <w:r>
              <w:t>S</w:t>
            </w:r>
            <w:r w:rsidR="008410F1" w:rsidRPr="008410F1">
              <w:t>ehr hoch</w:t>
            </w:r>
          </w:p>
        </w:tc>
        <w:tc>
          <w:tcPr>
            <w:tcW w:w="1276" w:type="dxa"/>
            <w:vAlign w:val="center"/>
          </w:tcPr>
          <w:p w14:paraId="268867A8" w14:textId="77777777" w:rsidR="008410F1" w:rsidRPr="008410F1" w:rsidRDefault="008410F1" w:rsidP="00F01B3D">
            <w:pPr>
              <w:ind w:firstLine="0"/>
              <w:jc w:val="right"/>
            </w:pPr>
            <w:r w:rsidRPr="008410F1">
              <w:t>17</w:t>
            </w:r>
          </w:p>
        </w:tc>
        <w:tc>
          <w:tcPr>
            <w:tcW w:w="1418" w:type="dxa"/>
            <w:vAlign w:val="center"/>
          </w:tcPr>
          <w:p w14:paraId="59FD5818" w14:textId="6CE5662F" w:rsidR="008410F1" w:rsidRPr="008410F1" w:rsidRDefault="008E03E9" w:rsidP="00F01B3D">
            <w:pPr>
              <w:ind w:firstLine="0"/>
              <w:jc w:val="right"/>
            </w:pPr>
            <w:r w:rsidRPr="008410F1">
              <w:t>4</w:t>
            </w:r>
            <w:r>
              <w:t>.</w:t>
            </w:r>
            <w:r w:rsidRPr="008410F1">
              <w:t>5</w:t>
            </w:r>
            <w:r w:rsidR="008410F1" w:rsidRPr="008410F1">
              <w:t>3</w:t>
            </w:r>
          </w:p>
        </w:tc>
        <w:tc>
          <w:tcPr>
            <w:tcW w:w="708" w:type="dxa"/>
            <w:vAlign w:val="center"/>
          </w:tcPr>
          <w:p w14:paraId="6729762B" w14:textId="0F0E832C" w:rsidR="008410F1" w:rsidRPr="008410F1" w:rsidRDefault="008E03E9" w:rsidP="00F01B3D">
            <w:pPr>
              <w:ind w:firstLine="0"/>
              <w:jc w:val="right"/>
            </w:pPr>
            <w:r w:rsidRPr="008410F1">
              <w:t>4</w:t>
            </w:r>
            <w:r>
              <w:t>.</w:t>
            </w:r>
            <w:r w:rsidRPr="008410F1">
              <w:t>2</w:t>
            </w:r>
            <w:r w:rsidR="008410F1" w:rsidRPr="008410F1">
              <w:t>8</w:t>
            </w:r>
          </w:p>
        </w:tc>
        <w:tc>
          <w:tcPr>
            <w:tcW w:w="851" w:type="dxa"/>
            <w:vAlign w:val="center"/>
          </w:tcPr>
          <w:p w14:paraId="3CA74D93" w14:textId="04E50CF8" w:rsidR="008410F1" w:rsidRPr="008410F1" w:rsidRDefault="008E03E9" w:rsidP="00F01B3D">
            <w:pPr>
              <w:ind w:firstLine="0"/>
              <w:jc w:val="right"/>
            </w:pPr>
            <w:r w:rsidRPr="008410F1">
              <w:t>0</w:t>
            </w:r>
            <w:r>
              <w:t>.</w:t>
            </w:r>
            <w:r w:rsidRPr="008410F1">
              <w:t>5</w:t>
            </w:r>
            <w:r w:rsidR="008410F1" w:rsidRPr="008410F1">
              <w:t>2</w:t>
            </w:r>
          </w:p>
        </w:tc>
        <w:tc>
          <w:tcPr>
            <w:tcW w:w="1415" w:type="dxa"/>
            <w:vAlign w:val="center"/>
          </w:tcPr>
          <w:p w14:paraId="7957E733" w14:textId="51AACFF0" w:rsidR="008410F1" w:rsidRPr="008410F1" w:rsidRDefault="00CE0D64" w:rsidP="00F01B3D">
            <w:pPr>
              <w:ind w:firstLine="0"/>
              <w:jc w:val="right"/>
            </w:pPr>
            <w:r>
              <w:t>[</w:t>
            </w:r>
            <w:r w:rsidRPr="008410F1">
              <w:t>4</w:t>
            </w:r>
            <w:r>
              <w:t>.</w:t>
            </w:r>
            <w:r w:rsidRPr="008410F1">
              <w:t>02</w:t>
            </w:r>
            <w:r>
              <w:t>,</w:t>
            </w:r>
            <w:r w:rsidRPr="008410F1">
              <w:t xml:space="preserve"> 4</w:t>
            </w:r>
            <w:r>
              <w:t>.</w:t>
            </w:r>
            <w:r w:rsidRPr="008410F1">
              <w:t>55</w:t>
            </w:r>
            <w:r>
              <w:t>]</w:t>
            </w:r>
          </w:p>
        </w:tc>
      </w:tr>
    </w:tbl>
    <w:p w14:paraId="233DC9B7" w14:textId="67D4F65A" w:rsidR="001F55C4" w:rsidRPr="002315B7" w:rsidRDefault="00AB3056" w:rsidP="001F55C4">
      <w:pPr>
        <w:pStyle w:val="BeschriftungText"/>
      </w:pPr>
      <w:r w:rsidRPr="00AB3056">
        <w:rPr>
          <w:rFonts w:eastAsiaTheme="minorEastAsia"/>
          <w:iCs w:val="0"/>
        </w:rPr>
        <w:t>N</w:t>
      </w:r>
      <w:r w:rsidR="001B59EA">
        <w:rPr>
          <w:rFonts w:eastAsiaTheme="minorEastAsia"/>
          <w:iCs w:val="0"/>
        </w:rPr>
        <w:t xml:space="preserve"> </w:t>
      </w:r>
      <w:r w:rsidRPr="00AB3056">
        <w:rPr>
          <w:rFonts w:eastAsiaTheme="minorEastAsia"/>
          <w:iCs w:val="0"/>
        </w:rPr>
        <w:t>=</w:t>
      </w:r>
      <w:r w:rsidR="001B59EA">
        <w:rPr>
          <w:rFonts w:eastAsiaTheme="minorEastAsia"/>
          <w:iCs w:val="0"/>
        </w:rPr>
        <w:t xml:space="preserve"> </w:t>
      </w:r>
      <w:r w:rsidRPr="00AB3056">
        <w:rPr>
          <w:rFonts w:eastAsiaTheme="minorEastAsia"/>
          <w:iCs w:val="0"/>
        </w:rPr>
        <w:t>Anzahl, M</w:t>
      </w:r>
      <w:r w:rsidR="001B59EA">
        <w:rPr>
          <w:rFonts w:eastAsiaTheme="minorEastAsia"/>
          <w:iCs w:val="0"/>
        </w:rPr>
        <w:t xml:space="preserve"> </w:t>
      </w:r>
      <w:r w:rsidRPr="00AB3056">
        <w:rPr>
          <w:rFonts w:eastAsiaTheme="minorEastAsia"/>
          <w:iCs w:val="0"/>
        </w:rPr>
        <w:t>=</w:t>
      </w:r>
      <w:r w:rsidR="001B59EA">
        <w:rPr>
          <w:rFonts w:eastAsiaTheme="minorEastAsia"/>
          <w:iCs w:val="0"/>
        </w:rPr>
        <w:t xml:space="preserve"> </w:t>
      </w:r>
      <w:r w:rsidRPr="00AB3056">
        <w:rPr>
          <w:rFonts w:eastAsiaTheme="minorEastAsia"/>
          <w:iCs w:val="0"/>
        </w:rPr>
        <w:t>Mittelwert der Einstellung gegenüber KI (ATTARI-12)</w:t>
      </w:r>
    </w:p>
    <w:p w14:paraId="7E0F61FA" w14:textId="77777777" w:rsidR="001F55C4" w:rsidRPr="00E8381C" w:rsidRDefault="001F55C4" w:rsidP="00E8381C"/>
    <w:p w14:paraId="01B3C634" w14:textId="0D5B89F8" w:rsidR="00D6072C" w:rsidRDefault="00A53DA5" w:rsidP="00A53DA5">
      <w:pPr>
        <w:pStyle w:val="berschrift1"/>
      </w:pPr>
      <w:bookmarkStart w:id="214" w:name="_Toc191314527"/>
      <w:r>
        <w:lastRenderedPageBreak/>
        <w:t>Diskussion</w:t>
      </w:r>
      <w:bookmarkEnd w:id="214"/>
      <w:r>
        <w:t xml:space="preserve"> </w:t>
      </w:r>
    </w:p>
    <w:p w14:paraId="0B9CF2B8" w14:textId="63E9F223" w:rsidR="007665D4" w:rsidRPr="0065205B" w:rsidRDefault="007665D4" w:rsidP="007665D4">
      <w:r>
        <w:t>Es wurde eine Untersuchung durchgeführt, um den Einfluss von vertrauens</w:t>
      </w:r>
      <w:r w:rsidR="00921079">
        <w:softHyphen/>
      </w:r>
      <w:r>
        <w:t xml:space="preserve">bildenden Maßnahmen auf die Akzeptanz von GenKI im Arbeitskontext zu untersuchen. </w:t>
      </w:r>
      <w:r w:rsidR="006B6251">
        <w:t xml:space="preserve">Dabei wurde analysiert, inwieweit </w:t>
      </w:r>
      <w:r w:rsidR="00301D81">
        <w:t xml:space="preserve">die individuelle Einstellung gegenüber KI von vertrauensbildenden Maßnahmen und der Art des Anwendungsfeldes (objektiv vs. subjektiv) </w:t>
      </w:r>
      <w:r w:rsidR="00CA2B24">
        <w:t xml:space="preserve">beeinflusst. </w:t>
      </w:r>
    </w:p>
    <w:p w14:paraId="67F7C255" w14:textId="0A5D8E50" w:rsidR="00FE54E8" w:rsidRDefault="006D5DE6" w:rsidP="00FE54E8">
      <w:pPr>
        <w:pStyle w:val="berschrift2"/>
      </w:pPr>
      <w:bookmarkStart w:id="215" w:name="_Toc191314528"/>
      <w:r>
        <w:t xml:space="preserve">Zusammenfassung und </w:t>
      </w:r>
      <w:r w:rsidR="0065205B">
        <w:t>Interpretation</w:t>
      </w:r>
      <w:bookmarkEnd w:id="215"/>
      <w:r w:rsidR="0065205B">
        <w:t xml:space="preserve"> </w:t>
      </w:r>
    </w:p>
    <w:p w14:paraId="64FEFE75" w14:textId="5DB7F30C" w:rsidR="00163E2C" w:rsidRPr="00163E2C" w:rsidRDefault="00DC6B9E" w:rsidP="00502465">
      <w:r>
        <w:t xml:space="preserve">Die Analysen zeigen sowohl erwartete als auch unerwartete Ergebnisse. </w:t>
      </w:r>
      <w:r w:rsidR="004B3FDD">
        <w:t>Im Folgenden werden</w:t>
      </w:r>
      <w:r w:rsidR="00911DEB">
        <w:t xml:space="preserve"> zunächst die präregistrierten und anschließend die explorativen Ergebnisse zusammengefasst</w:t>
      </w:r>
      <w:r w:rsidR="00502465">
        <w:t xml:space="preserve">, </w:t>
      </w:r>
      <w:r w:rsidR="00911DEB">
        <w:t>interpretiert</w:t>
      </w:r>
      <w:r w:rsidR="00502465">
        <w:t xml:space="preserve"> und </w:t>
      </w:r>
      <w:r w:rsidR="004B3FDD">
        <w:t xml:space="preserve">in den bestehenden Forschungskontext eingeordnet. </w:t>
      </w:r>
      <w:r w:rsidR="00502465">
        <w:t>Es</w:t>
      </w:r>
      <w:r w:rsidR="004B3FDD">
        <w:t xml:space="preserve"> werden die Stärken und Grenzen der Studie aufgezeigt und sowohl die theoretischen als auch praktischen Implikationen dargelegt.   </w:t>
      </w:r>
      <w:r w:rsidR="004F52D3">
        <w:t xml:space="preserve"> </w:t>
      </w:r>
    </w:p>
    <w:p w14:paraId="00D7C29E" w14:textId="46BCAD63" w:rsidR="00DA0FD7" w:rsidRPr="00DA0FD7" w:rsidRDefault="009C241F" w:rsidP="00DA0FD7">
      <w:pPr>
        <w:pStyle w:val="berschrift3"/>
      </w:pPr>
      <w:bookmarkStart w:id="216" w:name="_Toc191314529"/>
      <w:r>
        <w:t>Interpretation der präregistrierten</w:t>
      </w:r>
      <w:r w:rsidR="00DA0FD7">
        <w:t xml:space="preserve"> </w:t>
      </w:r>
      <w:r>
        <w:t>Analysen</w:t>
      </w:r>
      <w:bookmarkEnd w:id="216"/>
      <w:r>
        <w:t xml:space="preserve"> </w:t>
      </w:r>
    </w:p>
    <w:p w14:paraId="4647213F" w14:textId="054BE5AC" w:rsidR="007F4079" w:rsidRDefault="007F4079" w:rsidP="007F4079">
      <w:r>
        <w:t xml:space="preserve">Die zentrale </w:t>
      </w:r>
      <w:r w:rsidRPr="00462CDF">
        <w:rPr>
          <w:b/>
          <w:bCs/>
        </w:rPr>
        <w:t>Hypothese H1</w:t>
      </w:r>
      <w:r>
        <w:t xml:space="preserve">, die besagt, dass vertrauensbildende Maßnahmen bei der Einführung von GenKI im Arbeitskontext zu einer höheren Akzeptanz von GenKI </w:t>
      </w:r>
      <w:r w:rsidR="006E2364">
        <w:t>führen,</w:t>
      </w:r>
      <w:r w:rsidR="00E036C4">
        <w:t xml:space="preserve"> verglichen mit solchen ohne </w:t>
      </w:r>
      <w:r w:rsidR="006E2364">
        <w:t>Maßnahme</w:t>
      </w:r>
      <w:r>
        <w:t xml:space="preserve">, konnte entgegen der Erwartung nicht bestätigt werden. Zwar waren die Mittelwerte der Akzeptanz in den Gruppen mit der vertrauensbildenden Maßnahme etwas höher als in den Gruppen ohne Maßnahme, doch statistisch </w:t>
      </w:r>
      <w:r w:rsidR="00F72F2D">
        <w:t xml:space="preserve">kann kein signifikanter Unterschied festgestellt werden. </w:t>
      </w:r>
      <w:r>
        <w:t xml:space="preserve"> </w:t>
      </w:r>
    </w:p>
    <w:p w14:paraId="31D335D2" w14:textId="2DADE1EF" w:rsidR="007F4079" w:rsidRDefault="007F4079" w:rsidP="007F4079">
      <w:r w:rsidRPr="00772A1D">
        <w:t xml:space="preserve">Eine mögliche Erklärung für den fehlenden signifikanten Effekt könnte </w:t>
      </w:r>
      <w:r w:rsidR="00211AF5" w:rsidRPr="00772A1D">
        <w:t>im</w:t>
      </w:r>
      <w:r w:rsidRPr="00772A1D">
        <w:t xml:space="preserve"> Design der vertrauensbildenden Maßnahme selbst </w:t>
      </w:r>
      <w:r w:rsidR="00211AF5" w:rsidRPr="00772A1D">
        <w:t>liegen</w:t>
      </w:r>
      <w:r w:rsidRPr="00772A1D">
        <w:t xml:space="preserve">. </w:t>
      </w:r>
      <w:r w:rsidR="00211AF5" w:rsidRPr="00772A1D">
        <w:t>Die gewählte Intervention</w:t>
      </w:r>
      <w:r w:rsidR="007D5146" w:rsidRPr="00772A1D">
        <w:t xml:space="preserve"> </w:t>
      </w:r>
      <w:r w:rsidRPr="00772A1D">
        <w:t xml:space="preserve">bestand ausschließlich aus einem kurzen schriftlich formulierten fiktiven Brief der Geschäftsleitung an die Beschäftigten, der den Teilnehmenden einmal </w:t>
      </w:r>
      <w:r w:rsidR="008905E7" w:rsidRPr="00772A1D">
        <w:t xml:space="preserve">kurz </w:t>
      </w:r>
      <w:r w:rsidRPr="00772A1D">
        <w:t xml:space="preserve">präsentiert wurde. Es ist möglich, </w:t>
      </w:r>
      <w:commentRangeStart w:id="217"/>
      <w:r w:rsidRPr="00772A1D">
        <w:t xml:space="preserve">dass der Brief </w:t>
      </w:r>
      <w:r w:rsidR="00FB73ED" w:rsidRPr="00772A1D">
        <w:t>dadurch</w:t>
      </w:r>
      <w:r w:rsidR="004D50C0" w:rsidRPr="00772A1D">
        <w:t xml:space="preserve"> </w:t>
      </w:r>
      <w:r w:rsidRPr="00772A1D">
        <w:t xml:space="preserve">nicht die erhoffte Präsenz </w:t>
      </w:r>
      <w:proofErr w:type="gramStart"/>
      <w:r w:rsidRPr="00772A1D">
        <w:t>hatte</w:t>
      </w:r>
      <w:proofErr w:type="gramEnd"/>
      <w:r w:rsidRPr="00772A1D">
        <w:t xml:space="preserve"> </w:t>
      </w:r>
      <w:commentRangeEnd w:id="217"/>
      <w:r w:rsidR="005838AB">
        <w:rPr>
          <w:rStyle w:val="Kommentarzeichen"/>
        </w:rPr>
        <w:commentReference w:id="217"/>
      </w:r>
      <w:r w:rsidRPr="00772A1D">
        <w:t xml:space="preserve">und nicht gründlich genug gelesen wurde. </w:t>
      </w:r>
      <w:r w:rsidR="00F6256F" w:rsidRPr="00772A1D">
        <w:t xml:space="preserve">Zudem könnte es auch sein, dass die Einflussfaktoren </w:t>
      </w:r>
      <w:r w:rsidR="007728ED" w:rsidRPr="00772A1D">
        <w:t xml:space="preserve">Leistungserwartung, Aufwandserwartung, sozialer Einfluss und unterstützende Rahmenbedingungen </w:t>
      </w:r>
      <w:r w:rsidR="00F6256F" w:rsidRPr="00772A1D">
        <w:t xml:space="preserve">aus dem UTAUT-Modell </w:t>
      </w:r>
      <w:r w:rsidR="005532A4" w:rsidRPr="00772A1D">
        <w:t xml:space="preserve">(Venkatesh et al., 2003) </w:t>
      </w:r>
      <w:r w:rsidR="00F6256F" w:rsidRPr="00772A1D">
        <w:t>nicht</w:t>
      </w:r>
      <w:r w:rsidR="007728ED" w:rsidRPr="00772A1D">
        <w:t xml:space="preserve"> überzeugend genug formuliert wurden, um das Vertrauen der </w:t>
      </w:r>
      <w:r w:rsidR="005532A4" w:rsidRPr="00772A1D">
        <w:t xml:space="preserve">Teilnehmenden ausreichend erhöhen zu können. </w:t>
      </w:r>
      <w:commentRangeStart w:id="218"/>
      <w:r w:rsidR="006D3565" w:rsidRPr="00772A1D">
        <w:rPr>
          <w:highlight w:val="yellow"/>
        </w:rPr>
        <w:t xml:space="preserve">Denkbar </w:t>
      </w:r>
      <w:r w:rsidR="00C14F05" w:rsidRPr="00772A1D">
        <w:rPr>
          <w:highlight w:val="yellow"/>
        </w:rPr>
        <w:t>wäre, dass die</w:t>
      </w:r>
      <w:r w:rsidR="00E750B9" w:rsidRPr="00772A1D">
        <w:rPr>
          <w:highlight w:val="yellow"/>
        </w:rPr>
        <w:t xml:space="preserve"> Teilnehmenden schon vor der </w:t>
      </w:r>
      <w:r w:rsidR="00E23066" w:rsidRPr="00772A1D">
        <w:rPr>
          <w:highlight w:val="yellow"/>
        </w:rPr>
        <w:t xml:space="preserve">Intervention eine </w:t>
      </w:r>
      <w:r w:rsidR="00267196" w:rsidRPr="00772A1D">
        <w:rPr>
          <w:highlight w:val="yellow"/>
        </w:rPr>
        <w:t>sehr hohe oder nur eine sehr geringe</w:t>
      </w:r>
      <w:r w:rsidR="00E23066" w:rsidRPr="00772A1D">
        <w:rPr>
          <w:highlight w:val="yellow"/>
        </w:rPr>
        <w:t xml:space="preserve"> Akzeptanz von GenKI hatten, sodass die Maßnahme </w:t>
      </w:r>
      <w:r w:rsidR="002D2DE8" w:rsidRPr="00772A1D">
        <w:rPr>
          <w:highlight w:val="yellow"/>
        </w:rPr>
        <w:t>nur begrenzt Einfluss nehmen konnte.</w:t>
      </w:r>
      <w:r w:rsidR="002D2DE8" w:rsidRPr="00772A1D">
        <w:t xml:space="preserve"> </w:t>
      </w:r>
      <w:commentRangeEnd w:id="218"/>
      <w:r w:rsidR="00746F2B">
        <w:rPr>
          <w:rStyle w:val="Kommentarzeichen"/>
        </w:rPr>
        <w:commentReference w:id="218"/>
      </w:r>
      <w:r w:rsidR="00165D02" w:rsidRPr="00772A1D">
        <w:t>Möglicherweise spielten</w:t>
      </w:r>
      <w:r w:rsidR="002F322F" w:rsidRPr="00772A1D">
        <w:t xml:space="preserve"> </w:t>
      </w:r>
      <w:r w:rsidR="00FE194D" w:rsidRPr="00772A1D">
        <w:t>andere</w:t>
      </w:r>
      <w:r w:rsidR="002F322F" w:rsidRPr="00772A1D">
        <w:t xml:space="preserve"> Moderatoren </w:t>
      </w:r>
      <w:r w:rsidR="0099531D" w:rsidRPr="00772A1D">
        <w:t>eine größere Rolle bei der</w:t>
      </w:r>
      <w:r w:rsidR="00FE194D" w:rsidRPr="00772A1D">
        <w:t xml:space="preserve"> Akzeptanz </w:t>
      </w:r>
      <w:r w:rsidR="00D94DC5" w:rsidRPr="00772A1D">
        <w:t xml:space="preserve">von </w:t>
      </w:r>
      <w:r w:rsidR="0099531D" w:rsidRPr="00772A1D">
        <w:t>GenKI statt der vertrauensbildenden Maßnahme</w:t>
      </w:r>
      <w:r w:rsidR="00D94DC5" w:rsidRPr="00772A1D">
        <w:t xml:space="preserve">, auch solche, die im UTAUT-Modell keine </w:t>
      </w:r>
      <w:r w:rsidR="00D94DC5" w:rsidRPr="00772A1D">
        <w:lastRenderedPageBreak/>
        <w:t xml:space="preserve">Berücksichtigung finden, sondern von anderen Theorien gestützt werden, wie z. B. </w:t>
      </w:r>
      <w:r w:rsidR="00DE3218" w:rsidRPr="00772A1D">
        <w:t>Transparenz</w:t>
      </w:r>
      <w:r w:rsidR="009A7487" w:rsidRPr="00772A1D">
        <w:t xml:space="preserve"> </w:t>
      </w:r>
      <w:sdt>
        <w:sdtPr>
          <w:alias w:val="To edit, see citavi.com/edit"/>
          <w:tag w:val="CitaviPlaceholder#c298d250-a894-4a75-a002-537426c3210f"/>
          <w:id w:val="-659615821"/>
          <w:placeholder>
            <w:docPart w:val="696484D739E548D4A827A9B89C572B36"/>
          </w:placeholder>
        </w:sdtPr>
        <w:sdtContent>
          <w:r w:rsidR="009A7487"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2E3M2I4LTg2YWEtNGMzMy04YjNjLWIyNjkxMzc3YzkzOCIsIlJhbmdlTGVuZ3RoIjoxOSwiUmVmZXJlbmNlSWQiOiI2OTZmMDlhNy0wN2ExLTRhZjItOTdlNC0yMWY2ODVhMjg3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NoYi4yMDIzLjEwNzcxMyIsIlVyaVN0cmluZyI6Imh0dHBzOi8vZG9pLm9yZy8xMC4xMDE2L2ouY2hiLjIwMjMuMTA3Nz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}</w:instrText>
          </w:r>
          <w:r w:rsidR="009A7487" w:rsidRPr="00772A1D">
            <w:fldChar w:fldCharType="separate"/>
          </w:r>
          <w:r w:rsidR="00DC3234">
            <w:t>(</w:t>
          </w:r>
          <w:proofErr w:type="spellStart"/>
          <w:r w:rsidR="00DC3234">
            <w:t>Suen</w:t>
          </w:r>
          <w:proofErr w:type="spellEnd"/>
          <w:r w:rsidR="00DC3234">
            <w:t xml:space="preserve"> &amp; Hung, 2023)</w:t>
          </w:r>
          <w:r w:rsidR="009A7487" w:rsidRPr="00772A1D">
            <w:fldChar w:fldCharType="end"/>
          </w:r>
        </w:sdtContent>
      </w:sdt>
      <w:r w:rsidR="00DC19B9" w:rsidRPr="00772A1D">
        <w:t xml:space="preserve">, </w:t>
      </w:r>
      <w:r w:rsidR="000F2CFD" w:rsidRPr="00772A1D">
        <w:t>Überprüfbarkeit</w:t>
      </w:r>
      <w:r w:rsidR="00D20584" w:rsidRPr="00772A1D">
        <w:t xml:space="preserve"> </w:t>
      </w:r>
      <w:r w:rsidR="0027003E" w:rsidRPr="00772A1D">
        <w:t>und Fairness</w:t>
      </w:r>
      <w:r w:rsidR="000F2CFD" w:rsidRPr="00772A1D">
        <w:t xml:space="preserve"> </w:t>
      </w:r>
      <w:sdt>
        <w:sdtPr>
          <w:alias w:val="To edit, see citavi.com/edit"/>
          <w:tag w:val="CitaviPlaceholder#558d425e-af72-421b-85ed-895b27f911e0"/>
          <w:id w:val="44421207"/>
          <w:placeholder>
            <w:docPart w:val="252026AC9CAA4D6BB0EC61E802102EA7"/>
          </w:placeholder>
        </w:sdtPr>
        <w:sdtContent>
          <w:r w:rsidR="000F2CFD"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Y2E4MzViLTRlOWUtNDhlNi05NWE1LTBjNWUyYmFiZDM2OCIsIlJhbmdlTGVuZ3RoIjoyMiwiUmVmZXJlbmNlSWQiOiI1MWM5NDhhOC1hNDE5LTQyYjEtODkzMC0xNmY0MGM1MDc5Z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wuYWNtLm9yZy9kb2kvcHJvY2VlZGluZ3MvMTAuMTE0NS8zMzUxMDk1IiwiVXJpU3RyaW5nIjoiaHR0cHM6Ly9kbC5hY20ub3JnL2RvaS9wcm9jZWVkaW5ncy8xMC4xMTQ1LzMzNTEwOT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zMFQwODozNDo0MCIsIk1vZGlmaWVkQnkiOiJfTmFqYXQgQnLDvG5lIiwiSWQiOiJjZDg3YzcxZS1lNDY4LTRlODAtYmZlNS1jOWMwYzQ2ZDc3NmYiLCJNb2RpZmllZE9uIjoiMjAyNC0wNy0zMFQwODozNDo0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xNDUvMzM1MTA5NS4zMzcyODM0IiwiVXJpU3RyaW5nIjoiaHR0cHM6Ly9kb2kub3JnLzEwLjExNDUvMzM1MTA5NS4zMzcyOD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zNTEwOTUiLCJVcmlTdHJpbmciOiJodHRwczovL2RvaS5vcmcvMTAuMTE0NS8zMzUxMDk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mJmYWNlMmY3LTBmZGUtNGZmMi1iMGYwLTgwMDAwZWIzZjE3MSIsIk1vZGlmaWVkT24iOiIyMDI0LTA3LTMwVDA4OjM0OjQwIiwiUHJvamVjdCI6eyIkcmVmIjoiOCJ9fV0sIk9yZ2FuaXphdGlvbnMiOltdLCJPdGhlcnNJbnZvbHZlZCI6W10sIlBsYWNlT2ZQdWJsaWNhdGlvbiI6Ik5ldyBZb3JrLCBOWSwgVVNBIiwiUHVibGlzaGVycyI6W3siJGlkIjoiMzA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}</w:instrText>
          </w:r>
          <w:r w:rsidR="000F2CFD" w:rsidRPr="00772A1D">
            <w:fldChar w:fldCharType="separate"/>
          </w:r>
          <w:r w:rsidR="00DC3234">
            <w:t>(</w:t>
          </w:r>
          <w:proofErr w:type="spellStart"/>
          <w:r w:rsidR="00DC3234">
            <w:t>Toreini</w:t>
          </w:r>
          <w:proofErr w:type="spellEnd"/>
          <w:r w:rsidR="00DC3234">
            <w:t xml:space="preserve"> et al., 2020)</w:t>
          </w:r>
          <w:r w:rsidR="000F2CFD" w:rsidRPr="00772A1D">
            <w:fldChar w:fldCharType="end"/>
          </w:r>
        </w:sdtContent>
      </w:sdt>
      <w:r w:rsidR="00DC19B9" w:rsidRPr="00772A1D">
        <w:t xml:space="preserve"> </w:t>
      </w:r>
      <w:r w:rsidR="0027003E" w:rsidRPr="00772A1D">
        <w:t xml:space="preserve">. </w:t>
      </w:r>
      <w:r w:rsidR="00FE194D" w:rsidRPr="00772A1D">
        <w:t xml:space="preserve"> </w:t>
      </w:r>
      <w:r w:rsidR="002F322F" w:rsidRPr="00772A1D">
        <w:t xml:space="preserve"> </w:t>
      </w:r>
    </w:p>
    <w:p w14:paraId="22B5540C" w14:textId="6FEA2110" w:rsidR="007F4079" w:rsidRDefault="00462CDF" w:rsidP="007F4079">
      <w:r w:rsidRPr="00462CDF">
        <w:rPr>
          <w:b/>
          <w:bCs/>
        </w:rPr>
        <w:t xml:space="preserve">Hypothese </w:t>
      </w:r>
      <w:r w:rsidR="007F4079" w:rsidRPr="00462CDF">
        <w:rPr>
          <w:b/>
          <w:bCs/>
        </w:rPr>
        <w:t>H2</w:t>
      </w:r>
      <w:r w:rsidR="007F4079">
        <w:t>, wonach die Akzeptanz von GenKI in objektiven Anwendungsfeldern höher ist als in subjektiven Anwendungsfeldern</w:t>
      </w:r>
      <w:r w:rsidR="003D0A8D">
        <w:t>, konnte bestätigt werden</w:t>
      </w:r>
      <w:r w:rsidR="007F4079">
        <w:t>. Der signifikante Haupteffekt des Anwendungsfeldes mit einer großen Effektstärke entspricht den Erwartungen, wonach Beschäftigte bei objektiven Aufgabenbereichen, die faktenbasiert und quantifizierbar sind, eher bereit sind, KI-Systeme zu akzeptieren als bei subjektiven Anwendungsfeldern, die eher menschliches Urteilsvermögen voraussetzen. Die Ergebnisse bestätigen die Befunde von</w:t>
      </w:r>
      <w:r w:rsidR="00E84C65">
        <w:t xml:space="preserve"> </w:t>
      </w:r>
      <w:sdt>
        <w:sdtPr>
          <w:alias w:val="To edit, see citavi.com/edit"/>
          <w:tag w:val="CitaviPlaceholder#05c1c05b-1f22-4154-a5fd-0538858cf3dc"/>
          <w:id w:val="-751041449"/>
          <w:placeholder>
            <w:docPart w:val="48DE6518D06F4F528E5826DE6A745206"/>
          </w:placeholder>
        </w:sdtPr>
        <w:sdtEndPr/>
        <w:sdtContent>
          <w:r w:rsidR="00E84C65">
            <w:fldChar w:fldCharType="begin"/>
          </w:r>
          <w:r w:rsidR="00E84C65">
            <w:instrText>ADDIN CitaviPlaceholder{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Ob2FoIiwiTGFzdE5hbWUiOiJDYXN0ZWxvIiwiUHJvdGVjdGVkIjpmYWxzZSwiU2V4IjoyLCJDcmVhdGVkQnkiOiJfTmFqYXQgQnLDvG5lIiwiQ3JlYXRlZE9uIjoiMjAyNC0wNC0yMVQwOTo0Mjo1NiIsIk1vZGlmaWVkQnkiOiJfTmFqYXQgQnLDvG5lIiwiSWQiOiJjYmZlMjYwYi0xZmQzLTQ4OTYtYTBlNi01MDUxZjljZWFhMTYiLCJNb2RpZmllZE9uIjoiMjAyNC0wNC0yMVQwOTo0Mjo1NiIsIlByb2plY3QiOnsiJGlkIjoiOCIsIiR0eXBlIjoiU3dpc3NBY2FkZW1pYy5DaXRhdmkuUHJvamVjdCwgU3dpc3NBY2FkZW1pYy5DaXRhdmkifX0seyIkaWQiOiI5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xMC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xN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1dLCJGb3JtYXR0ZWRUZXh0Ijp7IiRpZCI6IjE1IiwiQ291bnQiOjEsIlRleHRVbml0cyI6W3siJGlkIjoiMTYiLCJGb250U3R5bGUiOnsiJGlkIjoiMTciLCJOZXV0cmFsIjp0cnVlfSwiUmVhZGluZ09yZGVyIjoxLCJUZXh0IjoiQ2FzdGVsbyBldCBhbC4ifV19LCJUYWciOiJDaXRhdmlQbGFjZWhvbGRlciMwNWMxYzA1Yi0xZjIyLTQxNTQtYTVmZC0wNTM4ODU4Y2YzZGMiLCJUZXh0IjoiQ2FzdGVsbyBldCBhbC4iLCJXQUlWZXJzaW9uIjoiNi4xOS4yLjEifQ==}</w:instrText>
          </w:r>
          <w:r w:rsidR="00E84C65">
            <w:fldChar w:fldCharType="separate"/>
          </w:r>
          <w:r w:rsidR="004A0AD2">
            <w:t>Castelo et al.</w:t>
          </w:r>
          <w:r w:rsidR="00E84C65">
            <w:fldChar w:fldCharType="end"/>
          </w:r>
        </w:sdtContent>
      </w:sdt>
      <w:r w:rsidR="00E84C65">
        <w:t xml:space="preserve"> </w:t>
      </w:r>
      <w:sdt>
        <w:sdtPr>
          <w:alias w:val="To edit, see citavi.com/edit"/>
          <w:tag w:val="CitaviPlaceholder#fe80d3d9-8792-41e8-aafd-ef1c1d213cf7"/>
          <w:id w:val="1259642203"/>
          <w:placeholder>
            <w:docPart w:val="48DE6518D06F4F528E5826DE6A745206"/>
          </w:placeholder>
        </w:sdtPr>
        <w:sdtEndPr/>
        <w:sdtContent>
          <w:r w:rsidR="00E84C65">
            <w:fldChar w:fldCharType="begin"/>
          </w:r>
          <w:r w:rsidR="00E84C65">
            <w:instrText>ADDIN CitaviPlaceholder{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NzcvMDAyMjI0MzcxOTg1MTc4OCIsIlVyaVN0cmluZyI6Imh0dHBzOi8vZG9pLm9yZy8xMC4xMTc3LzAwMjIyNDM3MTk4NTE3O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}</w:instrText>
          </w:r>
          <w:r w:rsidR="00E84C65">
            <w:fldChar w:fldCharType="separate"/>
          </w:r>
          <w:r w:rsidR="004A0AD2">
            <w:t>(2019)</w:t>
          </w:r>
          <w:r w:rsidR="00E84C65">
            <w:fldChar w:fldCharType="end"/>
          </w:r>
        </w:sdtContent>
      </w:sdt>
      <w:r w:rsidR="00E84C65">
        <w:t xml:space="preserve">, </w:t>
      </w:r>
      <w:r w:rsidR="007F4079">
        <w:t xml:space="preserve">die </w:t>
      </w:r>
      <w:r w:rsidR="00E84C65">
        <w:t>zeigen</w:t>
      </w:r>
      <w:r w:rsidR="007F4079">
        <w:t xml:space="preserve">, dass Menschen mehr Algorithmen vertrauen, wenn die zu erledigenden Aufgaben eher faktenbasiert und messbar sind. </w:t>
      </w:r>
      <w:commentRangeStart w:id="219"/>
      <w:r w:rsidR="007F4079">
        <w:t>Eine mögliche Erklärung für die höhere Akzeptanz bei objektiven Anwendungsfeldern</w:t>
      </w:r>
      <w:commentRangeEnd w:id="219"/>
      <w:r w:rsidR="00826504">
        <w:rPr>
          <w:rStyle w:val="Kommentarzeichen"/>
        </w:rPr>
        <w:commentReference w:id="219"/>
      </w:r>
      <w:r w:rsidR="007F4079">
        <w:t xml:space="preserve"> kann die Untersuchung von </w:t>
      </w:r>
      <w:proofErr w:type="spellStart"/>
      <w:r w:rsidR="007F4079">
        <w:t>Nagtegaal</w:t>
      </w:r>
      <w:proofErr w:type="spellEnd"/>
      <w:r w:rsidR="007F4079">
        <w:t xml:space="preserve"> (2021) </w:t>
      </w:r>
      <w:r w:rsidR="00A5442F">
        <w:t>bieten</w:t>
      </w:r>
      <w:r w:rsidR="007F4079">
        <w:t>. Es konnte gezeigt werden, dass algorithmische Entscheidungsfindung im Vergleich zu menschlichen Entscheidungen als objektiver und gerechter wahrgenommen werden, wenn es sich um strukturierte</w:t>
      </w:r>
      <w:r w:rsidR="00C043A8">
        <w:t>re</w:t>
      </w:r>
      <w:r w:rsidR="007F4079">
        <w:t xml:space="preserve"> und regelbasierte Aufgaben handelte (</w:t>
      </w:r>
      <w:proofErr w:type="spellStart"/>
      <w:r w:rsidR="007F4079">
        <w:t>Nagtegaal</w:t>
      </w:r>
      <w:proofErr w:type="spellEnd"/>
      <w:r w:rsidR="007F4079">
        <w:t xml:space="preserve">, 2021). </w:t>
      </w:r>
      <w:r w:rsidR="00E20798">
        <w:t>Dies kann daran liegen, dass</w:t>
      </w:r>
      <w:r w:rsidR="00F37181">
        <w:t xml:space="preserve"> Menschen davon ausgehen</w:t>
      </w:r>
      <w:r w:rsidR="00E20798">
        <w:t xml:space="preserve">, dass </w:t>
      </w:r>
      <w:r w:rsidR="007F4079">
        <w:t>Algorithmen eher in der Lage</w:t>
      </w:r>
      <w:r w:rsidR="00E20798">
        <w:t xml:space="preserve"> sind</w:t>
      </w:r>
      <w:r w:rsidR="007F4079">
        <w:t xml:space="preserve">, Regeln konsistent zu </w:t>
      </w:r>
      <w:r w:rsidR="00205DC9">
        <w:t>befolgen,</w:t>
      </w:r>
      <w:r w:rsidR="007F4079">
        <w:t xml:space="preserve"> ohne dass sie von Vorurteilen, Emotionen und situativen Faktoren beeinflusst werden (</w:t>
      </w:r>
      <w:proofErr w:type="spellStart"/>
      <w:r w:rsidR="007F4079">
        <w:t>Nagtegaal</w:t>
      </w:r>
      <w:proofErr w:type="spellEnd"/>
      <w:r w:rsidR="007F4079">
        <w:t xml:space="preserve">, 2021). Unterstützt werden die Befunde auch </w:t>
      </w:r>
      <w:r w:rsidR="00205DC9">
        <w:t>durch die vorausgegangenen Befunde</w:t>
      </w:r>
      <w:r w:rsidR="007F4079">
        <w:t xml:space="preserve">, die Hinweise darauf gaben, dass Menschen vor allem dann algorithmischen Entscheidungen vertrauen, wenn die Aufgaben nur wenig Raum für Interpretation lassen (M. K. Lee, 2018). </w:t>
      </w:r>
    </w:p>
    <w:p w14:paraId="216611C6" w14:textId="241E962A" w:rsidR="007F4079" w:rsidRDefault="007F4079" w:rsidP="007F4079">
      <w:r w:rsidRPr="00772A1D">
        <w:rPr>
          <w:b/>
          <w:bCs/>
        </w:rPr>
        <w:t>Hypothese H3</w:t>
      </w:r>
      <w:r w:rsidRPr="00772A1D">
        <w:t>, die annahm, dass der Effekt vertrauensbildenden Maßnahmen in subjektiven Anwendungsfeldern stärker ist als in objektiven Anwendungsfeldern, konnte nicht bestätigt werden. Es konnte kein signifikanter Interaktionseffekt zwischen der vertrauensbildenden Maßnahme und dem Anwendungsfeld gemessen werden.</w:t>
      </w:r>
      <w:r w:rsidR="00645FD7" w:rsidRPr="00772A1D">
        <w:t xml:space="preserve"> Folglich </w:t>
      </w:r>
      <w:r w:rsidR="000C550D" w:rsidRPr="00772A1D">
        <w:t xml:space="preserve">unterschied sich die die Wirkung </w:t>
      </w:r>
      <w:r w:rsidR="00AF4C0A" w:rsidRPr="00772A1D">
        <w:t xml:space="preserve">bei beiden Anwendungsfeldern nicht. </w:t>
      </w:r>
      <w:r w:rsidRPr="00772A1D">
        <w:t xml:space="preserve">Zudem war der Mittelwertsunterschied in den Gruppen mit subjektiven Anwendungsfeldern geringer als in den Gruppen mit objektiven Anwendungsfeldern. Kaya et al. (2024) weisen darauf hin, dass Vertrauen in KI-Systeme nicht nur kognitiv basiert ist, sondern auch in Bezug auf Emotionen zu betrachten ist. Bei subjektiven Anwendungsfeldern könnte das Vertrauen in die Urteilsfähigkeit eines Menschen daher so stark sein, dass diese selbst mit vertrauensbildenden Maßnahmen als geeigneter erscheint als die </w:t>
      </w:r>
      <w:r w:rsidRPr="00772A1D">
        <w:lastRenderedPageBreak/>
        <w:t xml:space="preserve">Urteilsfähigkeit einer GenKI. Die Ergebnisse </w:t>
      </w:r>
      <w:r w:rsidR="005E2398" w:rsidRPr="00772A1D">
        <w:t>decken sich mit</w:t>
      </w:r>
      <w:r w:rsidRPr="00772A1D">
        <w:t xml:space="preserve"> </w:t>
      </w:r>
      <w:proofErr w:type="spellStart"/>
      <w:r w:rsidRPr="00772A1D">
        <w:t>Nagtegaal</w:t>
      </w:r>
      <w:proofErr w:type="spellEnd"/>
      <w:r w:rsidRPr="00772A1D">
        <w:t xml:space="preserve"> (2021)</w:t>
      </w:r>
      <w:r w:rsidR="005E2398" w:rsidRPr="00772A1D">
        <w:t xml:space="preserve"> und </w:t>
      </w:r>
      <w:r w:rsidRPr="00772A1D">
        <w:t xml:space="preserve">die </w:t>
      </w:r>
      <w:sdt>
        <w:sdtPr>
          <w:alias w:val="To edit, see citavi.com/edit"/>
          <w:tag w:val="CitaviPlaceholder#01fb49c9-f874-4e2c-a165-6f09f3fee77a"/>
          <w:id w:val="1169295886"/>
          <w:placeholder>
            <w:docPart w:val="E5AEE01C8CCD4887A93B59D4FB9B93A7"/>
          </w:placeholder>
        </w:sdtPr>
        <w:sdtContent>
          <w:r w:rsidR="005E2398"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VhMmI2ZjgwLWRkNDQtNGY5OS1iMzcxLWJjMTFmNjk0OTY1MiIsIkVudHJpZXMiOlt7IiRpZCI6IjIiLCIkdHlwZSI6IlN3aXNzQWNhZGVtaWMuQ2l0YXZpLkNpdGF0aW9ucy5Xb3JkUGxhY2Vob2xkZXJFbnRyeSwgU3dpc3NBY2FkZW1pYy5DaXRhdmkiLCJJZCI6ImZmYTUwYWZkLWUwMzYtNDU2NS04NzQxLWExNzEyYmQzMmJlOCIsIlJhbmdlTGVuZ3RoIjo5LCJSZWZlcmVuY2VJZCI6IjFhZDJiZjBmLTgzZDQtNDM2NS1hY2Q0LWFkZGRjOTA0NzBlO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cvMjA1Mzk1MTcxODc1NjY4NCIsIlVyaVN0cmluZyI6Imh0dHBzOi8vZG9pLm9yZy8xMC4xMTc3LzIwNTM5NTE3MTg3NTY2O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}</w:instrText>
          </w:r>
          <w:r w:rsidR="005E2398" w:rsidRPr="00772A1D">
            <w:fldChar w:fldCharType="separate"/>
          </w:r>
          <w:r w:rsidR="00DC3234">
            <w:t>M. K. Lee</w:t>
          </w:r>
          <w:r w:rsidR="005E2398" w:rsidRPr="00772A1D">
            <w:fldChar w:fldCharType="end"/>
          </w:r>
        </w:sdtContent>
      </w:sdt>
      <w:r w:rsidR="005E2398" w:rsidRPr="00772A1D">
        <w:t xml:space="preserve"> </w:t>
      </w:r>
      <w:sdt>
        <w:sdtPr>
          <w:alias w:val="To edit, see citavi.com/edit"/>
          <w:tag w:val="CitaviPlaceholder#c00c2851-955b-463e-b9b3-d1f80ed69a20"/>
          <w:id w:val="-108122392"/>
          <w:placeholder>
            <w:docPart w:val="E092A59C7FFB4D1BA5E322369C05E613"/>
          </w:placeholder>
        </w:sdtPr>
        <w:sdtContent>
          <w:r w:rsidR="005E2398"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ZmNmM2OGMyLTg4ZjUtNGVkMS04MjE4LTA2OThkYWRhNDNkOSIsIkVudHJpZXMiOlt7IiRpZCI6IjIiLCIkdHlwZSI6IlN3aXNzQWNhZGVtaWMuQ2l0YXZpLkNpdGF0aW9ucy5Xb3JkUGxhY2Vob2xkZXJFbnRyeSwgU3dpc3NBY2FkZW1pYy5DaXRhdmkiLCJJZCI6IjFjMjk4YTQ3LWU3ODYtNGE3MC04ODE0LWI0ODc0NmEwZWFjMSIsIlJhbmdlTGVuZ3RoIjo2LCJSZWZlcmVuY2VJZCI6IjFhZDJiZjBmLTgzZDQtNDM2NS1hY2Q0LWFkZGRjOTA0NzBlO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3Ny8yMDUzOTUxNzE4NzU2Njg0IiwiVXJpU3RyaW5nIjoiaHR0cHM6Ly9kb2kub3JnLzEwLjExNzcvMjA1Mzk1MTcxODc1NjY4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4KSJ9XX0sIlRhZyI6IkNpdGF2aVBsYWNlaG9sZGVyI2MwMGMyODUxLTk1NWItNDYzZS1iOWIzLWQxZjgwZWQ2OWEyMCIsIlRleHQiOiIoMjAxOCkiLCJXQUlWZXJzaW9uIjoiNi4xOS4yLjEifQ==}</w:instrText>
          </w:r>
          <w:r w:rsidR="005E2398" w:rsidRPr="00772A1D">
            <w:fldChar w:fldCharType="separate"/>
          </w:r>
          <w:r w:rsidR="00DC3234">
            <w:t>(2018)</w:t>
          </w:r>
          <w:r w:rsidR="005E2398" w:rsidRPr="00772A1D">
            <w:fldChar w:fldCharType="end"/>
          </w:r>
        </w:sdtContent>
      </w:sdt>
      <w:r w:rsidR="005E2398" w:rsidRPr="00772A1D">
        <w:t>, die zeigen</w:t>
      </w:r>
      <w:r w:rsidRPr="00772A1D">
        <w:t>, dass Menschen eher davon ausgehen, dass Algorithmen schlechter mit Aufgaben zurechtkommen, die menschliche Fähigkeiten</w:t>
      </w:r>
      <w:r w:rsidR="00013BA3" w:rsidRPr="00772A1D">
        <w:t>,</w:t>
      </w:r>
      <w:r w:rsidRPr="00772A1D">
        <w:t xml:space="preserve"> wie z. B. Kreativität und Mitgefühl</w:t>
      </w:r>
      <w:r w:rsidR="00013BA3" w:rsidRPr="00772A1D">
        <w:t>,</w:t>
      </w:r>
      <w:r w:rsidRPr="00772A1D">
        <w:t xml:space="preserve"> erfordern. </w:t>
      </w:r>
    </w:p>
    <w:p w14:paraId="6E0A84BA" w14:textId="3B68373F" w:rsidR="008768A1" w:rsidRDefault="007F4079" w:rsidP="007F4079">
      <w:r w:rsidRPr="00462CDF">
        <w:rPr>
          <w:b/>
          <w:bCs/>
        </w:rPr>
        <w:t>Hypothese H4</w:t>
      </w:r>
      <w:r>
        <w:t>, die annahm, dass die Akzeptanz von GenKI positiv mit der Einstellung gegenüber KI korreliert, konnte mit einem signifikanten Haupteffekt und einer mittleren Effektstärke bestätigt werden. Die Ergebnisse legen nahe, dass individuelle Einstellungen</w:t>
      </w:r>
      <w:r w:rsidR="00F0613F">
        <w:t xml:space="preserve"> gegenüber KI</w:t>
      </w:r>
      <w:r>
        <w:t xml:space="preserve"> unabhängig vom Anwendungsfeld und einer vertrauensbildenden Maßnahme eine zentrale Rolle bei der Akzeptanz von GenKI spielen. Dieser Befund steht im Einklang mit den Forschungsergebnissen von </w:t>
      </w:r>
      <w:proofErr w:type="spellStart"/>
      <w:r>
        <w:t>Gnambs</w:t>
      </w:r>
      <w:proofErr w:type="spellEnd"/>
      <w:r>
        <w:t xml:space="preserve"> et al. (2025), die zeigen, dass im Arbeitskontext die Einstellungen gegenüber KI maßgeblich mit der Bereitschaft, KI-Systeme zu nutzen, </w:t>
      </w:r>
      <w:commentRangeStart w:id="220"/>
      <w:r>
        <w:t>korrelieren</w:t>
      </w:r>
      <w:commentRangeEnd w:id="220"/>
      <w:r w:rsidR="007D76B6">
        <w:rPr>
          <w:rStyle w:val="Kommentarzeichen"/>
        </w:rPr>
        <w:commentReference w:id="220"/>
      </w:r>
      <w:r>
        <w:t xml:space="preserve">. </w:t>
      </w:r>
    </w:p>
    <w:p w14:paraId="63C4A25C" w14:textId="7BA57CC9" w:rsidR="007F4079" w:rsidRDefault="007F4079" w:rsidP="007F4079">
      <w:r>
        <w:t>Dabei zeigte sich ein noch größerer Zusammenhang in der Gruppe mit objektiven Anwendungsfeldern als in der Gruppe mit subjektiven Anwendungsfeldern. M. K. Lee (2018)</w:t>
      </w:r>
      <w:r w:rsidR="002E2A58">
        <w:t xml:space="preserve"> zufolge</w:t>
      </w:r>
      <w:r>
        <w:t xml:space="preserve"> hängt es von der Art der Aufgabe ab, wie fair und vertrauensvoll eine KI wahrgenommen wird. Bei mechanischen Aufgaben, die sich objektiv messen lassen, werden KI und menschliches Urteilsvermögen gleichermaßen als fair wahrgenommen, wohingegen bei subjektiven Aufgaben, die eher emotionale und soziale Urteilsfähigkeit erfordern, Menschen eher anderen Menschen als Algorithmen vertrauen. </w:t>
      </w:r>
      <w:r w:rsidR="00665780">
        <w:t>Ein Grund für die höhere Akzeptanz von GenKI bei</w:t>
      </w:r>
      <w:r w:rsidR="001E2AC9">
        <w:t xml:space="preserve"> objektiven Aufgabenfeldern könnte eine höhere </w:t>
      </w:r>
      <w:r w:rsidR="00665780">
        <w:t xml:space="preserve">wahrgenommene </w:t>
      </w:r>
      <w:r w:rsidR="001E2AC9">
        <w:t>N</w:t>
      </w:r>
      <w:r w:rsidR="009F603A">
        <w:t xml:space="preserve">ützlichkeit der </w:t>
      </w:r>
      <w:r w:rsidR="00665780">
        <w:t>Technologie</w:t>
      </w:r>
      <w:r w:rsidR="009F603A">
        <w:t xml:space="preserve"> sein, </w:t>
      </w:r>
      <w:r w:rsidR="00665780">
        <w:t xml:space="preserve">was sich mit dem UTAUT-Modell </w:t>
      </w:r>
      <w:r w:rsidR="00490808">
        <w:t xml:space="preserve">erklären lassen könnte. </w:t>
      </w:r>
      <w:r w:rsidR="008D3CCE">
        <w:t xml:space="preserve"> </w:t>
      </w:r>
    </w:p>
    <w:p w14:paraId="4FD60460" w14:textId="3F8E82A0" w:rsidR="00444F1A" w:rsidRPr="008E1B86" w:rsidRDefault="007F4079" w:rsidP="00891007">
      <w:r w:rsidRPr="00462CDF">
        <w:rPr>
          <w:b/>
          <w:bCs/>
        </w:rPr>
        <w:t>Hypothese H5</w:t>
      </w:r>
      <w:r>
        <w:t xml:space="preserve">, die postulierte, dass der Effekt vertrauensbildender Maßnahmen bei einer negativen Einstellung gegenüber KI stärker ist als bei einer positiven, konnte nicht bestätigt werden. </w:t>
      </w:r>
      <w:r w:rsidR="00EE73B3">
        <w:t xml:space="preserve">Vertrauensbildende Maßnahmen hatten keinen </w:t>
      </w:r>
      <w:r w:rsidR="00FC5BCB">
        <w:t>stärkeren Effekt auf Personen</w:t>
      </w:r>
      <w:r w:rsidR="000F01AC">
        <w:t>, die eine negative Einstellung gegenüber KI hatten.</w:t>
      </w:r>
      <w:r>
        <w:t xml:space="preserve"> </w:t>
      </w:r>
      <w:r w:rsidR="000F01AC">
        <w:t>Da es keinen Haupteffekt der vertrauensbildenden Maßnahme gab, konnte auch kein signifikanter Interaktionseffekt zwischen Einstellung und der gewählten Maßnahme aufgezeigt werden</w:t>
      </w:r>
      <w:r w:rsidR="00DC2C7D">
        <w:t xml:space="preserve">. </w:t>
      </w:r>
    </w:p>
    <w:p w14:paraId="30FC0845" w14:textId="3B9AD985" w:rsidR="00444F1A" w:rsidRDefault="009C241F" w:rsidP="009C241F">
      <w:pPr>
        <w:pStyle w:val="berschrift3"/>
      </w:pPr>
      <w:bookmarkStart w:id="221" w:name="_Toc191314530"/>
      <w:commentRangeStart w:id="222"/>
      <w:r>
        <w:t xml:space="preserve">Interpretation </w:t>
      </w:r>
      <w:commentRangeEnd w:id="222"/>
      <w:r w:rsidR="00A03EBC">
        <w:rPr>
          <w:rStyle w:val="Kommentarzeichen"/>
          <w:rFonts w:eastAsiaTheme="minorHAnsi" w:cstheme="minorBidi"/>
          <w:b w:val="0"/>
          <w:i w:val="0"/>
        </w:rPr>
        <w:commentReference w:id="222"/>
      </w:r>
      <w:r>
        <w:t>der explorativen Analysen</w:t>
      </w:r>
      <w:bookmarkEnd w:id="221"/>
    </w:p>
    <w:p w14:paraId="1763BDAA" w14:textId="6CA68A77" w:rsidR="00D31EA5" w:rsidRDefault="0093178B" w:rsidP="00D31EA5">
      <w:r w:rsidRPr="00CF1605">
        <w:t xml:space="preserve">Eine explorative Analyse mittels </w:t>
      </w:r>
      <w:proofErr w:type="spellStart"/>
      <w:r w:rsidRPr="00CF1605">
        <w:t>bootstrapped</w:t>
      </w:r>
      <w:proofErr w:type="spellEnd"/>
      <w:r w:rsidRPr="00CF1605">
        <w:t xml:space="preserve"> Cohen’s d </w:t>
      </w:r>
      <w:r w:rsidR="00CF1605" w:rsidRPr="00CF1605">
        <w:t>bestätig</w:t>
      </w:r>
      <w:r w:rsidR="00CF1605">
        <w:t>t die große Relevanz einer Unterscheidung zwischen objektiven und subjektiven Aufgabenfeldern</w:t>
      </w:r>
      <w:r w:rsidR="00E51239">
        <w:t xml:space="preserve"> </w:t>
      </w:r>
      <w:r w:rsidR="00E51239">
        <w:lastRenderedPageBreak/>
        <w:t>bei der Untersuchung von Akzeptanz von GenKI</w:t>
      </w:r>
      <w:r w:rsidR="00CF1605">
        <w:t xml:space="preserve">. </w:t>
      </w:r>
      <w:r w:rsidR="00E51239">
        <w:t xml:space="preserve">Der deutliche Effekt steht im Einklang mit </w:t>
      </w:r>
      <w:r w:rsidR="006A4754">
        <w:t xml:space="preserve">den Befunden von </w:t>
      </w:r>
      <w:sdt>
        <w:sdtPr>
          <w:alias w:val="To edit, see citavi.com/edit"/>
          <w:tag w:val="CitaviPlaceholder#14145273-d2e6-4597-bf82-38f0856efe9b"/>
          <w:id w:val="750314429"/>
          <w:placeholder>
            <w:docPart w:val="0B6BB7AC6DBF49A0BFB0977595DE1A1B"/>
          </w:placeholder>
        </w:sdtPr>
        <w:sdtEndPr/>
        <w:sdtContent>
          <w:r w:rsidR="006A4754">
            <w:fldChar w:fldCharType="begin"/>
          </w:r>
          <w:r w:rsidR="006A4754">
            <w:instrText>ADDIN CitaviPlaceholder{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Ob2FoIiwiTGFzdE5hbWUiOiJDYXN0ZWxvIiwiUHJvdGVjdGVkIjpmYWxzZSwiU2V4IjoyLCJDcmVhdGVkQnkiOiJfTmFqYXQgQnLDvG5lIiwiQ3JlYXRlZE9uIjoiMjAyNC0wNC0yMVQwOTo0Mjo1NiIsIk1vZGlmaWVkQnkiOiJfTmFqYXQgQnLDvG5lIiwiSWQiOiJjYmZlMjYwYi0xZmQzLTQ4OTYtYTBlNi01MDUxZjljZWFhMTYiLCJNb2RpZmllZE9uIjoiMjAyNC0wNC0yMVQwOTo0Mjo1NiIsIlByb2plY3QiOnsiJGlkIjoiOCIsIiR0eXBlIjoiU3dpc3NBY2FkZW1pYy5DaXRhdmkuUHJvamVjdCwgU3dpc3NBY2FkZW1pYy5DaXRhdmkifX0seyIkaWQiOiI5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xMC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xN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1dLCJGb3JtYXR0ZWRUZXh0Ijp7IiRpZCI6IjE1IiwiQ291bnQiOjEsIlRleHRVbml0cyI6W3siJGlkIjoiMTYiLCJGb250U3R5bGUiOnsiJGlkIjoiMTciLCJOZXV0cmFsIjp0cnVlfSwiUmVhZGluZ09yZGVyIjoxLCJUZXh0IjoiQ2FzdGVsbyBldCBhbC4ifV19LCJUYWciOiJDaXRhdmlQbGFjZWhvbGRlciMxNDE0NTI3My1kMmU2LTQ1OTctYmY4Mi0zOGYwODU2ZWZlOWIiLCJUZXh0IjoiQ2FzdGVsbyBldCBhbC4iLCJXQUlWZXJzaW9uIjoiNi4xOS4yLjEifQ==}</w:instrText>
          </w:r>
          <w:r w:rsidR="006A4754">
            <w:fldChar w:fldCharType="separate"/>
          </w:r>
          <w:r w:rsidR="006A4754">
            <w:t>Castelo et al.</w:t>
          </w:r>
          <w:r w:rsidR="006A4754">
            <w:fldChar w:fldCharType="end"/>
          </w:r>
        </w:sdtContent>
      </w:sdt>
      <w:r w:rsidR="006A4754">
        <w:t xml:space="preserve"> </w:t>
      </w:r>
      <w:sdt>
        <w:sdtPr>
          <w:alias w:val="To edit, see citavi.com/edit"/>
          <w:tag w:val="CitaviPlaceholder#8fd9a678-ab66-4e08-901a-0bb31479ca50"/>
          <w:id w:val="-2072494549"/>
          <w:placeholder>
            <w:docPart w:val="B284BF2CBC2942419786173217679C7C"/>
          </w:placeholder>
        </w:sdtPr>
        <w:sdtEndPr/>
        <w:sdtContent>
          <w:r w:rsidR="006A4754">
            <w:fldChar w:fldCharType="begin"/>
          </w:r>
          <w:r w:rsidR="006A4754">
            <w:instrText>ADDIN CitaviPlaceholder{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NzcvMDAyMjI0MzcxOTg1MTc4OCIsIlVyaVN0cmluZyI6Imh0dHBzOi8vZG9pLm9yZy8xMC4xMTc3LzAwMjIyNDM3MTk4NTE3O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}</w:instrText>
          </w:r>
          <w:r w:rsidR="006A4754">
            <w:fldChar w:fldCharType="separate"/>
          </w:r>
          <w:r w:rsidR="006A4754">
            <w:t>(2019)</w:t>
          </w:r>
          <w:r w:rsidR="006A4754">
            <w:fldChar w:fldCharType="end"/>
          </w:r>
        </w:sdtContent>
      </w:sdt>
      <w:r w:rsidR="00D31EA5">
        <w:t xml:space="preserve"> und </w:t>
      </w:r>
      <w:sdt>
        <w:sdtPr>
          <w:alias w:val="To edit, see citavi.com/edit"/>
          <w:tag w:val="CitaviPlaceholder#b9112d56-87a8-468a-8e66-2caab106ecba"/>
          <w:id w:val="1233128139"/>
          <w:placeholder>
            <w:docPart w:val="DD4B74CC2EB84F9C89881CE6CA41AF29"/>
          </w:placeholder>
        </w:sdtPr>
        <w:sdtEndPr/>
        <w:sdtContent>
          <w:r w:rsidR="00D31EA5"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g2NGMyNGNkLTNlZTgtNDlkOS1hMjYwLWI0YTIyNzY0OGE1MyIsIkVudHJpZXMiOlt7IiRpZCI6IjIiLCIkdHlwZSI6IlN3aXNzQWNhZGVtaWMuQ2l0YXZpLkNpdGF0aW9ucy5Xb3JkUGxhY2Vob2xkZXJFbnRyeSwgU3dpc3NBY2FkZW1pYy5DaXRhdmkiLCJJZCI6IjdjMWMxYjAwLWNmZDctNGQ2My1hZTFkLTU5Y2JhODFlMmRiMSIsIlJhbmdlTGVuZ3RoIjo5LCJSZWZlcmVuY2VJZCI6IjgwZjQxYjJmLWU5NzItNGRlYy04MDRiLWZlOTEzZDBhZWQyMS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dpcS4yMDIwLjEwMTUzNiIsIlVyaVN0cmluZyI6Imh0dHBzOi8vZG9pLm9yZy8xMC4xMDE2L2ouZ2lxLjIwMjAuMTAxNT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}</w:instrText>
          </w:r>
          <w:r w:rsidR="00D31EA5" w:rsidRPr="00772A1D">
            <w:fldChar w:fldCharType="separate"/>
          </w:r>
          <w:proofErr w:type="spellStart"/>
          <w:r w:rsidR="00DC3234">
            <w:t>Nagtegaal</w:t>
          </w:r>
          <w:proofErr w:type="spellEnd"/>
          <w:r w:rsidR="00D31EA5" w:rsidRPr="00772A1D">
            <w:fldChar w:fldCharType="end"/>
          </w:r>
        </w:sdtContent>
      </w:sdt>
      <w:r w:rsidR="00D31EA5" w:rsidRPr="00772A1D">
        <w:t xml:space="preserve"> </w:t>
      </w:r>
      <w:sdt>
        <w:sdtPr>
          <w:alias w:val="To edit, see citavi.com/edit"/>
          <w:tag w:val="CitaviPlaceholder#864c24cd-3ee8-49d9-a260-b4a227648a53"/>
          <w:id w:val="1575706014"/>
          <w:placeholder>
            <w:docPart w:val="42BBA36BD5AC46C3B17E36732254CD7A"/>
          </w:placeholder>
        </w:sdtPr>
        <w:sdtContent>
          <w:r w:rsidR="00D31EA5"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I5MTEyZDU2LTg3YTgtNDY4YS04ZTY2LTJjYWFiMTA2ZWNiYSIsIkVudHJpZXMiOlt7IiRpZCI6IjIiLCIkdHlwZSI6IlN3aXNzQWNhZGVtaWMuQ2l0YXZpLkNpdGF0aW9ucy5Xb3JkUGxhY2Vob2xkZXJFbnRyeSwgU3dpc3NBY2FkZW1pYy5DaXRhdmkiLCJJZCI6IjZhYjQ5Mzg1LTk5MzUtNGY0NS05YzcwLWVjNDQzNzU5MWRiMSIsIlJhbmdlTGVuZ3RoIjo2LCJSZWZlcmVuY2VJZCI6IjgwZjQxYjJmLWU5NzItNGRlYy04MDRiLWZlOTEzZDBhZWQy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Z2lxLjIwMjAuMTAxNTM2IiwiVXJpU3RyaW5nIjoiaHR0cHM6Ly9kb2kub3JnLzEwLjEwMTYvai5naXEuMjAyMC4xMDE1M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IxKSJ9XX0sIlRhZyI6IkNpdGF2aVBsYWNlaG9sZGVyIzg2NGMyNGNkLTNlZTgtNDlkOS1hMjYwLWI0YTIyNzY0OGE1MyIsIlRleHQiOiIoMjAyMSkiLCJXQUlWZXJzaW9uIjoiNi4xOS4yLjEifQ==}</w:instrText>
          </w:r>
          <w:r w:rsidR="00D31EA5" w:rsidRPr="00772A1D">
            <w:fldChar w:fldCharType="separate"/>
          </w:r>
          <w:r w:rsidR="00DC3234">
            <w:t>(2021)</w:t>
          </w:r>
          <w:r w:rsidR="00D31EA5" w:rsidRPr="00772A1D">
            <w:fldChar w:fldCharType="end"/>
          </w:r>
        </w:sdtContent>
      </w:sdt>
      <w:r w:rsidR="00D31EA5" w:rsidRPr="00772A1D">
        <w:t xml:space="preserve">. </w:t>
      </w:r>
    </w:p>
    <w:p w14:paraId="686FE5E5" w14:textId="5DC4B437" w:rsidR="00D31EA5" w:rsidRDefault="00D31EA5" w:rsidP="000C62A3">
      <w:r w:rsidRPr="00772A1D">
        <w:t xml:space="preserve">Im Gegensatz zu </w:t>
      </w:r>
      <w:r w:rsidR="002E5F77">
        <w:t xml:space="preserve">einigen </w:t>
      </w:r>
      <w:r w:rsidRPr="00772A1D">
        <w:t xml:space="preserve">früheren Studien wurde in der Exploration für die demografischen Faktoren Alter, Geschlecht, Bildungsabschluss, Berufserfahrung und Berufsstatus kein signifikanter Effekt in Bezug auf Akzeptanz gefunden. Das Ausbleiben eines signifikanten Effekts könnte ein Hinweis darauf sein, dass demografische Faktoren bei der Akzeptanz von GenKI weniger eine Rolle spielen. </w:t>
      </w:r>
      <w:sdt>
        <w:sdtPr>
          <w:alias w:val="To edit, see citavi.com/edit"/>
          <w:tag w:val="CitaviPlaceholder#b2cc7349-84a5-433f-b824-db9cc1ede61d"/>
          <w:id w:val="-646819678"/>
          <w:placeholder>
            <w:docPart w:val="EA43EF6976FA4D809AB0FAB868B09572"/>
          </w:placeholder>
        </w:sdtPr>
        <w:sdtEndPr/>
        <w:sdtContent>
          <w:r w:rsidRPr="00772A1D">
            <w:fldChar w:fldCharType="begin"/>
          </w:r>
          <w:r w:rsidR="000A5A91">
            <w:instrText>ADDIN CitaviPlaceholder{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c3lzdGVtczEyMDMwMTAzIiwiVXJpU3RyaW5nIjoiaHR0cHM6Ly9kb2kub3JnLzEwLjMzOTAvc3lzdGVtczEyMDMw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}</w:instrText>
          </w:r>
          <w:r w:rsidRPr="00772A1D">
            <w:fldChar w:fldCharType="separate"/>
          </w:r>
          <w:r w:rsidR="000A5A91">
            <w:t>V. Gupta</w:t>
          </w:r>
          <w:r w:rsidRPr="00772A1D">
            <w:fldChar w:fldCharType="end"/>
          </w:r>
        </w:sdtContent>
      </w:sdt>
      <w:r w:rsidRPr="00772A1D">
        <w:t xml:space="preserve"> </w:t>
      </w:r>
      <w:sdt>
        <w:sdtPr>
          <w:alias w:val="To edit, see citavi.com/edit"/>
          <w:tag w:val="CitaviPlaceholder#b003f92a-b0b2-4d54-8c6d-22d4a7b0ceef"/>
          <w:id w:val="-1120140545"/>
          <w:placeholder>
            <w:docPart w:val="B12CB657BC0342A4AFC46F5C7D498842"/>
          </w:placeholder>
        </w:sdtPr>
        <w:sdtEndPr/>
        <w:sdtContent>
          <w:r w:rsidRPr="00772A1D">
            <w:fldChar w:fldCharType="begin"/>
          </w:r>
          <w:r w:rsidR="000A5A91">
            <w:instrText>ADDIN CitaviPlaceholder{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zM5MC9zeXN0ZW1zMTIwMzAxMDMiLCJVcmlTdHJpbmciOiJodHRwczovL2RvaS5vcmcvMTAuMzM5MC9zeXN0ZW1zMTIwMzAx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NCkifV19LCJUYWciOiJDaXRhdmlQbGFjZWhvbGRlciNiMDAzZjkyYS1iMGIyLTRkNTQtOGM2ZC0yMmQ0YTdiMGNlZWYiLCJUZXh0IjoiKDIwMjQpIiwiV0FJVmVyc2lvbiI6IjYuMTkuMi4xIn0=}</w:instrText>
          </w:r>
          <w:r w:rsidRPr="00772A1D">
            <w:fldChar w:fldCharType="separate"/>
          </w:r>
          <w:r w:rsidR="000A5A91">
            <w:t>(2024)</w:t>
          </w:r>
          <w:r w:rsidRPr="00772A1D">
            <w:fldChar w:fldCharType="end"/>
          </w:r>
        </w:sdtContent>
      </w:sdt>
      <w:r w:rsidRPr="00772A1D">
        <w:t xml:space="preserve"> kommt ebenfalls zu dem Ergebnis, dass demografische Faktoren wie Alter, Geschlecht und Bildung bei den untersuchten Unternehmen keinen signifikanten Effekt auf die Akzeptanz von GenKI haben. Der Befund der vorliegenden Untersuchung und die Feststellung von </w:t>
      </w:r>
      <w:sdt>
        <w:sdtPr>
          <w:alias w:val="To edit, see citavi.com/edit"/>
          <w:tag w:val="CitaviPlaceholder#53186059-989a-404c-83e3-bd0675f84ff2"/>
          <w:id w:val="-1146970213"/>
          <w:placeholder>
            <w:docPart w:val="F7EE89A6ACC24E33AE450E57BB3D93A0"/>
          </w:placeholder>
        </w:sdtPr>
        <w:sdtEndPr/>
        <w:sdtContent>
          <w:r w:rsidRPr="00772A1D">
            <w:fldChar w:fldCharType="begin"/>
          </w:r>
          <w:r w:rsidR="000A5A91">
            <w:instrText>ADDIN CitaviPlaceholder{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c3lzdGVtczEyMDMwMTAzIiwiVXJpU3RyaW5nIjoiaHR0cHM6Ly9kb2kub3JnLzEwLjMzOTAvc3lzdGVtczEyMDMw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}</w:instrText>
          </w:r>
          <w:r w:rsidRPr="00772A1D">
            <w:fldChar w:fldCharType="separate"/>
          </w:r>
          <w:r w:rsidR="000A5A91">
            <w:t>V. Gupta</w:t>
          </w:r>
          <w:r w:rsidRPr="00772A1D">
            <w:fldChar w:fldCharType="end"/>
          </w:r>
        </w:sdtContent>
      </w:sdt>
      <w:r w:rsidRPr="00772A1D">
        <w:t xml:space="preserve"> </w:t>
      </w:r>
      <w:sdt>
        <w:sdtPr>
          <w:alias w:val="To edit, see citavi.com/edit"/>
          <w:tag w:val="CitaviPlaceholder#dcdb2495-7956-4798-ac74-7b022fb816e4"/>
          <w:id w:val="-1288046277"/>
          <w:placeholder>
            <w:docPart w:val="F7EE89A6ACC24E33AE450E57BB3D93A0"/>
          </w:placeholder>
        </w:sdtPr>
        <w:sdtEndPr/>
        <w:sdtContent>
          <w:r w:rsidRPr="00772A1D">
            <w:fldChar w:fldCharType="begin"/>
          </w:r>
          <w:r w:rsidR="000A5A91">
            <w:instrText>ADDIN CitaviPlaceholder{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zM5MC9zeXN0ZW1zMTIwMzAxMDMiLCJVcmlTdHJpbmciOiJodHRwczovL2RvaS5vcmcvMTAuMzM5MC9zeXN0ZW1zMTIwMzAx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NCkifV19LCJUYWciOiJDaXRhdmlQbGFjZWhvbGRlciNkY2RiMjQ5NS03OTU2LTQ3OTgtYWM3NC03YjAyMmZiODE2ZTQiLCJUZXh0IjoiKDIwMjQpIiwiV0FJVmVyc2lvbiI6IjYuMTkuMi4xIn0=}</w:instrText>
          </w:r>
          <w:r w:rsidRPr="00772A1D">
            <w:fldChar w:fldCharType="separate"/>
          </w:r>
          <w:r w:rsidR="000A5A91">
            <w:t>(2024)</w:t>
          </w:r>
          <w:r w:rsidRPr="00772A1D">
            <w:fldChar w:fldCharType="end"/>
          </w:r>
        </w:sdtContent>
      </w:sdt>
      <w:r w:rsidRPr="00772A1D">
        <w:t xml:space="preserve"> könnte die sehr unterschiedliche und z. T. widersprüchliche Forschungslage zu Alter </w:t>
      </w:r>
      <w:sdt>
        <w:sdtPr>
          <w:alias w:val="To edit, see citavi.com/edit"/>
          <w:tag w:val="CitaviPlaceholder#d6e8c8a6-74a0-4886-bf68-c02aa766f19b"/>
          <w:id w:val="-1779939197"/>
          <w:placeholder>
            <w:docPart w:val="F7EE89A6ACC24E33AE450E57BB3D93A0"/>
          </w:placeholder>
        </w:sdtPr>
        <w:sdtEndPr/>
        <w:sdtContent>
          <w:r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YjMxMjNjLWEyNWYtNDFhOS05Mzg2LTU2MzEwNmFmM2ViZSIsIlJhbmdlU3RhcnQiOjIyLCJSYW5nZUxlbmd0aCI6MTksIlJlZmVyZW5jZUlkIjoiMTUzMmI0ZDYtN2ZiNy00YjMxLWFjNzYtMGZiZThkZjRlNDh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zY4MS0wMjMtMDAyNzktNC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czQzNjgxLTAyMy0wMDI3OS00IiwiVXJpU3RyaW5nIjoiaHR0cHM6Ly9kb2kub3JnLzEwLjEwMDcvczQzNjgxLTAyMy0wMDI3OS00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QyMDItMDIyLTAwMDIwLXkiLCJFZGl0b3JzIjpbXSwiRXZhbHVhdGlvbkNvbXBsZXhpdHkiOjAsIkV2YWx1YXRpb25Tb3VyY2VUZXh0Rm9ybWF0IjowLCJHcm91cHMiOltdLCJIYXNMYWJlbDEiOmZhbHNlLCJIYXNMYWJlbDIiOmZhbHN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xMC4xMDA3L3M0NDIwMi0wMjItMDAwMjAteSIsIlVyaVN0cmluZyI6Imh0dHBzOi8vZG9pLm9yZy8xMC4xMDA3L3M0NDIwMi0wMjItMDAwMjAteS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}</w:instrText>
          </w:r>
          <w:r w:rsidRPr="00772A1D">
            <w:fldChar w:fldCharType="separate"/>
          </w:r>
          <w:r w:rsidR="000A5A91">
            <w:t>(Bartneck et al., 2024; Liang &amp; Lee, 2017; Sindermann et al., 2022)</w:t>
          </w:r>
          <w:r w:rsidRPr="00772A1D">
            <w:fldChar w:fldCharType="end"/>
          </w:r>
        </w:sdtContent>
      </w:sdt>
      <w:r w:rsidRPr="00772A1D">
        <w:t xml:space="preserve">, Geschlecht </w:t>
      </w:r>
      <w:sdt>
        <w:sdtPr>
          <w:alias w:val="To edit, see citavi.com/edit"/>
          <w:tag w:val="CitaviPlaceholder#26b6a68b-cd95-49b8-96e3-15d747449d42"/>
          <w:id w:val="-2137168717"/>
          <w:placeholder>
            <w:docPart w:val="F7EE89A6ACC24E33AE450E57BB3D93A0"/>
          </w:placeholder>
        </w:sdtPr>
        <w:sdtEndPr/>
        <w:sdtContent>
          <w:r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MzAwZmQ5LWRlOTktNGQzYi05ZTVhLWU5MTkzMWFmYTIyNiIsIlJhbmdlTGVuZ3RoIjoxOCwiUmVmZXJlbmNlSWQiOiIxNTMyYjRkNi03ZmI3LTRiMzEtYWM3Ni0wZmJlOGRmNGU0O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c5PC9uPlxyXG4gIDxpbj50cnVlPC9pbj5cclxuICA8b3M+Mzc5PC9vcz5cclxuICA8cHM+Mzc5PC9wcz5cclxuPC9zcD5cclxuPGVwPlxyXG4gIDxuPjM4NDwvbj5cclxuICA8aW4+dHJ1ZTwvaW4+XHJcbiAgPG9zPjM4NDwvb3M+XHJcbiAgPHBzPjM4NDwvcHM+XHJcbjwvZXA+XHJcbjxvcz4zNzktMzg0PC9vcz4iLCJQZXJpb2RpY2FsIjp7IiRpZCI6IjEw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HJlZiI6IjgifX0seyIkaWQiOiIxNy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4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O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yMC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jciLCIkdHlwZSI6IlN3aXNzQWNhZGVtaWMuQ2l0YXZpLkxvY2F0aW9uLCBTd2lzc0FjYWRlbWljLkNpdGF2aSIsIkFkZHJlc3MiOnsiJGlkIjoiMjg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Mz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zQ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}</w:instrText>
          </w:r>
          <w:r w:rsidRPr="00772A1D">
            <w:fldChar w:fldCharType="separate"/>
          </w:r>
          <w:r w:rsidR="000A5A91">
            <w:t>(Liang &amp; Lee, 2017; Stein et al., 2024)</w:t>
          </w:r>
          <w:r w:rsidRPr="00772A1D">
            <w:fldChar w:fldCharType="end"/>
          </w:r>
        </w:sdtContent>
      </w:sdt>
      <w:r w:rsidRPr="00772A1D">
        <w:t xml:space="preserve">, und Bildungsniveau </w:t>
      </w:r>
      <w:sdt>
        <w:sdtPr>
          <w:alias w:val="To edit, see citavi.com/edit"/>
          <w:tag w:val="CitaviPlaceholder#4127b095-0727-44f4-b2c4-9a4ba829645b"/>
          <w:id w:val="567001343"/>
          <w:placeholder>
            <w:docPart w:val="F7EE89A6ACC24E33AE450E57BB3D93A0"/>
          </w:placeholder>
        </w:sdtPr>
        <w:sdtEndPr/>
        <w:sdtContent>
          <w:r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GIyNjA2LTA1MjgtNDhhMi04NmUyLTFmMmVmZGZiZmJjNCIsIlJhbmdlU3RhcnQiOjQxLCJSYW5nZUxlbmd0aCI6MTUsIlJlZmVyZW5jZUlkIjoiZjQzZWIxNGEtMzg0YS00MzFkLWJhODctNGNlZGFhYTk5NTY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cvMDg5NDQzOTMxNzY5IiwiVXJpU3RyaW5nIjoiaHR0cHM6Ly9kb2kub3JnLzEwLjExNzcvMDg5NDQzOTMxNzY5ODYz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HJlZiI6IjgifX0seyIkaWQiOiIx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I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y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y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jYiLCIkdHlwZSI6IlN3aXNzQWNhZGVtaWMuQ2l0YXZpLkxvY2F0aW9uLCBTd2lzc0FjYWRlbWljLkNpdGF2aSIsIkFkZHJlc3MiOnsiJGlkIjoiMj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MyIiwiJHR5cGUiOiJTd2lzc0FjYWRlbWljLkNpdGF2aS5Mb2NhdGlvbiwgU3dpc3NBY2FkZW1pYy5DaXRhdmkiLCJBZGRyZXNzIjp7IiRpZCI6IjM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M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z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QzNjgxLTAyMy0wMDI3OS00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TAuMTAwNy9zNDM2ODEtMDIzLTAwMjc5LTQiLCJVcmlTdHJpbmciOiJodHRwczovL2RvaS5vcmcvMTAuMTAwNy9zNDM2ODEtMDIzLTAwMjc5LTQ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}</w:instrText>
          </w:r>
          <w:r w:rsidRPr="00772A1D">
            <w:fldChar w:fldCharType="separate"/>
          </w:r>
          <w:r w:rsidR="000A5A91">
            <w:t>(Bartneck et al., 2024; Kaya et al., 2024; McClure, 2018; Stein et al., 2024)</w:t>
          </w:r>
          <w:r w:rsidRPr="00772A1D">
            <w:fldChar w:fldCharType="end"/>
          </w:r>
        </w:sdtContent>
      </w:sdt>
      <w:r w:rsidRPr="00772A1D">
        <w:t xml:space="preserve"> erklären. </w:t>
      </w:r>
      <w:ins w:id="223" w:author="Microsoft Word" w:date="2025-03-01T09:44:00Z" w16du:dateUtc="2025-03-01T08:44:00Z">
        <w:r w:rsidRPr="00772A1D">
          <w:t xml:space="preserve">Im Gegensatz zu </w:t>
        </w:r>
        <w:r w:rsidR="002E5F77">
          <w:t xml:space="preserve">einigen </w:t>
        </w:r>
        <w:r w:rsidRPr="00772A1D">
          <w:t xml:space="preserve">früheren Studien wurde in der Exploration für die demografischen Faktoren Alter, Geschlecht, Bildungsabschluss, Berufserfahrung und Berufsstatus kein signifikanter Effekt in Bezug auf Akzeptanz gefunden. Das Ausbleiben eines signifikanten Effekts könnte ein Hinweis darauf sein, dass demografische Faktoren bei der Akzeptanz von GenKI weniger eine Rolle spielen. </w:t>
        </w:r>
      </w:ins>
      <w:customXmlInsRangeStart w:id="224" w:author="Microsoft Word" w:date="2025-03-01T09:44:00Z"/>
      <w:sdt>
        <w:sdtPr>
          <w:alias w:val="To edit, see citavi.com/edit"/>
          <w:tag w:val="CitaviPlaceholder#b2cc7349-84a5-433f-b824-db9cc1ede61d"/>
          <w:id w:val="815767797"/>
          <w:placeholder>
            <w:docPart w:val="1E06FE2D8BEE49D8B94CD5E3BE41805E"/>
          </w:placeholder>
        </w:sdtPr>
        <w:sdtContent>
          <w:customXmlInsRangeEnd w:id="224"/>
          <w:ins w:id="225"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IwMDNmOTJhLWIwYjItNGQ1NC04YzZkLTIyZDRhN2IwY2VlZiIsIkVudHJpZXMiOlt7IiRpZCI6IjIiLCIkdHlwZSI6IlN3aXNzQWNhZGVtaWMuQ2l0YXZpLkNpdGF0aW9ucy5Xb3JkUGxhY2Vob2xkZXJFbnRyeSwgU3dpc3NBY2FkZW1pYy5DaXRhdmkiLCJJZCI6ImUyMWFlOGZjLWI0MTYtNDE4Ny05MWI4LTNhNDllYmRiOTRiYSIsIlJhbmdlTGVuZ3RoIjo4LCJSZWZlcmVuY2VJZCI6Ijk2ZDNhNDk4LWU2ODctNDU0My05MmY0LTMxMTU1MGQxZjgwYy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c3lzdGVtczEyMDMwMTAzIiwiVXJpU3RyaW5nIjoiaHR0cHM6Ly9kb2kub3JnLzEwLjMzOTAvc3lzdGVtczEyMDMw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JWLiBHdXB0YSJ9XX0sIlRhZyI6IkNpdGF2aVBsYWNlaG9sZGVyI2IyY2M3MzQ5LTg0YTUtNDMzZi1iODI0LWRiOWNjMWVkZTYxZCIsIlRleHQiOiJWLiBHdXB0YSIsIldBSVZlcnNpb24iOiI2LjE5LjIuMSJ9}</w:instrText>
            </w:r>
            <w:r w:rsidRPr="00772A1D">
              <w:fldChar w:fldCharType="separate"/>
            </w:r>
            <w:r w:rsidR="00DC3234">
              <w:t>V. Gupta</w:t>
            </w:r>
            <w:r w:rsidRPr="00772A1D">
              <w:fldChar w:fldCharType="end"/>
            </w:r>
          </w:ins>
          <w:customXmlInsRangeStart w:id="226" w:author="Microsoft Word" w:date="2025-03-01T09:44:00Z"/>
        </w:sdtContent>
      </w:sdt>
      <w:customXmlInsRangeEnd w:id="226"/>
      <w:ins w:id="227" w:author="Microsoft Word" w:date="2025-03-01T09:44:00Z" w16du:dateUtc="2025-03-01T08:44:00Z">
        <w:r w:rsidRPr="00772A1D">
          <w:t xml:space="preserve"> </w:t>
        </w:r>
      </w:ins>
      <w:customXmlInsRangeStart w:id="228" w:author="Microsoft Word" w:date="2025-03-01T09:44:00Z"/>
      <w:sdt>
        <w:sdtPr>
          <w:alias w:val="To edit, see citavi.com/edit"/>
          <w:tag w:val="CitaviPlaceholder#b003f92a-b0b2-4d54-8c6d-22d4a7b0ceef"/>
          <w:id w:val="1040700096"/>
          <w:placeholder>
            <w:docPart w:val="8618D3483C7E43FA929B7AC2E2F7934E"/>
          </w:placeholder>
        </w:sdtPr>
        <w:sdtContent>
          <w:customXmlInsRangeEnd w:id="228"/>
          <w:ins w:id="229"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IyY2M3MzQ5LTg0YTUtNDMzZi1iODI0LWRiOWNjMWVkZTYxZCIsIkVudHJpZXMiOlt7IiRpZCI6IjIiLCIkdHlwZSI6IlN3aXNzQWNhZGVtaWMuQ2l0YXZpLkNpdGF0aW9ucy5Xb3JkUGxhY2Vob2xkZXJFbnRyeSwgU3dpc3NBY2FkZW1pYy5DaXRhdmkiLCJJZCI6ImFiZDA4ZTNiLWQxYjctNGJmMi04YjU2LTcxZGYzMTNiOTA1MCIsIlJhbmdlTGVuZ3RoIjo2LCJSZWZlcmVuY2VJZCI6Ijk2ZDNhNDk4LWU2ODctNDU0My05MmY0LTMxMTU1MGQxZjgw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zM5MC9zeXN0ZW1zMTIwMzAxMDMiLCJVcmlTdHJpbmciOiJodHRwczovL2RvaS5vcmcvMTAuMzM5MC9zeXN0ZW1zMTIwMzAx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NCkifV19LCJUYWciOiJDaXRhdmlQbGFjZWhvbGRlciNiMDAzZjkyYS1iMGIyLTRkNTQtOGM2ZC0yMmQ0YTdiMGNlZWYiLCJUZXh0IjoiKDIwMjQpIiwiV0FJVmVyc2lvbiI6IjYuMTkuMi4xIn0=}</w:instrText>
            </w:r>
            <w:r w:rsidRPr="00772A1D">
              <w:fldChar w:fldCharType="separate"/>
            </w:r>
            <w:r w:rsidR="00DC3234">
              <w:t>(2024)</w:t>
            </w:r>
            <w:r w:rsidRPr="00772A1D">
              <w:fldChar w:fldCharType="end"/>
            </w:r>
          </w:ins>
          <w:customXmlInsRangeStart w:id="230" w:author="Microsoft Word" w:date="2025-03-01T09:44:00Z"/>
        </w:sdtContent>
      </w:sdt>
      <w:customXmlInsRangeEnd w:id="230"/>
      <w:ins w:id="231" w:author="Microsoft Word" w:date="2025-03-01T09:44:00Z" w16du:dateUtc="2025-03-01T08:44:00Z">
        <w:r w:rsidRPr="00772A1D">
          <w:t xml:space="preserve"> kommt ebenfalls zu dem Ergebnis, dass demografische Faktoren wie Alter, Geschlecht und Bildung bei den untersuchten Unternehmen keinen signifikanten Effekt auf die Akzeptanz von GenKI haben. Der Befund der vorliegenden Untersuchung und die Feststellung von </w:t>
        </w:r>
      </w:ins>
      <w:customXmlInsRangeStart w:id="232" w:author="Microsoft Word" w:date="2025-03-01T09:44:00Z"/>
      <w:sdt>
        <w:sdtPr>
          <w:alias w:val="To edit, see citavi.com/edit"/>
          <w:tag w:val="CitaviPlaceholder#53186059-989a-404c-83e3-bd0675f84ff2"/>
          <w:id w:val="-2057540586"/>
          <w:placeholder>
            <w:docPart w:val="BE2A882407CB4C54B4700305EBCB8710"/>
          </w:placeholder>
        </w:sdtPr>
        <w:sdtContent>
          <w:customXmlInsRangeEnd w:id="232"/>
          <w:ins w:id="233"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RjZGIyNDk1LTc5NTYtNDc5OC1hYzc0LTdiMDIyZmI4MTZlNCIsIkVudHJpZXMiOlt7IiRpZCI6IjIiLCIkdHlwZSI6IlN3aXNzQWNhZGVtaWMuQ2l0YXZpLkNpdGF0aW9ucy5Xb3JkUGxhY2Vob2xkZXJFbnRyeSwgU3dpc3NBY2FkZW1pYy5DaXRhdmkiLCJJZCI6IjViZWY1NGRkLWNhYTUtNDVmYi1iYTNiLWYyZTY1Y2QxYWQ4YSIsIlJhbmdlTGVuZ3RoIjo4LCJSZWZlcmVuY2VJZCI6Ijk2ZDNhNDk4LWU2ODctNDU0My05MmY0LTMxMTU1MGQxZjgwYy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c3lzdGVtczEyMDMwMTAzIiwiVXJpU3RyaW5nIjoiaHR0cHM6Ly9kb2kub3JnLzEwLjMzOTAvc3lzdGVtczEyMDMw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JWLiBHdXB0YSJ9XX0sIlRhZyI6IkNpdGF2aVBsYWNlaG9sZGVyIzUzMTg2MDU5LTk4OWEtNDA0Yy04M2UzLWJkMDY3NWY4NGZmMiIsIlRleHQiOiJWLiBHdXB0YSIsIldBSVZlcnNpb24iOiI2LjE5LjIuMSJ9}</w:instrText>
            </w:r>
            <w:r w:rsidRPr="00772A1D">
              <w:fldChar w:fldCharType="separate"/>
            </w:r>
            <w:r w:rsidR="00DC3234">
              <w:t>V. Gupta</w:t>
            </w:r>
            <w:r w:rsidRPr="00772A1D">
              <w:fldChar w:fldCharType="end"/>
            </w:r>
          </w:ins>
          <w:customXmlInsRangeStart w:id="234" w:author="Microsoft Word" w:date="2025-03-01T09:44:00Z"/>
        </w:sdtContent>
      </w:sdt>
      <w:customXmlInsRangeEnd w:id="234"/>
      <w:ins w:id="235" w:author="Microsoft Word" w:date="2025-03-01T09:44:00Z" w16du:dateUtc="2025-03-01T08:44:00Z">
        <w:r w:rsidRPr="00772A1D">
          <w:t xml:space="preserve"> </w:t>
        </w:r>
      </w:ins>
      <w:customXmlInsRangeStart w:id="236" w:author="Microsoft Word" w:date="2025-03-01T09:44:00Z"/>
      <w:sdt>
        <w:sdtPr>
          <w:alias w:val="To edit, see citavi.com/edit"/>
          <w:tag w:val="CitaviPlaceholder#dcdb2495-7956-4798-ac74-7b022fb816e4"/>
          <w:id w:val="-781563878"/>
          <w:placeholder>
            <w:docPart w:val="BE2A882407CB4C54B4700305EBCB8710"/>
          </w:placeholder>
        </w:sdtPr>
        <w:sdtContent>
          <w:customXmlInsRangeEnd w:id="236"/>
          <w:ins w:id="237"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UzMTg2MDU5LTk4OWEtNDA0Yy04M2UzLWJkMDY3NWY4NGZmMiIsIkVudHJpZXMiOlt7IiRpZCI6IjIiLCIkdHlwZSI6IlN3aXNzQWNhZGVtaWMuQ2l0YXZpLkNpdGF0aW9ucy5Xb3JkUGxhY2Vob2xkZXJFbnRyeSwgU3dpc3NBY2FkZW1pYy5DaXRhdmkiLCJJZCI6IjMxZWFiMmM4LTI4YTAtNDkzMS05MjlkLTdiYmY5Zjg3YjBlNSIsIlJhbmdlTGVuZ3RoIjo2LCJSZWZlcmVuY2VJZCI6Ijk2ZDNhNDk4LWU2ODctNDU0My05MmY0LTMxMTU1MGQxZjgw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zM5MC9zeXN0ZW1zMTIwMzAxMDMiLCJVcmlTdHJpbmciOiJodHRwczovL2RvaS5vcmcvMTAuMzM5MC9zeXN0ZW1zMTIwMzAx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NCkifV19LCJUYWciOiJDaXRhdmlQbGFjZWhvbGRlciNkY2RiMjQ5NS03OTU2LTQ3OTgtYWM3NC03YjAyMmZiODE2ZTQiLCJUZXh0IjoiKDIwMjQpIiwiV0FJVmVyc2lvbiI6IjYuMTkuMi4xIn0=}</w:instrText>
            </w:r>
            <w:r w:rsidRPr="00772A1D">
              <w:fldChar w:fldCharType="separate"/>
            </w:r>
            <w:r w:rsidR="00DC3234">
              <w:t>(2024)</w:t>
            </w:r>
            <w:r w:rsidRPr="00772A1D">
              <w:fldChar w:fldCharType="end"/>
            </w:r>
          </w:ins>
          <w:customXmlInsRangeStart w:id="238" w:author="Microsoft Word" w:date="2025-03-01T09:44:00Z"/>
        </w:sdtContent>
      </w:sdt>
      <w:customXmlInsRangeEnd w:id="238"/>
      <w:ins w:id="239" w:author="Microsoft Word" w:date="2025-03-01T09:44:00Z" w16du:dateUtc="2025-03-01T08:44:00Z">
        <w:r w:rsidRPr="00772A1D">
          <w:t xml:space="preserve"> könnte die sehr unterschiedliche und z. T. widersprüchliche Forschungslage zu Alter </w:t>
        </w:r>
      </w:ins>
      <w:customXmlInsRangeStart w:id="240" w:author="Microsoft Word" w:date="2025-03-01T09:44:00Z"/>
      <w:sdt>
        <w:sdtPr>
          <w:alias w:val="To edit, see citavi.com/edit"/>
          <w:tag w:val="CitaviPlaceholder#d6e8c8a6-74a0-4886-bf68-c02aa766f19b"/>
          <w:id w:val="1591041720"/>
          <w:placeholder>
            <w:docPart w:val="BE2A882407CB4C54B4700305EBCB8710"/>
          </w:placeholder>
        </w:sdtPr>
        <w:sdtContent>
          <w:customXmlInsRangeEnd w:id="240"/>
          <w:ins w:id="241"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YjMxMjNjLWEyNWYtNDFhOS05Mzg2LTU2MzEwNmFmM2ViZSIsIlJhbmdlU3RhcnQiOjIyLCJSYW5nZUxlbmd0aCI6MTksIlJlZmVyZW5jZUlkIjoiMTUzMmI0ZDYtN2ZiNy00YjMxLWFjNzYtMGZiZThkZjRlNDh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zY4MS0wMjMtMDAyNzktNC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czQzNjgxLTAyMy0wMDI3OS00IiwiVXJpU3RyaW5nIjoiaHR0cHM6Ly9kb2kub3JnLzEwLjEwMDcvczQzNjgxLTAyMy0wMDI3OS00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QyMDItMDIyLTAwMDIwLXkiLCJFZGl0b3JzIjpbXSwiRXZhbHVhdGlvbkNvbXBsZXhpdHkiOjAsIkV2YWx1YXRpb25Tb3VyY2VUZXh0Rm9ybWF0IjowLCJHcm91cHMiOltdLCJIYXNMYWJlbDEiOmZhbHNlLCJIYXNMYWJlbDIiOmZhbHN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xMC4xMDA3L3M0NDIwMi0wMjItMDAwMjAteSIsIlVyaVN0cmluZyI6Imh0dHBzOi8vZG9pLm9yZy8xMC4xMDA3L3M0NDIwMi0wMjItMDAwMjAteS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}</w:instrText>
            </w:r>
            <w:r w:rsidRPr="00772A1D">
              <w:fldChar w:fldCharType="separate"/>
            </w:r>
            <w:r w:rsidR="00DC3234">
              <w:t>(</w:t>
            </w:r>
            <w:proofErr w:type="spellStart"/>
            <w:r w:rsidR="00DC3234">
              <w:t>Bartneck</w:t>
            </w:r>
            <w:proofErr w:type="spellEnd"/>
            <w:r w:rsidR="00DC3234">
              <w:t xml:space="preserve"> et al., 2024; Liang &amp; Lee, 2017; Sindermann et al., 2022)</w:t>
            </w:r>
            <w:r w:rsidRPr="00772A1D">
              <w:fldChar w:fldCharType="end"/>
            </w:r>
          </w:ins>
          <w:customXmlInsRangeStart w:id="242" w:author="Microsoft Word" w:date="2025-03-01T09:44:00Z"/>
        </w:sdtContent>
      </w:sdt>
      <w:customXmlInsRangeEnd w:id="242"/>
      <w:ins w:id="243" w:author="Microsoft Word" w:date="2025-03-01T09:44:00Z" w16du:dateUtc="2025-03-01T08:44:00Z">
        <w:r w:rsidRPr="00772A1D">
          <w:t xml:space="preserve">, Geschlecht </w:t>
        </w:r>
      </w:ins>
      <w:customXmlInsRangeStart w:id="244" w:author="Microsoft Word" w:date="2025-03-01T09:44:00Z"/>
      <w:sdt>
        <w:sdtPr>
          <w:alias w:val="To edit, see citavi.com/edit"/>
          <w:tag w:val="CitaviPlaceholder#26b6a68b-cd95-49b8-96e3-15d747449d42"/>
          <w:id w:val="262740858"/>
          <w:placeholder>
            <w:docPart w:val="BE2A882407CB4C54B4700305EBCB8710"/>
          </w:placeholder>
        </w:sdtPr>
        <w:sdtContent>
          <w:customXmlInsRangeEnd w:id="244"/>
          <w:ins w:id="245"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MzAwZmQ5LWRlOTktNGQzYi05ZTVhLWU5MTkzMWFmYTIyNiIsIlJhbmdlTGVuZ3RoIjoxOCwiUmVmZXJlbmNlSWQiOiIxNTMyYjRkNi03ZmI3LTRiMzEtYWM3Ni0wZmJlOGRmNGU0O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c5PC9uPlxyXG4gIDxpbj50cnVlPC9pbj5cclxuICA8b3M+Mzc5PC9vcz5cclxuICA8cHM+Mzc5PC9wcz5cclxuPC9zcD5cclxuPGVwPlxyXG4gIDxuPjM4NDwvbj5cclxuICA8aW4+dHJ1ZTwvaW4+XHJcbiAgPG9zPjM4NDwvb3M+XHJcbiAgPHBzPjM4NDwvcHM+XHJcbjwvZXA+XHJcbjxvcz4zNzktMzg0PC9vcz4iLCJQZXJpb2RpY2FsIjp7IiRpZCI6IjEw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HJlZiI6IjgifX0seyIkaWQiOiIxNy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4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O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yMC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jciLCIkdHlwZSI6IlN3aXNzQWNhZGVtaWMuQ2l0YXZpLkxvY2F0aW9uLCBTd2lzc0FjYWRlbWljLkNpdGF2aSIsIkFkZHJlc3MiOnsiJGlkIjoiMjg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Mz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zQ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M1IiwiQ291bnQiOjEsIlRleHRVbml0cyI6W3siJGlkIjoiMzYiLCJGb250U3R5bGUiOnsiJGlkIjoiMzciLCJOZXV0cmFsIjp0cnVlfSwiUmVhZGluZ09yZGVyIjoxLCJUZXh0IjoiKExpYW5nICYgTGVlLCAyMDE3OyBTdGVpbiBldCBhbC4sIDIwMjQpIn1dfSwiVGFnIjoiQ2l0YXZpUGxhY2Vob2xkZXIjMjZiNmE2OGItY2Q5NS00OWI4LTk2ZTMtMTVkNzQ3NDQ5ZDQyIiwiVGV4dCI6IihMaWFuZyAmIExlZSwgMjAxNzsgU3RlaW4gZXQgYWwuLCAyMDI0KSIsIldBSVZlcnNpb24iOiI2LjE5LjIuMSJ9}</w:instrText>
            </w:r>
            <w:r w:rsidRPr="00772A1D">
              <w:fldChar w:fldCharType="separate"/>
            </w:r>
            <w:r w:rsidR="00DC3234">
              <w:t>(Liang &amp; Lee, 2017; Stein et al., 2024)</w:t>
            </w:r>
            <w:r w:rsidRPr="00772A1D">
              <w:fldChar w:fldCharType="end"/>
            </w:r>
          </w:ins>
          <w:customXmlInsRangeStart w:id="246" w:author="Microsoft Word" w:date="2025-03-01T09:44:00Z"/>
        </w:sdtContent>
      </w:sdt>
      <w:customXmlInsRangeEnd w:id="246"/>
      <w:ins w:id="247" w:author="Microsoft Word" w:date="2025-03-01T09:44:00Z" w16du:dateUtc="2025-03-01T08:44:00Z">
        <w:r w:rsidRPr="00772A1D">
          <w:t xml:space="preserve">, und Bildungsniveau </w:t>
        </w:r>
      </w:ins>
      <w:customXmlInsRangeStart w:id="248" w:author="Microsoft Word" w:date="2025-03-01T09:44:00Z"/>
      <w:sdt>
        <w:sdtPr>
          <w:alias w:val="To edit, see citavi.com/edit"/>
          <w:tag w:val="CitaviPlaceholder#4127b095-0727-44f4-b2c4-9a4ba829645b"/>
          <w:id w:val="1859472231"/>
          <w:placeholder>
            <w:docPart w:val="BE2A882407CB4C54B4700305EBCB8710"/>
          </w:placeholder>
        </w:sdtPr>
        <w:sdtContent>
          <w:customXmlInsRangeEnd w:id="248"/>
          <w:ins w:id="249"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GIyNjA2LTA1MjgtNDhhMi04NmUyLTFmMmVmZGZiZmJjNCIsIlJhbmdlU3RhcnQiOjQxLCJSYW5nZUxlbmd0aCI6MTUsIlJlZmVyZW5jZUlkIjoiZjQzZWIxNGEtMzg0YS00MzFkLWJhODctNGNlZGFhYTk5NTY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cvMDg5NDQzOTMxNzY5IiwiVXJpU3RyaW5nIjoiaHR0cHM6Ly9kb2kub3JnLzEwLjExNzcvMDg5NDQzOTMxNzY5ODYz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HJlZiI6IjgifX0seyIkaWQiOiIx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I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y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y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jYiLCIkdHlwZSI6IlN3aXNzQWNhZGVtaWMuQ2l0YXZpLkxvY2F0aW9uLCBTd2lzc0FjYWRlbWljLkNpdGF2aSIsIkFkZHJlc3MiOnsiJGlkIjoiMj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MyIiwiJHR5cGUiOiJTd2lzc0FjYWRlbWljLkNpdGF2aS5Mb2NhdGlvbiwgU3dpc3NBY2FkZW1pYy5DaXRhdmkiLCJBZGRyZXNzIjp7IiRpZCI6IjM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M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z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QzNjgxLTAyMy0wMDI3OS00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TAuMTAwNy9zNDM2ODEtMDIzLTAwMjc5LTQiLCJVcmlTdHJpbmciOiJodHRwczovL2RvaS5vcmcvMTAuMTAwNy9zNDM2ODEtMDIzLTAwMjc5LTQ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}</w:instrText>
            </w:r>
            <w:r w:rsidRPr="00772A1D">
              <w:fldChar w:fldCharType="separate"/>
            </w:r>
            <w:r w:rsidR="00DC3234">
              <w:t>(</w:t>
            </w:r>
            <w:proofErr w:type="spellStart"/>
            <w:r w:rsidR="00DC3234">
              <w:t>Bartneck</w:t>
            </w:r>
            <w:proofErr w:type="spellEnd"/>
            <w:r w:rsidR="00DC3234">
              <w:t xml:space="preserve"> et al., 2024; Kaya et al., 2024; McClure, 2018; Stein et al., 2024)</w:t>
            </w:r>
            <w:r w:rsidRPr="00772A1D">
              <w:fldChar w:fldCharType="end"/>
            </w:r>
          </w:ins>
          <w:customXmlInsRangeStart w:id="250" w:author="Microsoft Word" w:date="2025-03-01T09:44:00Z"/>
        </w:sdtContent>
      </w:sdt>
      <w:customXmlInsRangeEnd w:id="250"/>
      <w:ins w:id="251" w:author="Microsoft Word" w:date="2025-03-01T09:44:00Z" w16du:dateUtc="2025-03-01T08:44:00Z">
        <w:r w:rsidRPr="00772A1D">
          <w:t xml:space="preserve"> erklären. </w:t>
        </w:r>
      </w:ins>
    </w:p>
    <w:p w14:paraId="27D35DF1" w14:textId="481986FC" w:rsidR="00D31EA5" w:rsidRDefault="006E10A3" w:rsidP="00D31EA5">
      <w:r>
        <w:t xml:space="preserve">In der explorativen Analyse wurde außerdem untersucht, ob die Erfahrung mit GenKI sich auf die Akzeptanz von GenKI auswirkt. </w:t>
      </w:r>
      <w:r w:rsidR="005C66F6">
        <w:t>Dabei zeigte sich zwar ein leichter</w:t>
      </w:r>
      <w:r w:rsidR="00D31EA5">
        <w:t xml:space="preserve">, aber </w:t>
      </w:r>
      <w:r w:rsidR="005C66F6">
        <w:t>kein</w:t>
      </w:r>
      <w:r w:rsidR="00D31EA5">
        <w:t xml:space="preserve"> </w:t>
      </w:r>
      <w:r w:rsidR="005C66F6">
        <w:t>signifikanter</w:t>
      </w:r>
      <w:r w:rsidR="00D31EA5">
        <w:t xml:space="preserve"> Anstieg der Akzeptanz</w:t>
      </w:r>
      <w:r w:rsidR="00516C92">
        <w:t>werte</w:t>
      </w:r>
      <w:r w:rsidR="00D31EA5">
        <w:t xml:space="preserve"> von GenKI mit zunehmender Erfahrung</w:t>
      </w:r>
      <w:r w:rsidR="00232924">
        <w:t>, was gegen einen entscheidenden Einfluss spricht</w:t>
      </w:r>
      <w:r w:rsidR="005C66F6">
        <w:t xml:space="preserve">. </w:t>
      </w:r>
      <w:r w:rsidR="006744E9">
        <w:t xml:space="preserve">Das Ergebnis deutet darauf hin, dass die Nutzungserfahrung mit GenKI nicht per se </w:t>
      </w:r>
      <w:r w:rsidR="00715A69">
        <w:t xml:space="preserve">zu einer höheren Akzeptanz führt. </w:t>
      </w:r>
      <w:r w:rsidR="00D31EA5">
        <w:t xml:space="preserve">Dieses Ergebnis steht nicht vollständig im Einklang mit den </w:t>
      </w:r>
      <w:r w:rsidR="00D31EA5">
        <w:lastRenderedPageBreak/>
        <w:t xml:space="preserve">Annahmen des  UTAUT-Modells von </w:t>
      </w:r>
      <w:sdt>
        <w:sdtPr>
          <w:alias w:val="To edit, see citavi.com/edit"/>
          <w:tag w:val="CitaviPlaceholder#75285f60-d13c-43b7-9e3f-edffed35c495"/>
          <w:id w:val="1562048224"/>
          <w:placeholder>
            <w:docPart w:val="1C335D55465B467D97C4F04B6FB6FB9C"/>
          </w:placeholder>
        </w:sdtPr>
        <w:sdtEndPr/>
        <w:sdtContent>
          <w:r w:rsidR="00D31EA5">
            <w:fldChar w:fldCharType="begin"/>
          </w:r>
          <w:r w:rsidR="00D31EA5">
            <w:instrText>ADDIN CitaviPlaceholder{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XSwiRm9ybWF0dGVkVGV4dCI6eyIkaWQiOiIxOSIsIkNvdW50IjoxLCJUZXh0VW5pdHMiOlt7IiRpZCI6IjIwIiwiRm9udFN0eWxlIjp7IiRpZCI6IjIxIiwiTmV1dHJhbCI6dHJ1ZX0sIlJlYWRpbmdPcmRlciI6MSwiVGV4dCI6IlZlbmthdGVzaCBldCBhbC4ifV19LCJUYWciOiJDaXRhdmlQbGFjZWhvbGRlciM3NTI4NWY2MC1kMTNjLTQzYjctOWUzZi1lZGZmZWQzNWM0OTUiLCJUZXh0IjoiVmVua2F0ZXNoIGV0IGFsLiIsIldBSVZlcnNpb24iOiI2LjE5LjIuMSJ9}</w:instrText>
          </w:r>
          <w:r w:rsidR="00D31EA5">
            <w:fldChar w:fldCharType="separate"/>
          </w:r>
          <w:r w:rsidR="004A0AD2">
            <w:t>Venkatesh et al.</w:t>
          </w:r>
          <w:r w:rsidR="00D31EA5">
            <w:fldChar w:fldCharType="end"/>
          </w:r>
        </w:sdtContent>
      </w:sdt>
      <w:r w:rsidR="00D31EA5">
        <w:t xml:space="preserve"> </w:t>
      </w:r>
      <w:sdt>
        <w:sdtPr>
          <w:alias w:val="To edit, see citavi.com/edit"/>
          <w:tag w:val="CitaviPlaceholder#88a80704-15d1-4228-a2bc-9f62605032f0"/>
          <w:id w:val="-798677961"/>
          <w:placeholder>
            <w:docPart w:val="1C335D55465B467D97C4F04B6FB6FB9C"/>
          </w:placeholder>
        </w:sdtPr>
        <w:sdtEndPr/>
        <w:sdtContent>
          <w:r w:rsidR="00D31EA5">
            <w:fldChar w:fldCharType="begin"/>
          </w:r>
          <w:r w:rsidR="00D31EA5">
            <w:instrText>ADDIN CitaviPlaceholder{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MwMDM2NTQwIiwiVXJpU3RyaW5nIjoiaHR0cHM6Ly9kb2kub3JnLzEwLjIzMDcvMzAwMzY1N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I6NDQ6MDkiLCJNb2RpZmllZEJ5IjoiX05hamF0IEJyw7xuZSIsIklkIjoiYmRmMjA0MWMtMTg5OC00NDJhLTkwMzMtNWFiYThjZWY0ZTMxIiwiTW9kaWZpZWRPbiI6IjIwMjQtMDQtMDhUMTI6ND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pzdG9yLm9yZy9zdGFibGUvMzAwMzY1NDAiLCJVcmlTdHJpbmciOiJodHRwOi8vd3d3LmpzdG9yLm9yZy9zdGFibGUvMzAwMzY1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DMpIn1dfSwiVGFnIjoiQ2l0YXZpUGxhY2Vob2xkZXIjODhhODA3MDQtMTVkMS00MjI4LWEyYmMtOWY2MjYwNTAzMmYwIiwiVGV4dCI6IigyMDAzKSIsIldBSVZlcnNpb24iOiI2LjE5LjIuMSJ9}</w:instrText>
          </w:r>
          <w:r w:rsidR="00D31EA5">
            <w:fldChar w:fldCharType="separate"/>
          </w:r>
          <w:r w:rsidR="004A0AD2">
            <w:t>(2003)</w:t>
          </w:r>
          <w:r w:rsidR="00D31EA5">
            <w:fldChar w:fldCharType="end"/>
          </w:r>
        </w:sdtContent>
      </w:sdt>
      <w:r w:rsidR="009A23F3">
        <w:t xml:space="preserve">, </w:t>
      </w:r>
      <w:r w:rsidR="00D31EA5">
        <w:t xml:space="preserve">in welchem Erfahrung mit Technologie den Einfluss von zentralen Prädiktoren moderiert. </w:t>
      </w:r>
      <w:r w:rsidR="009A23F3">
        <w:t xml:space="preserve">Allerdings postulieren auch </w:t>
      </w:r>
      <w:sdt>
        <w:sdtPr>
          <w:alias w:val="To edit, see citavi.com/edit"/>
          <w:tag w:val="CitaviPlaceholder#04106586-59e1-4822-b0e2-4f305ed69c43"/>
          <w:id w:val="-1660840986"/>
          <w:placeholder>
            <w:docPart w:val="C73462A932DE4CA8B6EF01D9242DDE98"/>
          </w:placeholder>
        </w:sdtPr>
        <w:sdtEndPr/>
        <w:sdtContent>
          <w:r w:rsidR="009A23F3">
            <w:fldChar w:fldCharType="begin"/>
          </w:r>
          <w:r w:rsidR="009A23F3">
            <w:instrText>ADDIN CitaviPlaceholder{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XSwiRm9ybWF0dGVkVGV4dCI6eyIkaWQiOiIxOSIsIkNvdW50IjoxLCJUZXh0VW5pdHMiOlt7IiRpZCI6IjIwIiwiRm9udFN0eWxlIjp7IiRpZCI6IjIxIiwiTmV1dHJhbCI6dHJ1ZX0sIlJlYWRpbmdPcmRlciI6MSwiVGV4dCI6IlZlbmthdGVzaCBldCBhbC4ifV19LCJUYWciOiJDaXRhdmlQbGFjZWhvbGRlciMwNDEwNjU4Ni01OWUxLTQ4MjItYjBlMi00ZjMwNWVkNjljNDMiLCJUZXh0IjoiVmVua2F0ZXNoIGV0IGFsLiIsIldBSVZlcnNpb24iOiI2LjE5LjIuMSJ9}</w:instrText>
          </w:r>
          <w:r w:rsidR="009A23F3">
            <w:fldChar w:fldCharType="separate"/>
          </w:r>
          <w:r w:rsidR="004A0AD2">
            <w:t>Venkatesh et al.</w:t>
          </w:r>
          <w:r w:rsidR="009A23F3">
            <w:fldChar w:fldCharType="end"/>
          </w:r>
        </w:sdtContent>
      </w:sdt>
      <w:r w:rsidR="009A23F3">
        <w:t xml:space="preserve"> </w:t>
      </w:r>
      <w:sdt>
        <w:sdtPr>
          <w:alias w:val="To edit, see citavi.com/edit"/>
          <w:tag w:val="CitaviPlaceholder#15b0edd0-20f5-41c3-97ba-2c1db47b8819"/>
          <w:id w:val="1319152409"/>
          <w:placeholder>
            <w:docPart w:val="C73462A932DE4CA8B6EF01D9242DDE98"/>
          </w:placeholder>
        </w:sdtPr>
        <w:sdtEndPr/>
        <w:sdtContent>
          <w:r w:rsidR="009A23F3">
            <w:fldChar w:fldCharType="begin"/>
          </w:r>
          <w:r w:rsidR="009A23F3">
            <w:instrText>ADDIN CitaviPlaceholder{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MwMDM2NTQwIiwiVXJpU3RyaW5nIjoiaHR0cHM6Ly9kb2kub3JnLzEwLjIzMDcvMzAwMzY1N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I6NDQ6MDkiLCJNb2RpZmllZEJ5IjoiX05hamF0IEJyw7xuZSIsIklkIjoiYmRmMjA0MWMtMTg5OC00NDJhLTkwMzMtNWFiYThjZWY0ZTMxIiwiTW9kaWZpZWRPbiI6IjIwMjQtMDQtMDhUMTI6ND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pzdG9yLm9yZy9zdGFibGUvMzAwMzY1NDAiLCJVcmlTdHJpbmciOiJodHRwOi8vd3d3LmpzdG9yLm9yZy9zdGFibGUvMzAwMzY1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DMpIn1dfSwiVGFnIjoiQ2l0YXZpUGxhY2Vob2xkZXIjMTViMGVkZDAtMjBmNS00MWMzLTk3YmEtMmMxZGI0N2I4ODE5IiwiVGV4dCI6IigyMDAzKSIsIldBSVZlcnNpb24iOiI2LjE5LjIuMSJ9}</w:instrText>
          </w:r>
          <w:r w:rsidR="009A23F3">
            <w:fldChar w:fldCharType="separate"/>
          </w:r>
          <w:r w:rsidR="004A0AD2">
            <w:t>(2003)</w:t>
          </w:r>
          <w:r w:rsidR="009A23F3">
            <w:fldChar w:fldCharType="end"/>
          </w:r>
        </w:sdtContent>
      </w:sdt>
      <w:r w:rsidR="009A23F3">
        <w:t xml:space="preserve">, dass neben Erfahrung noch weitere </w:t>
      </w:r>
      <w:r w:rsidR="009C14F4">
        <w:t xml:space="preserve">Moderatoren die Wirkung der Einflussfaktoren auf </w:t>
      </w:r>
      <w:r w:rsidR="00065FD1">
        <w:t xml:space="preserve">die Verhaltensintention und das Nutzungsverhalten beeinflussen. </w:t>
      </w:r>
      <w:r w:rsidR="009C14F4">
        <w:t xml:space="preserve"> </w:t>
      </w:r>
    </w:p>
    <w:p w14:paraId="72C7BD51" w14:textId="587924EE" w:rsidR="00D31EA5" w:rsidRDefault="00D31EA5" w:rsidP="00D31EA5">
      <w:r w:rsidRPr="00772A1D">
        <w:t xml:space="preserve">Eine höhere Nutzungserfahrung könnte auch dazu geführt haben, dass Personen negative Erfahrungen gemacht haben, was das Misstrauen gegenüber KI-Systemen gesteigert haben kann. Denkbar wäre, dass z. B. die wahrgenommene Performanz nicht ausreichte </w:t>
      </w:r>
      <w:sdt>
        <w:sdtPr>
          <w:alias w:val="To edit, see citavi.com/edit"/>
          <w:tag w:val="CitaviPlaceholder#f5f1606d-8003-4baa-80ab-dd45fd26ed27"/>
          <w:id w:val="-1971040098"/>
          <w:placeholder>
            <w:docPart w:val="FCA3268055AE4F8599D210957FE25716"/>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OTNhOTllLWIxOTgtNDg4ZC04OTA5LTYzZTUyYTZkYjkwOCIsIlJhbmdlTGVuZ3RoIjoxOCwiUmVmZXJlbmNlSWQiOiI4Mjk5MmM4NS01NmYzLTRjNzYtODdiMS1mZWYyYzkyYjdjZ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NoYi4yMDIxLjEwNjcwMCIsIlVyaVN0cmluZyI6Imh0dHBzOi8vZG9pLm9yZy8xMC4xMDE2L2ouY2hiLjIwMjEuMTA2NzA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}</w:instrText>
          </w:r>
          <w:r w:rsidRPr="00772A1D">
            <w:fldChar w:fldCharType="separate"/>
          </w:r>
          <w:r w:rsidR="00DC3234">
            <w:t>(Chi et al., 2021)</w:t>
          </w:r>
          <w:r w:rsidRPr="00772A1D">
            <w:fldChar w:fldCharType="end"/>
          </w:r>
        </w:sdtContent>
      </w:sdt>
      <w:r w:rsidRPr="00772A1D">
        <w:t xml:space="preserve">, oder sich durch festgestellte Fehler eine </w:t>
      </w:r>
      <w:r w:rsidRPr="00772A1D">
        <w:rPr>
          <w:i/>
          <w:iCs/>
        </w:rPr>
        <w:t>Algorithmus-Aversion</w:t>
      </w:r>
      <w:r w:rsidRPr="00772A1D">
        <w:t xml:space="preserve"> entstanden ist </w:t>
      </w:r>
      <w:sdt>
        <w:sdtPr>
          <w:alias w:val="To edit, see citavi.com/edit"/>
          <w:tag w:val="CitaviPlaceholder#ba682917-c54e-4e95-83f5-7bc7298bb409"/>
          <w:id w:val="-1497959843"/>
          <w:placeholder>
            <w:docPart w:val="53FC2C72611346D39F0CD12B14152D26"/>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NzZmOGNlLTg5YzgtNGU2OS1hOTAyLThkMjQyMTBhMWVkNiIsIlJhbmdlTGVuZ3RoIjoyNCwiUmVmZXJlbmNlSWQiOiI3MTdlNTNjNC0yNGU1LTQ4MzYtOGYxYi0wY2ZhMjdkMzUzY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Exlbm92b1xcQXBwRGF0YVxcTG9jYWxcXFRlbXBcXGd2em9zM2RiLmpwZyIsIlVyaVN0cmluZyI6IjcxN2U1M2M0LTI0ZTUtNDgzNi04ZjFiLTBjZmEyN2QzNTNjY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cuMTEuMjAxNCIsIkRvaSI6IjEwLjEwMzcveGdlMDAwMDAzMy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3L3hnZTAwMDAwMzMiLCJVcmlTdHJpbmciOiJodHRwczovL2RvaS5vcmcvMTAuMTAzNy94Z2UwMDAwMDM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IzVDE2OjMxOjMxIiwiTW9kaWZpZWRCeSI6Il9OYWphdCBCcsO8bmUiLCJJZCI6IjA2NDQxY2ViLTA5OTgtNGM0My1hM2JiLTc2MjA4N2NmYWE0YyIsIk1vZGlmaWVkT24iOiIyMDI0LTAzLTIzVDE2OjMxOjMx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U0MDEzODEiLCJVcmlTdHJpbmciOiJodHRwOi8vd3d3Lm5jYmkubmxtLm5paC5nb3YvcHVibWVkLzI1NDAxMzg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}</w:instrText>
          </w:r>
          <w:r w:rsidRPr="00772A1D">
            <w:fldChar w:fldCharType="separate"/>
          </w:r>
          <w:r w:rsidR="00DC3234">
            <w:t>(</w:t>
          </w:r>
          <w:proofErr w:type="spellStart"/>
          <w:r w:rsidR="00DC3234">
            <w:t>Dietvorst</w:t>
          </w:r>
          <w:proofErr w:type="spellEnd"/>
          <w:r w:rsidR="00DC3234">
            <w:t xml:space="preserve"> et al., 2015)</w:t>
          </w:r>
          <w:r w:rsidRPr="00772A1D">
            <w:fldChar w:fldCharType="end"/>
          </w:r>
        </w:sdtContent>
      </w:sdt>
      <w:r w:rsidRPr="00772A1D">
        <w:t xml:space="preserve">. Dies kann auch dann für KI-Experten der Fall sein, die besonders kritisch die Performanz beurteilen können </w:t>
      </w:r>
      <w:sdt>
        <w:sdtPr>
          <w:alias w:val="To edit, see citavi.com/edit"/>
          <w:tag w:val="CitaviPlaceholder#464b554c-8739-49c5-95d2-fac96e19bec8"/>
          <w:id w:val="182480627"/>
          <w:placeholder>
            <w:docPart w:val="E5F6F70C789C4251A6B0CBFAE7B2404C"/>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zAxYzBmLTg3MTQtNDYzZC1hZjU5LTAzZjFjODJmMjRiNSIsIlJhbmdlTGVuZ3RoIjoxOSwiUmVmZXJlbmNlSWQiOiIyZDYzYzRjMC1jYjZjLTRmNjctYTQxMC02NjRjOWQ4YzVl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b2JoZHAuMjAxOC4xMi4wMDUiLCJVcmlTdHJpbmciOiJodHRwczovL2RvaS5vcmcvMTAuMTAxNi9qLm9iaGRwLjIwMTguMTIuMDA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}</w:instrText>
          </w:r>
          <w:r w:rsidRPr="00772A1D">
            <w:fldChar w:fldCharType="separate"/>
          </w:r>
          <w:r w:rsidR="00DC3234">
            <w:t>(Logg et al., 2019)</w:t>
          </w:r>
          <w:r w:rsidRPr="00772A1D">
            <w:fldChar w:fldCharType="end"/>
          </w:r>
        </w:sdtContent>
      </w:sdt>
      <w:r w:rsidRPr="00772A1D">
        <w:t xml:space="preserve">. </w:t>
      </w:r>
    </w:p>
    <w:p w14:paraId="73B6B34D" w14:textId="085EA19F" w:rsidR="00D31EA5" w:rsidRDefault="00D31EA5" w:rsidP="00D31EA5">
      <w:r w:rsidRPr="00772A1D">
        <w:t xml:space="preserve">Ferner zeigte Exploration, dass </w:t>
      </w:r>
      <w:r w:rsidRPr="00772A1D">
        <w:rPr>
          <w:rStyle w:val="Hervorhebung"/>
        </w:rPr>
        <w:t>Erfahrung</w:t>
      </w:r>
      <w:r w:rsidRPr="00772A1D">
        <w:t xml:space="preserve"> mit GenKI einen signifikanten Zusammenhang mit </w:t>
      </w:r>
      <w:r w:rsidR="00591A7C">
        <w:t xml:space="preserve">der </w:t>
      </w:r>
      <w:r w:rsidRPr="00772A1D">
        <w:t xml:space="preserve">Einstellung </w:t>
      </w:r>
      <w:r w:rsidR="00591A7C">
        <w:t xml:space="preserve">gegenüber KI </w:t>
      </w:r>
      <w:r w:rsidRPr="00772A1D">
        <w:t xml:space="preserve">hat. Je mehr Erfahrung die Teilnehmenden mit GenKI hatten, desto höher war der gemessene Wert für </w:t>
      </w:r>
      <w:r w:rsidR="00180285">
        <w:t xml:space="preserve">die </w:t>
      </w:r>
      <w:r w:rsidRPr="00772A1D">
        <w:t>Einstellung</w:t>
      </w:r>
      <w:r w:rsidR="00180285">
        <w:t xml:space="preserve"> gegenüber KI</w:t>
      </w:r>
      <w:r w:rsidRPr="00772A1D">
        <w:t xml:space="preserve">. Dieser Befund stützt die Beobachtung von </w:t>
      </w:r>
      <w:sdt>
        <w:sdtPr>
          <w:alias w:val="To edit, see citavi.com/edit"/>
          <w:tag w:val="CitaviPlaceholder#7685a34d-20e9-45a2-8dbd-0d97f0aac182"/>
          <w:id w:val="-2095765180"/>
          <w:placeholder>
            <w:docPart w:val="1D395FACE9744663B45EC78C7A3B9501"/>
          </w:placeholder>
        </w:sdtPr>
        <w:sdtEndPr/>
        <w:sdtContent>
          <w:r w:rsidRPr="00772A1D">
            <w:fldChar w:fldCharType="begin"/>
          </w:r>
          <w:r w:rsidR="000A5A91">
            <w:instrText>ADDIN CitaviPlaceholder{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4MC8xMDQ0NzMxOC4yMDIyLjIxNTE3MzAiLCJVcmlTdHJpbmciOiJodHRwczovL2RvaS5vcmcvMTAuMTA4MC8xMDQ0NzMxOC4yMDIyLjIxNTE3M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}</w:instrText>
          </w:r>
          <w:r w:rsidRPr="00772A1D">
            <w:fldChar w:fldCharType="separate"/>
          </w:r>
          <w:r w:rsidR="000A5A91">
            <w:t>Kaya et al.</w:t>
          </w:r>
          <w:r w:rsidRPr="00772A1D">
            <w:fldChar w:fldCharType="end"/>
          </w:r>
        </w:sdtContent>
      </w:sdt>
      <w:r w:rsidRPr="00772A1D">
        <w:t xml:space="preserve"> </w:t>
      </w:r>
      <w:sdt>
        <w:sdtPr>
          <w:alias w:val="To edit, see citavi.com/edit"/>
          <w:tag w:val="CitaviPlaceholder#9176d6b6-2f22-49cd-b675-c939a164d726"/>
          <w:id w:val="397011579"/>
          <w:placeholder>
            <w:docPart w:val="1D395FACE9744663B45EC78C7A3B9501"/>
          </w:placeholder>
        </w:sdtPr>
        <w:sdtEndPr/>
        <w:sdtContent>
          <w:r w:rsidRPr="00772A1D">
            <w:fldChar w:fldCharType="begin"/>
          </w:r>
          <w:r w:rsidR="000A5A91">
            <w:instrText>ADDIN CitaviPlaceholder{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ODAvMTA0NDczMTguMjAyMi4yMTUxNzMwIiwiVXJpU3RyaW5nIjoiaHR0cHM6Ly9kb2kub3JnLzEwLjEwODAvMTA0NDczMTguMjAyMi4yMTUxNz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}</w:instrText>
          </w:r>
          <w:r w:rsidRPr="00772A1D">
            <w:fldChar w:fldCharType="separate"/>
          </w:r>
          <w:r w:rsidR="000A5A91">
            <w:t>(2024)</w:t>
          </w:r>
          <w:r w:rsidRPr="00772A1D">
            <w:fldChar w:fldCharType="end"/>
          </w:r>
        </w:sdtContent>
      </w:sdt>
      <w:r w:rsidRPr="00772A1D">
        <w:t xml:space="preserve">, die aufzeigen konnten, dass der Grad der Computernutzung und das eingeschätzte Wissen über KI signifikante Prädiktoren für eine positive Einstellung zu KI sind. </w:t>
      </w:r>
      <w:ins w:id="252" w:author="Microsoft Word" w:date="2025-03-01T09:44:00Z" w16du:dateUtc="2025-03-01T08:44:00Z">
        <w:r w:rsidRPr="00772A1D">
          <w:t xml:space="preserve">Ferner zeigte Exploration, dass </w:t>
        </w:r>
        <w:r w:rsidRPr="00772A1D">
          <w:rPr>
            <w:rStyle w:val="Hervorhebung"/>
          </w:rPr>
          <w:t>Erfahrung</w:t>
        </w:r>
        <w:r w:rsidRPr="00772A1D">
          <w:t xml:space="preserve"> mit GenKI einen signifikanten Zusammenhang mit </w:t>
        </w:r>
        <w:r w:rsidR="00591A7C">
          <w:t xml:space="preserve">der </w:t>
        </w:r>
        <w:r w:rsidRPr="00772A1D">
          <w:t xml:space="preserve">Einstellung </w:t>
        </w:r>
        <w:r w:rsidR="00591A7C">
          <w:t xml:space="preserve">gegenüber KI </w:t>
        </w:r>
        <w:r w:rsidRPr="00772A1D">
          <w:t xml:space="preserve">hat. Je mehr Erfahrung die Teilnehmenden mit GenKI hatten, desto höher war der gemessene Wert für </w:t>
        </w:r>
        <w:r w:rsidR="00180285">
          <w:t xml:space="preserve">die </w:t>
        </w:r>
        <w:r w:rsidRPr="00772A1D">
          <w:t>Einstellung</w:t>
        </w:r>
        <w:r w:rsidR="00180285">
          <w:t xml:space="preserve"> gegenüber KI</w:t>
        </w:r>
        <w:r w:rsidRPr="00772A1D">
          <w:t xml:space="preserve">. Dieser Befund stützt die Beobachtung von </w:t>
        </w:r>
      </w:ins>
      <w:customXmlInsRangeStart w:id="253" w:author="Microsoft Word" w:date="2025-03-01T09:44:00Z"/>
      <w:sdt>
        <w:sdtPr>
          <w:alias w:val="To edit, see citavi.com/edit"/>
          <w:tag w:val="CitaviPlaceholder#7685a34d-20e9-45a2-8dbd-0d97f0aac182"/>
          <w:id w:val="-1862728414"/>
          <w:placeholder>
            <w:docPart w:val="E7691BE61D164530882A0A405AC1F1D3"/>
          </w:placeholder>
        </w:sdtPr>
        <w:sdtContent>
          <w:customXmlInsRangeEnd w:id="253"/>
          <w:ins w:id="254"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kxNzZkNmI2LTJmMjItNDljZC1iNjc1LWM5MzlhMTY0ZDcyNiIsIkVudHJpZXMiOlt7IiRpZCI6IjIiLCIkdHlwZSI6IlN3aXNzQWNhZGVtaWMuQ2l0YXZpLkNpdGF0aW9ucy5Xb3JkUGxhY2Vob2xkZXJFbnRyeSwgU3dpc3NBY2FkZW1pYy5DaXRhdmkiLCJJZCI6Ijg0MDA3NWEwLWYyMTItNDRiZS1iM2VkLTRkYzIzM2NhYjU0MiIsIlJhbmdlTGVuZ3RoIjoxMSwiUmVmZXJlbmNlSWQiOiI1MTgxYWI4Ny1lN2Q4LTQxNDItYWI1Ni1hZThlMzE5Zjg4Y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4MC8xMDQ0NzMxOC4yMDIyLjIxNTE3MzAiLCJVcmlTdHJpbmciOiJodHRwczovL2RvaS5vcmcvMTAuMTA4MC8xMDQ0NzMxOC4yMDIyLjIxNTE3M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}</w:instrText>
            </w:r>
            <w:r w:rsidRPr="00772A1D">
              <w:fldChar w:fldCharType="separate"/>
            </w:r>
            <w:r w:rsidR="00DC3234">
              <w:t>Kaya et al.</w:t>
            </w:r>
            <w:r w:rsidRPr="00772A1D">
              <w:fldChar w:fldCharType="end"/>
            </w:r>
          </w:ins>
          <w:customXmlInsRangeStart w:id="255" w:author="Microsoft Word" w:date="2025-03-01T09:44:00Z"/>
        </w:sdtContent>
      </w:sdt>
      <w:customXmlInsRangeEnd w:id="255"/>
      <w:ins w:id="256" w:author="Microsoft Word" w:date="2025-03-01T09:44:00Z" w16du:dateUtc="2025-03-01T08:44:00Z">
        <w:r w:rsidRPr="00772A1D">
          <w:t xml:space="preserve"> </w:t>
        </w:r>
      </w:ins>
      <w:customXmlInsRangeStart w:id="257" w:author="Microsoft Word" w:date="2025-03-01T09:44:00Z"/>
      <w:sdt>
        <w:sdtPr>
          <w:alias w:val="To edit, see citavi.com/edit"/>
          <w:tag w:val="CitaviPlaceholder#9176d6b6-2f22-49cd-b675-c939a164d726"/>
          <w:id w:val="630057778"/>
          <w:placeholder>
            <w:docPart w:val="E7691BE61D164530882A0A405AC1F1D3"/>
          </w:placeholder>
        </w:sdtPr>
        <w:sdtContent>
          <w:customXmlInsRangeEnd w:id="257"/>
          <w:ins w:id="258" w:author="Microsoft Word" w:date="2025-03-01T09:44:00Z" w16du:dateUtc="2025-03-01T08:44:00Z">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c2ODVhMzRkLTIwZTktNDVhMi04ZGJkLTBkOTdmMGFhYzE4MiIsIkVudHJpZXMiOlt7IiRpZCI6IjIiLCIkdHlwZSI6IlN3aXNzQWNhZGVtaWMuQ2l0YXZpLkNpdGF0aW9ucy5Xb3JkUGxhY2Vob2xkZXJFbnRyeSwgU3dpc3NBY2FkZW1pYy5DaXRhdmkiLCJJZCI6IjViNjQyNDE2LTIxODktNDRmMS04YjUzLWU4ZGNiY2I4Y2RmYyIsIlJhbmdlTGVuZ3RoIjo2LCJSZWZlcmVuY2VJZCI6IjUxODFhYjg3LWU3ZDgtNDE0Mi1hYjU2LWFlOGUzMTlmODh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ODAvMTA0NDczMTguMjAyMi4yMTUxNzMwIiwiVXJpU3RyaW5nIjoiaHR0cHM6Ly9kb2kub3JnLzEwLjEwODAvMTA0NDczMTguMjAyMi4yMTUxNz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}</w:instrText>
            </w:r>
            <w:r w:rsidRPr="00772A1D">
              <w:fldChar w:fldCharType="separate"/>
            </w:r>
            <w:r w:rsidR="00DC3234">
              <w:t>(2024)</w:t>
            </w:r>
            <w:r w:rsidRPr="00772A1D">
              <w:fldChar w:fldCharType="end"/>
            </w:r>
          </w:ins>
          <w:customXmlInsRangeStart w:id="259" w:author="Microsoft Word" w:date="2025-03-01T09:44:00Z"/>
        </w:sdtContent>
      </w:sdt>
      <w:customXmlInsRangeEnd w:id="259"/>
      <w:ins w:id="260" w:author="Microsoft Word" w:date="2025-03-01T09:44:00Z" w16du:dateUtc="2025-03-01T08:44:00Z">
        <w:r w:rsidRPr="00772A1D">
          <w:t xml:space="preserve">, die aufzeigen konnten, dass der Grad der Computernutzung und das eingeschätzte Wissen über KI signifikante Prädiktoren für eine positive Einstellung zu KI sind. </w:t>
        </w:r>
      </w:ins>
    </w:p>
    <w:p w14:paraId="5D98252F" w14:textId="48162379" w:rsidR="00D31EA5" w:rsidRDefault="00D31EA5" w:rsidP="00E21A24">
      <w:r w:rsidRPr="00772A1D">
        <w:t xml:space="preserve">Obgleich bei Akzeptanz von KI keine geschlechtsspezifischen Unterschiede festgestellt wurden, zeigte die Exploration der Daten in Bezug auf Einstellung gegenüber KI einen geringen, aber signifikanten Unterschied zwischen den Geschlechtern. In der Tendenz hatten Männer eine positivere Einstellung gegenüber KI als Frauen, was auch vorausgegangenen Untersuchungen zeigten </w:t>
      </w:r>
      <w:sdt>
        <w:sdtPr>
          <w:alias w:val="To edit, see citavi.com/edit"/>
          <w:tag w:val="CitaviPlaceholder#f14d2b1a-79d8-4e2a-956b-a7892f2369aa"/>
          <w:id w:val="1207684688"/>
          <w:placeholder>
            <w:docPart w:val="052A035E253A41288D04B8E1138B5EE3"/>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Y4NTcxLTU5M2EtNDgzZC05N2JlLTk4MGZjYTc3NzlmOCIsIlJhbmdlU3RhcnQiOjE4LCJSYW5nZUxlbmd0aCI6MjEsIlJlZmVyZW5jZUlkIjoiNjg0MDQxNzQtZjM3OS00MWI1LWI5MjAtOTE4OTA0NjZmNDF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c5PC9uPlxyXG4gIDxpbj50cnVlPC9pbj5cclxuICA8b3M+Mzc5PC9vcz5cclxuICA8cHM+Mzc5PC9wcz5cclxuPC9zcD5cclxuPGVwPlxyXG4gIDxuPjM4NDwvbj5cclxuICA8aW4+dHJ1ZTwvaW4+XHJcbiAgPG9zPjM4NDwvb3M+XHJcbiAgPHBzPjM4NDwvcHM+XHJcbjwvZXA+XHJcbjxvcz4zNzktMzg0PC9vcz4iLCJQZXJpb2RpY2FsIjp7IiRpZCI6IjM0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}</w:instrText>
          </w:r>
          <w:r w:rsidRPr="00772A1D">
            <w:fldChar w:fldCharType="separate"/>
          </w:r>
          <w:r w:rsidR="00DC3234">
            <w:t>(Liang &amp; Lee, 2017; Stein et al., 2024)</w:t>
          </w:r>
          <w:r w:rsidRPr="00772A1D">
            <w:fldChar w:fldCharType="end"/>
          </w:r>
        </w:sdtContent>
      </w:sdt>
      <w:r w:rsidRPr="00772A1D">
        <w:t xml:space="preserve">. Dennoch war kein signifikanter Unterschied in der Akzeptanz von GenKI zu beobachten. Eine Parallele könnte zu </w:t>
      </w:r>
      <w:sdt>
        <w:sdtPr>
          <w:alias w:val="To edit, see citavi.com/edit"/>
          <w:tag w:val="CitaviPlaceholder#f0b8bc55-b7f6-43b4-96cc-d5d921643e8d"/>
          <w:id w:val="1608383243"/>
          <w:placeholder>
            <w:docPart w:val="052A035E253A41288D04B8E1138B5EE3"/>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RjNzc3NjhmLTEzNjQtNGZmZi1iZDRlLWMzNmNhYjFmOGM3MSIsIkVudHJpZXMiOlt7IiRpZCI6IjIiLCIkdHlwZSI6IlN3aXNzQWNhZGVtaWMuQ2l0YXZpLkNpdGF0aW9ucy5Xb3JkUGxhY2Vob2xkZXJFbnRyeSwgU3dpc3NBY2FkZW1pYy5DaXRhdmkiLCJJZCI6ImMyODAwZTM3LWZmOTktNGRhNi04ODQ4LWNlZDkwMGIzZTlmMyIsIlJhbmdlTGVuZ3RoIjoxMywiUmVmZXJlbmNlSWQiOiI5YjY2M2Q3ZS05YjBiLTQ0YzYtYTVhNC04ZmMxZTQxODllN2Q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MZW5vdm9cXEFwcERhdGFcXExvY2FsXFxUZW1wXFx6aXozcHBoMS5qcGciLCJVcmlTdHJpbmciOiI5YjY2M2Q3ZS05YjBiLTQ0YzYtYTVhNC04ZmMxZTQxODllN2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E0Ni0wMDUtMDAxMi03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DAxNDYtMDA1LTAwMTItNyIsIlVyaVN0cmluZyI6Imh0dHBzOi8vZG9pLm9yZy8xMC4xMDA3L3MwMDE0Ni0wMDUtMDAxMi03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}</w:instrText>
          </w:r>
          <w:r w:rsidRPr="00772A1D">
            <w:fldChar w:fldCharType="separate"/>
          </w:r>
          <w:r w:rsidR="00DC3234">
            <w:t>Nomura et al.</w:t>
          </w:r>
          <w:r w:rsidRPr="00772A1D">
            <w:fldChar w:fldCharType="end"/>
          </w:r>
        </w:sdtContent>
      </w:sdt>
      <w:r w:rsidRPr="00772A1D">
        <w:t xml:space="preserve"> </w:t>
      </w:r>
      <w:sdt>
        <w:sdtPr>
          <w:alias w:val="To edit, see citavi.com/edit"/>
          <w:tag w:val="CitaviPlaceholder#4c77768f-1364-4fff-bd4e-c36cab1f8c71"/>
          <w:id w:val="689194178"/>
          <w:placeholder>
            <w:docPart w:val="052A035E253A41288D04B8E1138B5EE3"/>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YwYjhiYzU1LWI3ZjYtNDNiNC05NmNjLWQ1ZDkyMTY0M2U4ZCIsIkVudHJpZXMiOlt7IiRpZCI6IjIiLCIkdHlwZSI6IlN3aXNzQWNhZGVtaWMuQ2l0YXZpLkNpdGF0aW9ucy5Xb3JkUGxhY2Vob2xkZXJFbnRyeSwgU3dpc3NBY2FkZW1pYy5DaXRhdmkiLCJJZCI6IjliOTM0ZjdiLTNhMTItNGY2Ni04MzMzLTY2NWIxZDIwZGJkMyIsIlJhbmdlTGVuZ3RoIjo2LCJSZWZlcmVuY2VJZCI6IjliNjYzZDdlLTliMGItNDRjNi1hNWE0LThmYzFlNDE4OWU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TGVub3ZvXFxBcHBEYXRhXFxMb2NhbFxcVGVtcFxceml6M3BwaDEuanBnIiwiVXJpU3RyaW5nIjoiOWI2NjNkN2UtOWIwYi00NGM2LWE1YTQtOGZjMWU0MTg5ZTdk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DAxNDYtMDA1LTAwMTItN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czAwMTQ2LTAwNS0wMDEyLTciLCJVcmlTdHJpbmciOiJodHRwczovL2RvaS5vcmcvMTAuMTAwNy9zMDAxNDYtMDA1LTAwMTIt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A2KSJ9XX0sIlRhZyI6IkNpdGF2aVBsYWNlaG9sZGVyIzRjNzc3NjhmLTEzNjQtNGZmZi1iZDRlLWMzNmNhYjFmOGM3MSIsIlRleHQiOiIoMjAwNikiLCJXQUlWZXJzaW9uIjoiNi4xOS4yLjEifQ==}</w:instrText>
          </w:r>
          <w:r w:rsidRPr="00772A1D">
            <w:fldChar w:fldCharType="separate"/>
          </w:r>
          <w:r w:rsidR="00DC3234">
            <w:t>(2006)</w:t>
          </w:r>
          <w:r w:rsidRPr="00772A1D">
            <w:fldChar w:fldCharType="end"/>
          </w:r>
        </w:sdtContent>
      </w:sdt>
      <w:r w:rsidRPr="00772A1D">
        <w:t xml:space="preserve"> gezogen werden, die bei der Untersuchung von negativen Einstellungen gegenüber Robotern feststellten, </w:t>
      </w:r>
      <w:r w:rsidRPr="00772A1D">
        <w:lastRenderedPageBreak/>
        <w:t xml:space="preserve">dass eine negative Einstellung gegenüber einer Technologie nicht das tatsächliche Nutzungsverhalten beeinflussen muss. Einstellungen von Personen scheinen daher nicht automatisch mit Akzeptanz korrelieren zu müssen. </w:t>
      </w:r>
    </w:p>
    <w:p w14:paraId="5974A634" w14:textId="77777777" w:rsidR="005E29B6" w:rsidRDefault="005E29B6" w:rsidP="00530987">
      <w:pPr>
        <w:pStyle w:val="berschrift2"/>
      </w:pPr>
      <w:bookmarkStart w:id="261" w:name="_Toc191314531"/>
      <w:r>
        <w:t>Limitationen</w:t>
      </w:r>
      <w:bookmarkEnd w:id="261"/>
      <w:r>
        <w:t xml:space="preserve"> </w:t>
      </w:r>
    </w:p>
    <w:p w14:paraId="153F71D3" w14:textId="32802498" w:rsidR="006B33B6" w:rsidRPr="006B33B6" w:rsidRDefault="006B33B6" w:rsidP="006B33B6">
      <w:r>
        <w:t xml:space="preserve">Die vorliegende Untersuchung zeigt methodische, strichprobenbezogene </w:t>
      </w:r>
      <w:r w:rsidR="007B2434">
        <w:t xml:space="preserve">und inhaltliche Limitationen. </w:t>
      </w:r>
      <w:r>
        <w:t xml:space="preserve"> </w:t>
      </w:r>
    </w:p>
    <w:p w14:paraId="72088BCB" w14:textId="3929EAC4" w:rsidR="00FC1DC3" w:rsidRDefault="007B2434" w:rsidP="007D4F31">
      <w:r>
        <w:t xml:space="preserve">Zu den </w:t>
      </w:r>
      <w:r w:rsidRPr="00357AF2">
        <w:rPr>
          <w:i/>
          <w:iCs/>
        </w:rPr>
        <w:t>methodischen Schwächen</w:t>
      </w:r>
      <w:r>
        <w:t xml:space="preserve"> gehört das </w:t>
      </w:r>
      <w:r w:rsidR="00357AF2">
        <w:t>Design der vertrauensbildenden Maßnahme. Die Intervention bestand</w:t>
      </w:r>
      <w:r w:rsidR="009D2695">
        <w:t xml:space="preserve"> lediglich aus einem kurzen fiktiven Brief der Geschäftsleitung an die Beschäftigten</w:t>
      </w:r>
      <w:r w:rsidR="00CF581A">
        <w:t>, dessen Formulierungen</w:t>
      </w:r>
      <w:r w:rsidR="009D2695">
        <w:t xml:space="preserve"> auf den Einflussfaktoren des UTAUT-Modells von </w:t>
      </w:r>
      <w:sdt>
        <w:sdtPr>
          <w:alias w:val="To edit, see citavi.com/edit"/>
          <w:tag w:val="CitaviPlaceholder#d1167726-8cf2-4b48-a00c-4f94d0695f2f"/>
          <w:id w:val="1563288514"/>
          <w:placeholder>
            <w:docPart w:val="E09D3FC4A76E4BDA99F82D4BCFA9BFBD"/>
          </w:placeholder>
        </w:sdtPr>
        <w:sdtEndPr/>
        <w:sdtContent>
          <w:r w:rsidR="009D2695" w:rsidRPr="000E7D5B">
            <w:fldChar w:fldCharType="begin"/>
          </w:r>
          <w:r w:rsidR="00EE5F5C">
            <w:instrText>ADDIN CitaviPlaceholder{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XSwiRm9ybWF0dGVkVGV4dCI6eyIkaWQiOiIxOSIsIkNvdW50IjoxLCJUZXh0VW5pdHMiOlt7IiRpZCI6IjIwIiwiRm9udFN0eWxlIjp7IiRpZCI6IjIxIiwiTmV1dHJhbCI6dHJ1ZX0sIlJlYWRpbmdPcmRlciI6MSwiVGV4dCI6IlZlbmthdGVzaCBldCBhbC4ifV19LCJUYWciOiJDaXRhdmlQbGFjZWhvbGRlciNkMTE2NzcyNi04Y2YyLTRiNDgtYTAwYy00Zjk0ZDA2OTVmMmYiLCJUZXh0IjoiVmVua2F0ZXNoIGV0IGFsLiIsIldBSVZlcnNpb24iOiI2LjE5LjIuMSJ9}</w:instrText>
          </w:r>
          <w:r w:rsidR="009D2695" w:rsidRPr="000E7D5B">
            <w:fldChar w:fldCharType="separate"/>
          </w:r>
          <w:r w:rsidR="009D2695" w:rsidRPr="000E7D5B">
            <w:t>Venkatesh et al.</w:t>
          </w:r>
          <w:r w:rsidR="009D2695" w:rsidRPr="000E7D5B">
            <w:fldChar w:fldCharType="end"/>
          </w:r>
        </w:sdtContent>
      </w:sdt>
      <w:r w:rsidR="009D2695" w:rsidRPr="000E7D5B">
        <w:t xml:space="preserve"> </w:t>
      </w:r>
      <w:sdt>
        <w:sdtPr>
          <w:alias w:val="To edit, see citavi.com/edit"/>
          <w:tag w:val="CitaviPlaceholder#1557698d-7db3-4802-a893-1c93a2d83060"/>
          <w:id w:val="43731951"/>
          <w:placeholder>
            <w:docPart w:val="E09D3FC4A76E4BDA99F82D4BCFA9BFBD"/>
          </w:placeholder>
        </w:sdtPr>
        <w:sdtEndPr/>
        <w:sdtContent>
          <w:r w:rsidR="009D2695" w:rsidRPr="000E7D5B">
            <w:fldChar w:fldCharType="begin"/>
          </w:r>
          <w:r w:rsidR="00EE5F5C">
            <w:instrText>ADDIN CitaviPlaceholder{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MwMDM2NTQwIiwiVXJpU3RyaW5nIjoiaHR0cHM6Ly9kb2kub3JnLzEwLjIzMDcvMzAwMzY1N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I6NDQ6MDkiLCJNb2RpZmllZEJ5IjoiX05hamF0IEJyw7xuZSIsIklkIjoiYmRmMjA0MWMtMTg5OC00NDJhLTkwMzMtNWFiYThjZWY0ZTMxIiwiTW9kaWZpZWRPbiI6IjIwMjQtMDQtMDhUMTI6ND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pzdG9yLm9yZy9zdGFibGUvMzAwMzY1NDAiLCJVcmlTdHJpbmciOiJodHRwOi8vd3d3LmpzdG9yLm9yZy9zdGFibGUvMzAwMzY1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DMpIn1dfSwiVGFnIjoiQ2l0YXZpUGxhY2Vob2xkZXIjMTU1NzY5OGQtN2RiMy00ODAyLWE4OTMtMWM5M2EyZDgzMDYwIiwiVGV4dCI6IigyMDAzKSIsIldBSVZlcnNpb24iOiI2LjE5LjIuMSJ9}</w:instrText>
          </w:r>
          <w:r w:rsidR="009D2695" w:rsidRPr="000E7D5B">
            <w:fldChar w:fldCharType="separate"/>
          </w:r>
          <w:r w:rsidR="009D2695" w:rsidRPr="000E7D5B">
            <w:t>(2003)</w:t>
          </w:r>
          <w:r w:rsidR="009D2695" w:rsidRPr="000E7D5B">
            <w:fldChar w:fldCharType="end"/>
          </w:r>
        </w:sdtContent>
      </w:sdt>
      <w:r w:rsidR="009D2695">
        <w:t xml:space="preserve">. </w:t>
      </w:r>
      <w:r w:rsidR="00663308">
        <w:t xml:space="preserve">In der Untersuchung fehlt eine Kontrolle darüber, ob </w:t>
      </w:r>
      <w:r w:rsidR="000018B7">
        <w:t>die Maßnahme überhaupt</w:t>
      </w:r>
      <w:r w:rsidR="000F2A01">
        <w:t xml:space="preserve"> oder vollständig </w:t>
      </w:r>
      <w:r w:rsidR="000018B7">
        <w:t xml:space="preserve">gelesen </w:t>
      </w:r>
      <w:r w:rsidR="00E834CD">
        <w:t>wurde</w:t>
      </w:r>
      <w:r w:rsidR="00305DAA">
        <w:t xml:space="preserve">, was eine nachträgliche Überprüfung nicht </w:t>
      </w:r>
      <w:r w:rsidR="0080729A">
        <w:t>ermöglicht</w:t>
      </w:r>
      <w:r w:rsidR="000018B7">
        <w:t>.</w:t>
      </w:r>
      <w:r w:rsidR="00663308">
        <w:t xml:space="preserve"> </w:t>
      </w:r>
      <w:r w:rsidR="00A8643D">
        <w:t xml:space="preserve">Außerdem </w:t>
      </w:r>
      <w:r w:rsidR="00810B33">
        <w:t xml:space="preserve">wurde die vertrauensbildende Maßnahme nicht in </w:t>
      </w:r>
      <w:r w:rsidR="00A42F86">
        <w:t xml:space="preserve">einer </w:t>
      </w:r>
      <w:r w:rsidR="00810B33">
        <w:t xml:space="preserve">Vorstudie validiert, wie es </w:t>
      </w:r>
      <w:r w:rsidR="002239E2">
        <w:t xml:space="preserve">bei den Anwendungsfeldern der Fall war. </w:t>
      </w:r>
      <w:r w:rsidR="0080729A">
        <w:t>Daher</w:t>
      </w:r>
      <w:r w:rsidR="002239E2">
        <w:t xml:space="preserve"> bleibt unklar, ob der Brief ausreichend die Einflussfaktoren des </w:t>
      </w:r>
      <w:r w:rsidR="008E12AA">
        <w:t xml:space="preserve">UTAUT-Modells </w:t>
      </w:r>
      <w:sdt>
        <w:sdtPr>
          <w:alias w:val="To edit, see citavi.com/edit"/>
          <w:tag w:val="CitaviPlaceholder#fcf9b138-3067-4d2b-a155-b5aa7316ce69"/>
          <w:id w:val="-1630475730"/>
          <w:placeholder>
            <w:docPart w:val="29F5129AAE5B4079AFD95CA5D7C92064"/>
          </w:placeholder>
        </w:sdtPr>
        <w:sdtEndPr/>
        <w:sdtContent>
          <w:r w:rsidR="007D4F31" w:rsidRPr="0078560A">
            <w:fldChar w:fldCharType="begin"/>
          </w:r>
          <w:r w:rsidR="007D4F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YWI1NGIwLTIyMzItNDA2Ny1iYjJjLTIzZjFiZTM3Mzg2MyIsIlJhbmdlTGVuZ3RoIjoyNCwiUmVmZXJlbmNlSWQiOiIyMTRlNjJjNy04NTU5LTQ3OTktOWM0NS0yZDhkZmFkODA4Z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MwNy8zMDAzNjU0MCIsIlVyaVN0cmluZyI6Imh0dHBzOi8vZG9pLm9yZy8xMC4yMzA3LzMwMDM2NTQ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4VDEyOjQ0OjA5IiwiTW9kaWZpZWRCeSI6Il9OYWphdCBCcsO8bmUiLCJJZCI6ImJkZjIwNDFjLTE4OTgtNDQyYS05MDMzLTVhYmE4Y2VmNGUzMSIsIk1vZGlmaWVkT24iOiIyMDI0LTA0LTA4VDEyOjQ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qc3Rvci5vcmcvc3RhYmxlLzMwMDM2NTQwIiwiVXJpU3RyaW5nIjoiaHR0cDovL3d3dy5qc3Rvci5vcmcvc3RhYmxlLzMwMDM2NTQ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}</w:instrText>
          </w:r>
          <w:r w:rsidR="007D4F31" w:rsidRPr="0078560A">
            <w:fldChar w:fldCharType="separate"/>
          </w:r>
          <w:r w:rsidR="004A0AD2">
            <w:t>(Venkatesh et al., 2003)</w:t>
          </w:r>
          <w:r w:rsidR="007D4F31" w:rsidRPr="0078560A">
            <w:fldChar w:fldCharType="end"/>
          </w:r>
        </w:sdtContent>
      </w:sdt>
      <w:r w:rsidR="007D4F31">
        <w:t xml:space="preserve"> </w:t>
      </w:r>
      <w:r w:rsidR="008E12AA">
        <w:t xml:space="preserve">repräsentiert. </w:t>
      </w:r>
      <w:del w:id="262" w:author="Microsoft Word" w:date="2025-03-01T09:44:00Z" w16du:dateUtc="2025-03-01T08:44:00Z">
        <w:r w:rsidR="006A2E1A">
          <w:delText xml:space="preserve">Zudem können </w:delText>
        </w:r>
        <w:r w:rsidR="00AC3BD2">
          <w:delText xml:space="preserve">allgemeine </w:delText>
        </w:r>
        <w:r w:rsidR="006A2E1A">
          <w:delText xml:space="preserve">Persönlichkeitsmerkmale die Einflussfaktoren </w:delText>
        </w:r>
        <w:r w:rsidR="007277E1">
          <w:delText xml:space="preserve">des UTAUT-Modells beeinflusst haben, was </w:delText>
        </w:r>
        <w:r w:rsidR="00A83652">
          <w:delText xml:space="preserve">laut </w:delText>
        </w:r>
      </w:del>
      <w:customXmlDelRangeStart w:id="263" w:author="Microsoft Word" w:date="2025-03-01T09:44:00Z"/>
      <w:sdt>
        <w:sdtPr>
          <w:alias w:val="To edit, see citavi.com/edit"/>
          <w:tag w:val="CitaviPlaceholder#3c28b7c7-33f7-4b86-9c9d-9a7ec6af0dff"/>
          <w:id w:val="1192490538"/>
          <w:placeholder>
            <w:docPart w:val="A20EDF9102B14D4E9A651FE55E111D99"/>
          </w:placeholder>
        </w:sdtPr>
        <w:sdtEndPr/>
        <w:sdtContent>
          <w:customXmlDelRangeEnd w:id="263"/>
          <w:del w:id="264" w:author="Microsoft Word" w:date="2025-03-01T09:44:00Z" w16du:dateUtc="2025-03-01T08:44:00Z">
            <w:r w:rsidR="00605DC5">
              <w:fldChar w:fldCharType="begin"/>
            </w:r>
            <w:r w:rsidR="00605DC5">
              <w:delInstrText>ADDIN CitaviPlaceholder{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0NzktMDIwLTAzOTE4LTkiLCJVcmlTdHJpbmciOiJodHRwczovL2RvaS5vcmcvMTAuMTAwNy9zMTA0NzktMDIwLTAzOTE4L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}</w:delInstrText>
            </w:r>
            <w:r w:rsidR="00605DC5">
              <w:fldChar w:fldCharType="separate"/>
            </w:r>
            <w:r w:rsidR="00605DC5">
              <w:delText>Venkatesh</w:delText>
            </w:r>
            <w:r w:rsidR="00605DC5">
              <w:fldChar w:fldCharType="end"/>
            </w:r>
          </w:del>
          <w:customXmlDelRangeStart w:id="265" w:author="Microsoft Word" w:date="2025-03-01T09:44:00Z"/>
        </w:sdtContent>
      </w:sdt>
      <w:customXmlDelRangeEnd w:id="265"/>
      <w:del w:id="266" w:author="Microsoft Word" w:date="2025-03-01T09:44:00Z" w16du:dateUtc="2025-03-01T08:44:00Z">
        <w:r w:rsidR="00605DC5">
          <w:delText xml:space="preserve"> </w:delText>
        </w:r>
      </w:del>
      <w:customXmlDelRangeStart w:id="267" w:author="Microsoft Word" w:date="2025-03-01T09:44:00Z"/>
      <w:sdt>
        <w:sdtPr>
          <w:alias w:val="To edit, see citavi.com/edit"/>
          <w:tag w:val="CitaviPlaceholder#334e5eda-39f0-430a-94e9-32e714887516"/>
          <w:id w:val="-848643405"/>
          <w:placeholder>
            <w:docPart w:val="A20EDF9102B14D4E9A651FE55E111D99"/>
          </w:placeholder>
        </w:sdtPr>
        <w:sdtEndPr/>
        <w:sdtContent>
          <w:customXmlDelRangeEnd w:id="267"/>
          <w:del w:id="268" w:author="Microsoft Word" w:date="2025-03-01T09:44:00Z" w16du:dateUtc="2025-03-01T08:44:00Z">
            <w:r w:rsidR="00605DC5">
              <w:fldChar w:fldCharType="begin"/>
            </w:r>
            <w:r w:rsidR="00605DC5">
              <w:delInstrText>ADDIN CitaviPlaceholder{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3MxMDQ3OS0wMjAtMDM5MTgtOSIsIlVyaVN0cmluZyI6Imh0dHBzOi8vZG9pLm9yZy8xMC4xMDA3L3MxMDQ3OS0wMjAtMDM5MTg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ikifV19LCJUYWciOiJDaXRhdmlQbGFjZWhvbGRlciMzMzRlNWVkYS0zOWYwLTQzMGEtOTRlOS0zMmU3MTQ4ODc1MTYiLCJUZXh0IjoiKDIwMjIpIiwiV0FJVmVyc2lvbiI6IjYuMTkuMi4xIn0=}</w:delInstrText>
            </w:r>
            <w:r w:rsidR="00605DC5">
              <w:fldChar w:fldCharType="separate"/>
            </w:r>
            <w:r w:rsidR="00605DC5">
              <w:delText>(2022)</w:delText>
            </w:r>
            <w:r w:rsidR="00605DC5">
              <w:fldChar w:fldCharType="end"/>
            </w:r>
          </w:del>
          <w:customXmlDelRangeStart w:id="269" w:author="Microsoft Word" w:date="2025-03-01T09:44:00Z"/>
        </w:sdtContent>
      </w:sdt>
      <w:customXmlDelRangeEnd w:id="269"/>
      <w:del w:id="270" w:author="Microsoft Word" w:date="2025-03-01T09:44:00Z" w16du:dateUtc="2025-03-01T08:44:00Z">
        <w:r w:rsidR="00A83652">
          <w:delText xml:space="preserve"> insbesondere für Leistungserwartung</w:delText>
        </w:r>
        <w:r w:rsidR="00665905">
          <w:delText xml:space="preserve">, Erfolgserwartung und </w:delText>
        </w:r>
        <w:r w:rsidR="00AC3BD2">
          <w:delText xml:space="preserve">unterstützende Rahmenbedingungen zutreffen kann. </w:delText>
        </w:r>
      </w:del>
      <w:r w:rsidR="00F25A3C">
        <w:t xml:space="preserve">Diese wurden aber in der vorliegenden Arbeit nicht erhoben, weshalb ein möglicher Einfluss nicht untersucht werden konnte. </w:t>
      </w:r>
      <w:r w:rsidR="00AF6CFC">
        <w:t xml:space="preserve">Zudem wurden die Faktoren </w:t>
      </w:r>
      <w:r w:rsidR="00324A03">
        <w:t>zwar einzeln für den Brief abgeleitet. Es kann aber im Nachhinein nicht gezeigt werden, welcher Faktor auf</w:t>
      </w:r>
      <w:r w:rsidR="00AF6CFC">
        <w:t xml:space="preserve"> </w:t>
      </w:r>
      <w:r w:rsidR="004F02EA">
        <w:t xml:space="preserve">welche Weise gewirkt hat, da das Design </w:t>
      </w:r>
      <w:r w:rsidR="00003A80">
        <w:t xml:space="preserve">darauf nicht ausgelegt war.  </w:t>
      </w:r>
      <w:r w:rsidR="00A16302">
        <w:t xml:space="preserve"> </w:t>
      </w:r>
      <w:ins w:id="271" w:author="Microsoft Word" w:date="2025-03-01T09:44:00Z" w16du:dateUtc="2025-03-01T08:44:00Z">
        <w:r w:rsidR="006A2E1A">
          <w:t xml:space="preserve">Zudem können </w:t>
        </w:r>
        <w:r w:rsidR="00AC3BD2">
          <w:t xml:space="preserve">allgemeine </w:t>
        </w:r>
        <w:r w:rsidR="006A2E1A">
          <w:t xml:space="preserve">Persönlichkeitsmerkmale die Einflussfaktoren </w:t>
        </w:r>
        <w:r w:rsidR="007277E1">
          <w:t xml:space="preserve">des UTAUT-Modells beeinflusst haben, was </w:t>
        </w:r>
        <w:r w:rsidR="00A83652">
          <w:t xml:space="preserve">laut </w:t>
        </w:r>
      </w:ins>
      <w:customXmlInsRangeStart w:id="272" w:author="Microsoft Word" w:date="2025-03-01T09:44:00Z"/>
      <w:sdt>
        <w:sdtPr>
          <w:alias w:val="To edit, see citavi.com/edit"/>
          <w:tag w:val="CitaviPlaceholder#3c28b7c7-33f7-4b86-9c9d-9a7ec6af0dff"/>
          <w:id w:val="1472557815"/>
          <w:placeholder>
            <w:docPart w:val="142736AA407C4906B1F44036B84156C4"/>
          </w:placeholder>
        </w:sdtPr>
        <w:sdtContent>
          <w:customXmlInsRangeEnd w:id="272"/>
          <w:ins w:id="273" w:author="Microsoft Word" w:date="2025-03-01T09:44:00Z" w16du:dateUtc="2025-03-01T08:44:00Z">
            <w:r w:rsidR="00605DC5">
              <w:fldChar w:fldCharType="begin"/>
            </w:r>
            <w:r w:rsidR="00AE7C16">
              <w:instrText>ADDIN CitaviPlaceholder{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0NzktMDIwLTAzOTE4LTkiLCJVcmlTdHJpbmciOiJodHRwczovL2RvaS5vcmcvMTAuMTAwNy9zMTA0NzktMDIwLTAzOTE4L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}</w:instrText>
            </w:r>
            <w:r w:rsidR="00605DC5">
              <w:fldChar w:fldCharType="separate"/>
            </w:r>
            <w:r w:rsidR="00DC3234">
              <w:t>Venkatesh</w:t>
            </w:r>
            <w:r w:rsidR="00605DC5">
              <w:fldChar w:fldCharType="end"/>
            </w:r>
          </w:ins>
          <w:customXmlInsRangeStart w:id="274" w:author="Microsoft Word" w:date="2025-03-01T09:44:00Z"/>
        </w:sdtContent>
      </w:sdt>
      <w:customXmlInsRangeEnd w:id="274"/>
      <w:ins w:id="275" w:author="Microsoft Word" w:date="2025-03-01T09:44:00Z" w16du:dateUtc="2025-03-01T08:44:00Z">
        <w:r w:rsidR="00605DC5">
          <w:t xml:space="preserve"> </w:t>
        </w:r>
      </w:ins>
      <w:customXmlInsRangeStart w:id="276" w:author="Microsoft Word" w:date="2025-03-01T09:44:00Z"/>
      <w:sdt>
        <w:sdtPr>
          <w:alias w:val="To edit, see citavi.com/edit"/>
          <w:tag w:val="CitaviPlaceholder#334e5eda-39f0-430a-94e9-32e714887516"/>
          <w:id w:val="-1211340719"/>
          <w:placeholder>
            <w:docPart w:val="142736AA407C4906B1F44036B84156C4"/>
          </w:placeholder>
        </w:sdtPr>
        <w:sdtContent>
          <w:customXmlInsRangeEnd w:id="276"/>
          <w:ins w:id="277" w:author="Microsoft Word" w:date="2025-03-01T09:44:00Z" w16du:dateUtc="2025-03-01T08:44:00Z">
            <w:r w:rsidR="00605DC5">
              <w:fldChar w:fldCharType="begin"/>
            </w:r>
            <w:r w:rsidR="00AE7C16">
              <w:instrText>ADDIN CitaviPlaceholder{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3MxMDQ3OS0wMjAtMDM5MTgtOSIsIlVyaVN0cmluZyI6Imh0dHBzOi8vZG9pLm9yZy8xMC4xMDA3L3MxMDQ3OS0wMjAtMDM5MTg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ikifV19LCJUYWciOiJDaXRhdmlQbGFjZWhvbGRlciMzMzRlNWVkYS0zOWYwLTQzMGEtOTRlOS0zMmU3MTQ4ODc1MTYiLCJUZXh0IjoiKDIwMjIpIiwiV0FJVmVyc2lvbiI6IjYuMTkuMi4xIn0=}</w:instrText>
            </w:r>
            <w:r w:rsidR="00605DC5">
              <w:fldChar w:fldCharType="separate"/>
            </w:r>
            <w:r w:rsidR="00DC3234">
              <w:t>(2022)</w:t>
            </w:r>
            <w:r w:rsidR="00605DC5">
              <w:fldChar w:fldCharType="end"/>
            </w:r>
          </w:ins>
          <w:customXmlInsRangeStart w:id="278" w:author="Microsoft Word" w:date="2025-03-01T09:44:00Z"/>
        </w:sdtContent>
      </w:sdt>
      <w:customXmlInsRangeEnd w:id="278"/>
      <w:ins w:id="279" w:author="Microsoft Word" w:date="2025-03-01T09:44:00Z" w16du:dateUtc="2025-03-01T08:44:00Z">
        <w:r w:rsidR="00A83652">
          <w:t xml:space="preserve"> insbesondere für Leistungserwartung</w:t>
        </w:r>
        <w:r w:rsidR="00665905">
          <w:t xml:space="preserve">, Erfolgserwartung und </w:t>
        </w:r>
        <w:r w:rsidR="00AC3BD2">
          <w:t xml:space="preserve">unterstützende Rahmenbedingungen zutreffen kann. </w:t>
        </w:r>
        <w:r w:rsidR="00F25A3C">
          <w:t xml:space="preserve">Diese wurden aber in der vorliegenden Arbeit nicht erhoben, weshalb ein möglicher Einfluss nicht untersucht werden konnte. </w:t>
        </w:r>
        <w:r w:rsidR="00AF6CFC">
          <w:t xml:space="preserve">Zudem wurden die Faktoren </w:t>
        </w:r>
        <w:r w:rsidR="00324A03">
          <w:t>zwar einzeln für den Brief abgeleitet. Es kann aber im Nachhinein nicht gezeigt werden, welcher Faktor auf</w:t>
        </w:r>
        <w:r w:rsidR="00AF6CFC">
          <w:t xml:space="preserve"> </w:t>
        </w:r>
        <w:r w:rsidR="004F02EA">
          <w:t xml:space="preserve">welche Weise gewirkt hat, da das Design </w:t>
        </w:r>
        <w:r w:rsidR="00003A80">
          <w:t xml:space="preserve">darauf nicht ausgelegt war.  </w:t>
        </w:r>
        <w:r w:rsidR="00A16302">
          <w:t xml:space="preserve"> </w:t>
        </w:r>
      </w:ins>
    </w:p>
    <w:p w14:paraId="78A5F897" w14:textId="7E6D1233" w:rsidR="00FC1DC3" w:rsidRDefault="00B71FE6" w:rsidP="00FC1DC3">
      <w:r>
        <w:t>Zudem wurde d</w:t>
      </w:r>
      <w:r w:rsidR="00B568E6">
        <w:t>ie</w:t>
      </w:r>
      <w:r w:rsidR="005F7E25">
        <w:t xml:space="preserve"> Akzeptanz</w:t>
      </w:r>
      <w:r w:rsidR="00FF0391">
        <w:t xml:space="preserve"> von GenKI </w:t>
      </w:r>
      <w:commentRangeStart w:id="280"/>
      <w:r w:rsidR="00B568E6">
        <w:t xml:space="preserve">mit einem neu </w:t>
      </w:r>
      <w:r w:rsidR="00FF0391">
        <w:t xml:space="preserve">entwickelten Messinstrument, einer </w:t>
      </w:r>
      <w:r w:rsidR="00502ACF">
        <w:t>5-stufigen Likert Skala, gemessen</w:t>
      </w:r>
      <w:r w:rsidR="004E7B93">
        <w:t>.</w:t>
      </w:r>
      <w:commentRangeEnd w:id="280"/>
      <w:r w:rsidR="00693248">
        <w:rPr>
          <w:rStyle w:val="Kommentarzeichen"/>
        </w:rPr>
        <w:commentReference w:id="280"/>
      </w:r>
      <w:r w:rsidR="004E7B93">
        <w:t xml:space="preserve"> </w:t>
      </w:r>
      <w:r w:rsidR="00502ACF">
        <w:t xml:space="preserve">Es stellt sich die Frage, ob </w:t>
      </w:r>
      <w:r w:rsidR="00A47B57">
        <w:t>das Messinstrument</w:t>
      </w:r>
      <w:r w:rsidR="00502ACF">
        <w:t xml:space="preserve"> valide und reliabel genug </w:t>
      </w:r>
      <w:r w:rsidR="00A47B57">
        <w:t>war</w:t>
      </w:r>
      <w:r w:rsidR="00502ACF">
        <w:t>, um auch feine Abstufungen i</w:t>
      </w:r>
      <w:r w:rsidR="00214C75">
        <w:t>n der Akzeptanz messen zu können.</w:t>
      </w:r>
      <w:r w:rsidR="00092E77">
        <w:t xml:space="preserve"> </w:t>
      </w:r>
      <w:r w:rsidR="005B0364">
        <w:t>Insgesamt</w:t>
      </w:r>
      <w:r w:rsidR="001859C5">
        <w:t xml:space="preserve"> hätten Maßnahmen durchgeführt werden </w:t>
      </w:r>
      <w:r w:rsidR="001859C5">
        <w:lastRenderedPageBreak/>
        <w:t xml:space="preserve">können, um die Gültigkeit und Robustheit der Ergebnisse zu erhöhen. </w:t>
      </w:r>
      <w:r w:rsidR="00DC3830">
        <w:t xml:space="preserve">Beispielsweise erfolgte </w:t>
      </w:r>
      <w:r w:rsidR="002A5E68">
        <w:t>keine</w:t>
      </w:r>
      <w:r w:rsidR="00EF42E1">
        <w:t xml:space="preserve"> </w:t>
      </w:r>
      <w:r w:rsidR="00A5365C">
        <w:t xml:space="preserve">konvergente </w:t>
      </w:r>
      <w:r w:rsidR="00420E0B">
        <w:t xml:space="preserve">Validierung der Skala mit </w:t>
      </w:r>
      <w:r w:rsidR="006A0BDF">
        <w:t>etablierten Messinstrumenten</w:t>
      </w:r>
      <w:r w:rsidR="002A5E68">
        <w:t xml:space="preserve"> der Technologieakzeptanz</w:t>
      </w:r>
      <w:r w:rsidR="006A0BDF">
        <w:t xml:space="preserve">, </w:t>
      </w:r>
      <w:r w:rsidR="00754275">
        <w:t xml:space="preserve">wie z. B. </w:t>
      </w:r>
      <w:r w:rsidR="00DC3830">
        <w:t xml:space="preserve">mit </w:t>
      </w:r>
      <w:r w:rsidR="00754275">
        <w:t>dem TAM-</w:t>
      </w:r>
      <w:r w:rsidR="001F573E">
        <w:t xml:space="preserve">Modell von </w:t>
      </w:r>
      <w:sdt>
        <w:sdtPr>
          <w:alias w:val="To edit, see citavi.com/edit"/>
          <w:tag w:val="CitaviPlaceholder#58f27ef9-615a-42a3-b829-68bec1a44eb6"/>
          <w:id w:val="-291059372"/>
          <w:placeholder>
            <w:docPart w:val="5462BA3B57AA44C8A5118C45DBAB5A8C"/>
          </w:placeholder>
        </w:sdtPr>
        <w:sdtEndPr/>
        <w:sdtContent>
          <w:r w:rsidR="001F573E">
            <w:fldChar w:fldCharType="begin"/>
          </w:r>
          <w:r w:rsidR="00EE5F5C">
            <w:instrText>ADDIN CitaviPlaceholder{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GVyc29uT25seSI6dHJ1Z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}</w:instrText>
          </w:r>
          <w:r w:rsidR="001F573E">
            <w:fldChar w:fldCharType="separate"/>
          </w:r>
          <w:r w:rsidR="004A0AD2">
            <w:t>Davis</w:t>
          </w:r>
          <w:r w:rsidR="001F573E">
            <w:fldChar w:fldCharType="end"/>
          </w:r>
        </w:sdtContent>
      </w:sdt>
      <w:r w:rsidR="001F573E">
        <w:t xml:space="preserve"> </w:t>
      </w:r>
      <w:sdt>
        <w:sdtPr>
          <w:alias w:val="To edit, see citavi.com/edit"/>
          <w:tag w:val="CitaviPlaceholder#92da04fe-6de9-4159-b613-239170f803c5"/>
          <w:id w:val="-171573535"/>
          <w:placeholder>
            <w:docPart w:val="5462BA3B57AA44C8A5118C45DBAB5A8C"/>
          </w:placeholder>
        </w:sdtPr>
        <w:sdtEndPr/>
        <w:sdtContent>
          <w:r w:rsidR="001F573E">
            <w:fldChar w:fldCharType="begin"/>
          </w:r>
          <w:r w:rsidR="00EE5F5C">
            <w:instrText>ADDIN CitaviPlaceholder{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}</w:instrText>
          </w:r>
          <w:r w:rsidR="001F573E">
            <w:fldChar w:fldCharType="separate"/>
          </w:r>
          <w:r w:rsidR="004A0AD2">
            <w:t>(1989)</w:t>
          </w:r>
          <w:r w:rsidR="001F573E">
            <w:fldChar w:fldCharType="end"/>
          </w:r>
        </w:sdtContent>
      </w:sdt>
      <w:r w:rsidR="001F573E">
        <w:t xml:space="preserve"> </w:t>
      </w:r>
      <w:r w:rsidR="00754275">
        <w:t xml:space="preserve">oder </w:t>
      </w:r>
      <w:r w:rsidR="001F573E">
        <w:t xml:space="preserve">dem </w:t>
      </w:r>
      <w:r w:rsidR="00754275">
        <w:t>UTAUT</w:t>
      </w:r>
      <w:r w:rsidR="001F573E">
        <w:t>-</w:t>
      </w:r>
      <w:r w:rsidR="00754275">
        <w:t xml:space="preserve">Modell </w:t>
      </w:r>
      <w:r w:rsidR="001F573E">
        <w:t xml:space="preserve">von </w:t>
      </w:r>
      <w:sdt>
        <w:sdtPr>
          <w:alias w:val="To edit, see citavi.com/edit"/>
          <w:tag w:val="CitaviPlaceholder#927d8c84-a834-4855-b629-22609c62d075"/>
          <w:id w:val="1616330872"/>
          <w:placeholder>
            <w:docPart w:val="7B32CB5ACD3D420294DBD1EC2F21CB44"/>
          </w:placeholder>
        </w:sdtPr>
        <w:sdtEndPr/>
        <w:sdtContent>
          <w:r w:rsidR="001F573E">
            <w:fldChar w:fldCharType="begin"/>
          </w:r>
          <w:r w:rsidR="00EE5F5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DNiZjgxLTNlZjQtNDI4Yi05ZTk3LTYzNWQ1YzUyNWYxOCIsIlJhbmdlTGVuZ3RoIjoxNiwiUmVmZXJlbmNlSWQiOiIyMTRlNjJjNy04NTU5LTQ3OTktOWM0NS0yZDhkZmFkODA4Zj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zMDcvMzAwMzY1NDAiLCJVcmlTdHJpbmciOiJodHRwczovL2RvaS5vcmcvMTAuMjMwNy8zMDAzNjU0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wOFQxMjo0NDowOSIsIk1vZGlmaWVkQnkiOiJfTmFqYXQgQnLDvG5lIiwiSWQiOiJiZGYyMDQxYy0xODk4LTQ0MmEtOTAzMy01YWJhOGNlZjRlMzEiLCJNb2RpZmllZE9uIjoiMjAyNC0wNC0wOFQxMjo0NDow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93d3cuanN0b3Iub3JnL3N0YWJsZS8zMDAzNjU0MCIsIlVyaVN0cmluZyI6Imh0dHA6Ly93d3cuanN0b3Iub3JnL3N0YWJsZS8zMDAzNjU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}</w:instrText>
          </w:r>
          <w:r w:rsidR="001F573E">
            <w:fldChar w:fldCharType="separate"/>
          </w:r>
          <w:r w:rsidR="004A0AD2">
            <w:t>Venkatesh et al.</w:t>
          </w:r>
          <w:r w:rsidR="001F573E">
            <w:fldChar w:fldCharType="end"/>
          </w:r>
        </w:sdtContent>
      </w:sdt>
      <w:r w:rsidR="001F573E">
        <w:t xml:space="preserve"> </w:t>
      </w:r>
      <w:sdt>
        <w:sdtPr>
          <w:alias w:val="To edit, see citavi.com/edit"/>
          <w:tag w:val="CitaviPlaceholder#388c9e3b-67ee-4e2c-b385-756ca7aecfe2"/>
          <w:id w:val="-1606421160"/>
          <w:placeholder>
            <w:docPart w:val="7B32CB5ACD3D420294DBD1EC2F21CB44"/>
          </w:placeholder>
        </w:sdtPr>
        <w:sdtEndPr/>
        <w:sdtContent>
          <w:r w:rsidR="001F573E">
            <w:fldChar w:fldCharType="begin"/>
          </w:r>
          <w:r w:rsidR="00EE5F5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YmFmOTljLTY0YTQtNGE2YS04N2ZhLWYxOTZjNmIwYzY2NiIsIlJhbmdlTGVuZ3RoIjo2LCJSZWZlcmVuY2VJZCI6IjIxNGU2MmM3LTg1NTktNDc5OS05YzQ1LTJkOGRmYWQ4MDh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yMzA3LzMwMDM2NTQwIiwiVXJpU3RyaW5nIjoiaHR0cHM6Ly9kb2kub3JnLzEwLjIzMDcvMzAwMzY1N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DhUMTI6NDQ6MDkiLCJNb2RpZmllZEJ5IjoiX05hamF0IEJyw7xuZSIsIklkIjoiYmRmMjA0MWMtMTg5OC00NDJhLTkwMzMtNWFiYThjZWY0ZTMxIiwiTW9kaWZpZWRPbiI6IjIwMjQtMDQtMDhUMTI6ND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d3d3LmpzdG9yLm9yZy9zdGFibGUvMzAwMzY1NDAiLCJVcmlTdHJpbmciOiJodHRwOi8vd3d3LmpzdG9yLm9yZy9zdGFibGUvMzAwMzY1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DMpIn1dfSwiVGFnIjoiQ2l0YXZpUGxhY2Vob2xkZXIjMzg4YzllM2ItNjdlZS00ZTJjLWIzODUtNzU2Y2E3YWVjZmUyIiwiVGV4dCI6IigyMDAzKSIsIldBSVZlcnNpb24iOiI2LjE5LjIuMSJ9}</w:instrText>
          </w:r>
          <w:r w:rsidR="001F573E">
            <w:fldChar w:fldCharType="separate"/>
          </w:r>
          <w:r w:rsidR="004A0AD2">
            <w:t>(2003)</w:t>
          </w:r>
          <w:r w:rsidR="001F573E">
            <w:fldChar w:fldCharType="end"/>
          </w:r>
        </w:sdtContent>
      </w:sdt>
      <w:r w:rsidR="00CD19D4">
        <w:t xml:space="preserve">. Ferner </w:t>
      </w:r>
      <w:r w:rsidR="00DC3830">
        <w:t>fehlte eine</w:t>
      </w:r>
      <w:r w:rsidR="00E2522A">
        <w:t xml:space="preserve"> </w:t>
      </w:r>
      <w:r w:rsidR="00F636CA">
        <w:t xml:space="preserve">Reliabilitätsprüfung </w:t>
      </w:r>
      <w:r w:rsidR="00DC3830">
        <w:t>und</w:t>
      </w:r>
      <w:r w:rsidR="002A5E68">
        <w:t xml:space="preserve"> eine</w:t>
      </w:r>
      <w:r w:rsidR="00845982">
        <w:t xml:space="preserve"> </w:t>
      </w:r>
      <w:proofErr w:type="spellStart"/>
      <w:r w:rsidR="00CA0A15">
        <w:t>diskriminante</w:t>
      </w:r>
      <w:proofErr w:type="spellEnd"/>
      <w:r w:rsidR="00CA0A15">
        <w:t xml:space="preserve"> Validierung</w:t>
      </w:r>
      <w:r w:rsidR="00485845">
        <w:t xml:space="preserve">, </w:t>
      </w:r>
      <w:r w:rsidR="00E37D46">
        <w:t xml:space="preserve">welche die Skala klar von anderen Konstrukten </w:t>
      </w:r>
      <w:r w:rsidR="00E2522A">
        <w:t xml:space="preserve">hätte </w:t>
      </w:r>
      <w:r w:rsidR="0030270A">
        <w:t>abgrenzen</w:t>
      </w:r>
      <w:r w:rsidR="00E2522A">
        <w:t xml:space="preserve"> können. </w:t>
      </w:r>
    </w:p>
    <w:p w14:paraId="444AD4B5" w14:textId="595A178A" w:rsidR="00E316FF" w:rsidRDefault="00E316FF" w:rsidP="00E316FF">
      <w:r w:rsidRPr="00772A1D">
        <w:t xml:space="preserve">ATTARI-12 </w:t>
      </w:r>
      <w:sdt>
        <w:sdtPr>
          <w:alias w:val="To edit, see citavi.com/edit"/>
          <w:tag w:val="CitaviPlaceholder#d99c47d4-a57e-4a13-9f06-93e6b903c12c"/>
          <w:id w:val="-811557660"/>
          <w:placeholder>
            <w:docPart w:val="D62534BB5A7E4C86AEFC6509AD0FABF8"/>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NGQwNDQ5LTJmOTgtNDUxZS1iNjQ4LTJhNGY1ZTg2MzM4My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NkOTljNDdkNC1hNTdlLTRhMTMtOWYwNi05M2U2YjkwM2MxMmMiLCJUZXh0IjoiKFN0ZWluIGV0IGFsLiwgMjAyNCkiLCJXQUlWZXJzaW9uIjoiNi4xOS4yLjEifQ==}</w:instrText>
          </w:r>
          <w:r w:rsidRPr="00772A1D">
            <w:fldChar w:fldCharType="separate"/>
          </w:r>
          <w:r w:rsidR="00DC3234">
            <w:t>(Stein et al., 2024)</w:t>
          </w:r>
          <w:r w:rsidRPr="00772A1D">
            <w:fldChar w:fldCharType="end"/>
          </w:r>
        </w:sdtContent>
      </w:sdt>
      <w:r w:rsidRPr="00772A1D">
        <w:t xml:space="preserve"> misst ausschließlich die allgemeine Einstellung zu KI, aber nicht speziell die Akzeptanz von KI im Arbeitskontext. Das neu entwickelte Messinstrument ATTARI-WHE </w:t>
      </w:r>
      <w:sdt>
        <w:sdtPr>
          <w:alias w:val="To edit, see citavi.com/edit"/>
          <w:tag w:val="CitaviPlaceholder#17eed765-07de-4384-bfbb-ea34ec19b0e3"/>
          <w:id w:val="-1317713274"/>
          <w:placeholder>
            <w:docPart w:val="D62534BB5A7E4C86AEFC6509AD0FABF8"/>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ODIxYzc5LTA0MTMtNDM5MC1hNWE1LTY5MDI0YzdjMTdlZiIsIlJhbmdlTGVuZ3RoIjoyMS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HbmFtYnMgZXQgYWwuLCAyMDI1KSJ9XX0sIlRhZyI6IkNpdGF2aVBsYWNlaG9sZGVyIzE3ZWVkNzY1LTA3ZGUtNDM4NC1iZmJiLWVhMzRlYzE5YjBlMyIsIlRleHQiOiIoR25hbWJzIGV0IGFsLiwgMjAyNSkiLCJXQUlWZXJzaW9uIjoiNi4xOS4yLjEifQ==}</w:instrText>
          </w:r>
          <w:r w:rsidRPr="00772A1D">
            <w:fldChar w:fldCharType="separate"/>
          </w:r>
          <w:r w:rsidR="00DC3234">
            <w:t>(</w:t>
          </w:r>
          <w:proofErr w:type="spellStart"/>
          <w:r w:rsidR="00DC3234">
            <w:t>Gnambs</w:t>
          </w:r>
          <w:proofErr w:type="spellEnd"/>
          <w:r w:rsidR="00DC3234">
            <w:t xml:space="preserve"> et al., 2025)</w:t>
          </w:r>
          <w:r w:rsidRPr="00772A1D">
            <w:fldChar w:fldCharType="end"/>
          </w:r>
        </w:sdtContent>
      </w:sdt>
      <w:r w:rsidRPr="00772A1D">
        <w:t xml:space="preserve"> erfasst domänenspezifisch mit je drei Items die Einstellung von KI im Arbeitskontext, im Gesundheitswesen und im Bildungsbereich. </w:t>
      </w:r>
      <w:sdt>
        <w:sdtPr>
          <w:alias w:val="To edit, see citavi.com/edit"/>
          <w:tag w:val="CitaviPlaceholder#dab20363-01e0-44e7-8486-f5f87dce5a87"/>
          <w:id w:val="-1089457400"/>
          <w:placeholder>
            <w:docPart w:val="D62534BB5A7E4C86AEFC6509AD0FABF8"/>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UzMDZkNzJiLWQwNWYtNGEyMC1iNzMyLTc4YjgxMzdkNTM1NCIsIkVudHJpZXMiOlt7IiRpZCI6IjIiLCIkdHlwZSI6IlN3aXNzQWNhZGVtaWMuQ2l0YXZpLkNpdGF0aW9ucy5Xb3JkUGxhY2Vob2xkZXJFbnRyeSwgU3dpc3NBY2FkZW1pYy5DaXRhdmkiLCJJZCI6IjkyMTVkYjA2LTViNzMtNDA1NC04MjY1LThkMDIxZmU3ZDMwYiIsIlJhbmdlTGVuZ3RoIjoxMywiUmVmZXJlbmNlSWQiOiIwYjlhZjY0MC00ZDdjLTQ2OGMtYjg2ZC01NWFmOGIzOWQ2YzQ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aWQiOiI4IiwiJHR5cGUiOiJTd2lzc0FjYWRlbWljLkNpdGF2aS5Qcm9qZWN0LCBTd2lzc0FjYWRlbWljLkNpdGF2aSJ9fSx7IiRpZCI6Ijk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cmVmIjoiOCJ9fSx7IiRpZCI6IjEw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Y2hiYWguMjAyNC4xMDAxMDYiLCJVcmlTdHJpbmciOiJodHRwczovL2RvaS5vcmcvMTAuMTAxNi9qLmNoYmFoLjIwMjQuMTAwMTA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}</w:instrText>
          </w:r>
          <w:r w:rsidRPr="00772A1D">
            <w:fldChar w:fldCharType="separate"/>
          </w:r>
          <w:proofErr w:type="spellStart"/>
          <w:r w:rsidR="00DC3234">
            <w:t>Gnambs</w:t>
          </w:r>
          <w:proofErr w:type="spellEnd"/>
          <w:r w:rsidR="00DC3234">
            <w:t xml:space="preserve"> et al.</w:t>
          </w:r>
          <w:r w:rsidRPr="00772A1D">
            <w:fldChar w:fldCharType="end"/>
          </w:r>
        </w:sdtContent>
      </w:sdt>
      <w:r w:rsidRPr="00772A1D">
        <w:t xml:space="preserve"> </w:t>
      </w:r>
      <w:sdt>
        <w:sdtPr>
          <w:alias w:val="To edit, see citavi.com/edit"/>
          <w:tag w:val="CitaviPlaceholder#e306d72b-d05f-4a20-b732-78b8137d5354"/>
          <w:id w:val="1785005584"/>
          <w:placeholder>
            <w:docPart w:val="D62534BB5A7E4C86AEFC6509AD0FABF8"/>
          </w:placeholder>
        </w:sdtPr>
        <w:sdtContent>
          <w:r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RhYjIwMzYzLTAxZTAtNDRlNy04NDg2LWY1Zjg3ZGNlNWE4NyIsIkVudHJpZXMiOlt7IiRpZCI6IjIiLCIkdHlwZSI6IlN3aXNzQWNhZGVtaWMuQ2l0YXZpLkNpdGF0aW9ucy5Xb3JkUGxhY2Vob2xkZXJFbnRyeSwgU3dpc3NBY2FkZW1pYy5DaXRhdmkiLCJJZCI6IjY1MTQyNmUwLTQ0ODUtNGUzNi1iMGIzLWI1ZmVmM2UwY2JhNCIsIlJhbmdlTGVuZ3RoIjo2LCJSZWZlcmVuY2VJZCI6IjBiOWFmNjQwLTRkN2MtNDY4Yy1iODZkLTU1YWY4YjM5ZDZj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GlkIjoiOCIsIiR0eXBlIjoiU3dpc3NBY2FkZW1pYy5DaXRhdmkuUHJvamVjdCwgU3dpc3NBY2FkZW1pYy5DaXRhdmkifX0seyIkaWQiOiI5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HJlZiI6IjgifX0seyIkaWQiOiIxMC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NoYmFoLjIwMjQuMTAwMTA2IiwiVXJpU3RyaW5nIjoiaHR0cHM6Ly9kb2kub3JnLzEwLjEwMTYvai5jaGJhaC4yMDI0LjEwMDEw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I1KSJ9XX0sIlRhZyI6IkNpdGF2aVBsYWNlaG9sZGVyI2UzMDZkNzJiLWQwNWYtNGEyMC1iNzMyLTc4YjgxMzdkNTM1NCIsIlRleHQiOiIoMjAyNSkiLCJXQUlWZXJzaW9uIjoiNi4xOS4yLjEifQ==}</w:instrText>
          </w:r>
          <w:r w:rsidRPr="00772A1D">
            <w:fldChar w:fldCharType="separate"/>
          </w:r>
          <w:r w:rsidR="00DC3234">
            <w:t>(2025)</w:t>
          </w:r>
          <w:r w:rsidRPr="00772A1D">
            <w:fldChar w:fldCharType="end"/>
          </w:r>
        </w:sdtContent>
      </w:sdt>
      <w:r w:rsidRPr="00772A1D">
        <w:t xml:space="preserve"> kommen zu dem Ergebnis, dass </w:t>
      </w:r>
      <w:r w:rsidR="00437848" w:rsidRPr="00772A1D">
        <w:t xml:space="preserve">sich </w:t>
      </w:r>
      <w:r w:rsidRPr="00772A1D">
        <w:t xml:space="preserve">die Einstellung zu KI je nach Anwendungsbereich unterscheiden können, was in der vorliegenden Untersuchung keine Beachtung fand. Zudem hätte ein ökonomischeres Messinstrument </w:t>
      </w:r>
      <w:r w:rsidR="00D271A9" w:rsidRPr="00772A1D">
        <w:t>unter Umständen</w:t>
      </w:r>
      <w:r w:rsidRPr="00772A1D">
        <w:t xml:space="preserve"> die Abbruchrate der durchgeführten Studien minimieren können</w:t>
      </w:r>
      <w:r w:rsidR="00437848" w:rsidRPr="00772A1D">
        <w:t>, denn die</w:t>
      </w:r>
      <w:r w:rsidRPr="00772A1D">
        <w:t xml:space="preserve"> Autoren weisen </w:t>
      </w:r>
      <w:r w:rsidR="00437848" w:rsidRPr="00772A1D">
        <w:t xml:space="preserve">selbst </w:t>
      </w:r>
      <w:r w:rsidRPr="00772A1D">
        <w:t>darauf hin, dass die Rate von fehlenden Antworten</w:t>
      </w:r>
      <w:r w:rsidR="00AF15B8" w:rsidRPr="00772A1D">
        <w:t xml:space="preserve"> bei der Verwendung der kurzen Skala</w:t>
      </w:r>
      <w:r w:rsidRPr="00772A1D">
        <w:t xml:space="preserve"> gering war </w:t>
      </w:r>
      <w:sdt>
        <w:sdtPr>
          <w:alias w:val="To edit, see citavi.com/edit"/>
          <w:tag w:val="CitaviPlaceholder#c711560a-a5fb-4a3e-bdf1-2ad672d540e8"/>
          <w:id w:val="-2040813670"/>
          <w:placeholder>
            <w:docPart w:val="D62534BB5A7E4C86AEFC6509AD0FABF8"/>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mM2NDJjLTEyMzgtNDQ2Ni05NTM5LWY2NmJjNzg5OGRmYiIsIlJhbmdlTGVuZ3RoIjoyMS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XSwiRm9ybWF0dGVkVGV4dCI6eyIkaWQiOiIxNyIsIkNvdW50IjoxLCJUZXh0VW5pdHMiOlt7IiRpZCI6IjE4IiwiRm9udFN0eWxlIjp7IiRpZCI6IjE5IiwiTmV1dHJhbCI6dHJ1ZX0sIlJlYWRpbmdPcmRlciI6MSwiVGV4dCI6IihHbmFtYnMgZXQgYWwuLCAyMDI1KSJ9XX0sIlRhZyI6IkNpdGF2aVBsYWNlaG9sZGVyI2M3MTE1NjBhLWE1ZmItNGEzZS1iZGYxLTJhZDY3MmQ1NDBlOCIsIlRleHQiOiIoR25hbWJzIGV0IGFsLiwgMjAyNSkiLCJXQUlWZXJzaW9uIjoiNi4xOS4yLjEifQ==}</w:instrText>
          </w:r>
          <w:r w:rsidRPr="00772A1D">
            <w:fldChar w:fldCharType="separate"/>
          </w:r>
          <w:r w:rsidR="00DC3234">
            <w:t>(</w:t>
          </w:r>
          <w:proofErr w:type="spellStart"/>
          <w:r w:rsidR="00DC3234">
            <w:t>Gnambs</w:t>
          </w:r>
          <w:proofErr w:type="spellEnd"/>
          <w:r w:rsidR="00DC3234">
            <w:t xml:space="preserve"> et al., 2025)</w:t>
          </w:r>
          <w:r w:rsidRPr="00772A1D">
            <w:fldChar w:fldCharType="end"/>
          </w:r>
        </w:sdtContent>
      </w:sdt>
      <w:r w:rsidRPr="00772A1D">
        <w:t xml:space="preserve">. </w:t>
      </w:r>
    </w:p>
    <w:p w14:paraId="0580F2A2" w14:textId="0A58DE6E" w:rsidR="00E316FF" w:rsidRDefault="00E316FF" w:rsidP="00E316FF">
      <w:r>
        <w:t xml:space="preserve">Darüber hinaus zeigen sich statistische Einschränkungen. Der signifikante Levene-Text weist auf ungleiche Varianzen zwischen den Gruppen hin. Auch wenn der Versuch unternommen wurde, mögliche Verzerrungen durch Bootstrap und einer robusten ANCOVA zu reduzieren, kann eine mögliche Fehlerquelle durch Heteroskedastizität nicht ausgeschlossen werden. </w:t>
      </w:r>
    </w:p>
    <w:p w14:paraId="50F8B878" w14:textId="7C6F1F72" w:rsidR="00FE43B9" w:rsidRDefault="00802FF5" w:rsidP="00FE43B9">
      <w:r w:rsidRPr="00772A1D">
        <w:t>Mit</w:t>
      </w:r>
      <w:r w:rsidR="00724CA6" w:rsidRPr="00772A1D">
        <w:t xml:space="preserve"> </w:t>
      </w:r>
      <w:r w:rsidR="00CA7EA6" w:rsidRPr="00772A1D">
        <w:t>ATTARI-12</w:t>
      </w:r>
      <w:r w:rsidR="005B63AB" w:rsidRPr="00772A1D">
        <w:t xml:space="preserve"> von </w:t>
      </w:r>
      <w:sdt>
        <w:sdtPr>
          <w:alias w:val="To edit, see citavi.com/edit"/>
          <w:tag w:val="CitaviPlaceholder#a5b7840d-979f-4f46-87f1-8d2c0c22e85e"/>
          <w:id w:val="816616552"/>
          <w:placeholder>
            <w:docPart w:val="D8FE622FF45E494BBE068DA20BF1689A"/>
          </w:placeholder>
        </w:sdtPr>
        <w:sdtContent>
          <w:r w:rsidR="005B63AB"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JiMDE4NTE4LWQ1ZDMtNGQ1NC05N2QyLTEyZmZlMjRkMDliYiIsIkVudHJpZXMiOlt7IiRpZCI6IjIiLCIkdHlwZSI6IlN3aXNzQWNhZGVtaWMuQ2l0YXZpLkNpdGF0aW9ucy5Xb3JkUGxhY2Vob2xkZXJFbnRyeSwgU3dpc3NBY2FkZW1pYy5DaXRhdmkiLCJJZCI6IjMyZDc5OTdiLWYyOTItNDY3Zi1iYjE2LTE0OTljMjEzMDUzYyIsIlJhbmdlTGVuZ3RoIjoxMiwiUmVmZXJlbmNlSWQiOiI2ODQwNDE3NC1mMzc5LTQxYjUtYjkyMC05MTg5MDQ2NmY0M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yNyIsIkNvdW50IjoxLCJUZXh0VW5pdHMiOlt7IiRpZCI6IjI4IiwiRm9udFN0eWxlIjp7IiRpZCI6IjI5IiwiTmV1dHJhbCI6dHJ1ZX0sIlJlYWRpbmdPcmRlciI6MSwiVGV4dCI6IlN0ZWluIGV0IGFsLiJ9XX0sIlRhZyI6IkNpdGF2aVBsYWNlaG9sZGVyI2E1Yjc4NDBkLTk3OWYtNGY0Ni04N2YxLThkMmMwYzIyZTg1ZSIsIlRleHQiOiJTdGVpbiBldCBhbC4iLCJXQUlWZXJzaW9uIjoiNi4xOS4yLjEifQ==}</w:instrText>
          </w:r>
          <w:r w:rsidR="005B63AB" w:rsidRPr="00772A1D">
            <w:fldChar w:fldCharType="separate"/>
          </w:r>
          <w:r w:rsidR="00DC3234">
            <w:t>Stein et al.</w:t>
          </w:r>
          <w:r w:rsidR="005B63AB" w:rsidRPr="00772A1D">
            <w:fldChar w:fldCharType="end"/>
          </w:r>
        </w:sdtContent>
      </w:sdt>
      <w:r w:rsidR="005B63AB" w:rsidRPr="00772A1D">
        <w:t xml:space="preserve"> </w:t>
      </w:r>
      <w:sdt>
        <w:sdtPr>
          <w:alias w:val="To edit, see citavi.com/edit"/>
          <w:tag w:val="CitaviPlaceholder#2b018518-d5d3-4d54-97d2-12ffe24d09bb"/>
          <w:id w:val="-1892260511"/>
          <w:placeholder>
            <w:docPart w:val="D8FE622FF45E494BBE068DA20BF1689A"/>
          </w:placeholder>
        </w:sdtPr>
        <w:sdtContent>
          <w:r w:rsidR="005B63AB"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E1Yjc4NDBkLTk3OWYtNGY0Ni04N2YxLThkMmMwYzIyZTg1ZSIsIkVudHJpZXMiOlt7IiRpZCI6IjIiLCIkdHlwZSI6IlN3aXNzQWNhZGVtaWMuQ2l0YXZpLkNpdGF0aW9ucy5Xb3JkUGxhY2Vob2xkZXJFbnRyeSwgU3dpc3NBY2FkZW1pYy5DaXRhdmkiLCJJZCI6IjcwMGE0YWZiLTFkMGYtNDNhMS04NDBiLWQyNWYxZmYzODk4ZCIsIlJhbmdlTGVuZ3RoIjo2LCJSZWZlcmVuY2VJZCI6IjY4NDA0MTc0LWYzNzktNDFiNS1iOTIwLTkxODkwNDY2Zj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GlkIjoiOCIsIiR0eXBlIjoiU3dpc3NBY2FkZW1pYy5DaXRhdmkuUHJvamVjdCwgU3dpc3NBY2FkZW1pYy5DaXRhdmkifX0seyIkaWQiOiI5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GlkIjoiMTA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Ex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pZCI6IjEy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MjU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yNi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LCJZZWFyT25seSI6dHJ1ZX1dLCJGb3JtYXR0ZWRUZXh0Ijp7IiRpZCI6IjI3IiwiQ291bnQiOjEsIlRleHRVbml0cyI6W3siJGlkIjoiMjgiLCJGb250U3R5bGUiOnsiJGlkIjoiMjkiLCJOZXV0cmFsIjp0cnVlfSwiUmVhZGluZ09yZGVyIjoxLCJUZXh0IjoiKDIwMjQpIn1dfSwiVGFnIjoiQ2l0YXZpUGxhY2Vob2xkZXIjMmIwMTg1MTgtZDVkMy00ZDU0LTk3ZDItMTJmZmUyNGQwOWJiIiwiVGV4dCI6IigyMDI0KSIsIldBSVZlcnNpb24iOiI2LjE5LjIuMSJ9}</w:instrText>
          </w:r>
          <w:r w:rsidR="005B63AB" w:rsidRPr="00772A1D">
            <w:fldChar w:fldCharType="separate"/>
          </w:r>
          <w:r w:rsidR="00DC3234">
            <w:t>(2024)</w:t>
          </w:r>
          <w:r w:rsidR="005B63AB" w:rsidRPr="00772A1D">
            <w:fldChar w:fldCharType="end"/>
          </w:r>
        </w:sdtContent>
      </w:sdt>
      <w:r w:rsidR="005B63AB" w:rsidRPr="00772A1D">
        <w:t xml:space="preserve"> </w:t>
      </w:r>
      <w:r w:rsidRPr="00772A1D">
        <w:t xml:space="preserve">wurde </w:t>
      </w:r>
      <w:r w:rsidR="00667ED5" w:rsidRPr="00772A1D">
        <w:t>lediglich</w:t>
      </w:r>
      <w:r w:rsidR="00724CA6" w:rsidRPr="00772A1D">
        <w:t xml:space="preserve"> ein Messinstrument </w:t>
      </w:r>
      <w:r w:rsidR="00D15C69" w:rsidRPr="00772A1D">
        <w:t xml:space="preserve">verwendet, um die </w:t>
      </w:r>
      <w:r w:rsidR="00E64631" w:rsidRPr="00772A1D">
        <w:t>individuelle</w:t>
      </w:r>
      <w:r w:rsidR="00D15C69" w:rsidRPr="00772A1D">
        <w:t xml:space="preserve"> Einstellung zu KI zu messen. Forschungsergebnisse geben aber wichtige Hinweise darauf, dass </w:t>
      </w:r>
      <w:r w:rsidRPr="00772A1D">
        <w:t xml:space="preserve">individuelle </w:t>
      </w:r>
      <w:r w:rsidR="00D75A34" w:rsidRPr="00772A1D">
        <w:t xml:space="preserve">Persönlichkeitsmerkmale die Einstellung zu KI moderieren können </w:t>
      </w:r>
      <w:sdt>
        <w:sdtPr>
          <w:alias w:val="To edit, see citavi.com/edit"/>
          <w:tag w:val="CitaviPlaceholder#e1acb71b-c715-425f-942b-dad835865585"/>
          <w:id w:val="-1583365757"/>
          <w:placeholder>
            <w:docPart w:val="D8FE622FF45E494BBE068DA20BF1689A"/>
          </w:placeholder>
        </w:sdtPr>
        <w:sdtContent>
          <w:r w:rsidR="00D75A34"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OTYwMWU2LTdlMjQtNGZhYy05OWUxLWJjNDdlMmI3OTU0YS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NlMWFjYjcxYi1jNzE1LTQyNWYtOTQyYi1kYWQ4MzU4NjU1ODUiLCJUZXh0IjoiKFN0ZWluIGV0IGFsLiwgMjAyNCkiLCJXQUlWZXJzaW9uIjoiNi4xOS4yLjEifQ==}</w:instrText>
          </w:r>
          <w:r w:rsidR="00D75A34" w:rsidRPr="00772A1D">
            <w:fldChar w:fldCharType="separate"/>
          </w:r>
          <w:r w:rsidR="00DC3234">
            <w:t>(Stein et al., 2024)</w:t>
          </w:r>
          <w:r w:rsidR="00D75A34" w:rsidRPr="00772A1D">
            <w:fldChar w:fldCharType="end"/>
          </w:r>
        </w:sdtContent>
      </w:sdt>
      <w:r w:rsidR="00D75A34" w:rsidRPr="00772A1D">
        <w:t xml:space="preserve">. </w:t>
      </w:r>
      <w:sdt>
        <w:sdtPr>
          <w:alias w:val="To edit, see citavi.com/edit"/>
          <w:tag w:val="CitaviPlaceholder#4b81dd9c-66a5-496e-81bd-6f8a65a44598"/>
          <w:id w:val="1032076800"/>
          <w:placeholder>
            <w:docPart w:val="DAE5C8A048824DF0B0F78FE4650FCB43"/>
          </w:placeholder>
        </w:sdtPr>
        <w:sdtEndPr/>
        <w:sdtContent>
          <w:r w:rsidR="00B57591"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2MyYmM0NTBmLWVhM2ItNDUxNS04YmUyLTNmZjhjMmVmYTRkZSIsIkVudHJpZXMiOlt7IiRpZCI6IjIiLCIkdHlwZSI6IlN3aXNzQWNhZGVtaWMuQ2l0YXZpLkNpdGF0aW9ucy5Xb3JkUGxhY2Vob2xkZXJFbnRyeSwgU3dpc3NBY2FkZW1pYy5DaXRhdmkiLCJJZCI6IjNlYjVkODNmLWM5NjItNDNmMC1iYmJiLTk1YmY5ZDM2NWQ2MCIsIlJhbmdlTGVuZ3RoIjoxMiwiUmVmZXJlbmNlSWQiOiI2ODQwNDE3NC1mMzc5LTQxYjUtYjkyMC05MTg5MDQ2NmY0MW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tUGhpbGlwcCIsIkxhc3ROYW1lIjoiU3RlaW4iLCJQcm90ZWN0ZWQiOmZhbHNlLCJTZXgiOjAsIkNyZWF0ZWRCeSI6Il9OYWphdCBCcsO8bmUiLCJDcmVhdGVkT24iOiIyMDI0LTAzLTMwVDA5OjA4OjM5IiwiTW9kaWZpZWRCeSI6Il9OYWphdCBCcsO8bmUiLCJJZCI6ImY0NGRjM2U0LTkzOTUtNDA1NS05ZmRjLWMyOWFjMTE1MWI2MCIsIk1vZGlmaWVkT24iOiIyMDI0LTAzLTMwVDA5OjA4OjM5IiwiUHJvamVjdCI6eyIkaWQiOiI4IiwiJHR5cGUiOiJTd2lzc0FjYWRlbWljLkNpdGF2aS5Qcm9qZWN0LCBTd2lzc0FjYWRlbWljLkNpdGF2aSJ9fSx7IiRpZCI6Ijk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aWQiOiIxMC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yZWYiOiI4In19LHsiJGlkIjoiMTE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GlkIjoiMTI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yNS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I2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yNyIsIkNvdW50IjoxLCJUZXh0VW5pdHMiOlt7IiRpZCI6IjI4IiwiRm9udFN0eWxlIjp7IiRpZCI6IjI5IiwiTmV1dHJhbCI6dHJ1ZX0sIlJlYWRpbmdPcmRlciI6MSwiVGV4dCI6IlN0ZWluIGV0IGFsLiJ9XX0sIlRhZyI6IkNpdGF2aVBsYWNlaG9sZGVyIzRiODFkZDljLTY2YTUtNDk2ZS04MWJkLTZmOGE2NWE0NDU5OCIsIlRleHQiOiJTdGVpbiBldCBhbC4iLCJXQUlWZXJzaW9uIjoiNi4xOS4yLjEifQ==}</w:instrText>
          </w:r>
          <w:r w:rsidR="00B57591" w:rsidRPr="00772A1D">
            <w:fldChar w:fldCharType="separate"/>
          </w:r>
          <w:r w:rsidR="00DC3234">
            <w:t>Stein et al.</w:t>
          </w:r>
          <w:r w:rsidR="00B57591" w:rsidRPr="00772A1D">
            <w:fldChar w:fldCharType="end"/>
          </w:r>
        </w:sdtContent>
      </w:sdt>
      <w:r w:rsidR="00B57591" w:rsidRPr="00772A1D">
        <w:t xml:space="preserve"> </w:t>
      </w:r>
      <w:sdt>
        <w:sdtPr>
          <w:alias w:val="To edit, see citavi.com/edit"/>
          <w:tag w:val="CitaviPlaceholder#c2bc450f-ea3b-4515-8be2-3ff8c2efa4de"/>
          <w:id w:val="-1630928856"/>
          <w:placeholder>
            <w:docPart w:val="A771E2E2E2094814B2D7F9F81038C356"/>
          </w:placeholder>
        </w:sdtPr>
        <w:sdtContent>
          <w:r w:rsidR="00B57591" w:rsidRPr="00772A1D">
            <w:fldChar w:fldCharType="begin"/>
          </w:r>
          <w:r w:rsidR="00AE7C16">
            <w:instrText>ADDIN CitaviPlaceholder{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M4L3M0MTU5OC0wMjQtNTMzMzUtMiIsIlVyaVN0cmluZyI6Imh0dHBzOi8vZG9pLm9yZy8xMC4xMDM4L3M0MTU5OC0wMjQtNTMzMz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My0zMFQwOTowODozOSIsIk1vZGlmaWVkQnkiOiJfTmFqYXQgQnLDvG5lIiwiSWQiOiJmZjcwMGEyOC1kYjZlLTRlNzYtYWNkYS0zZDQ5NWI0NzFmN2QiLCJNb2RpZmllZE9uIjoiMjAyNC0wMy0zMFQwOTowODoz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4MzE2ODk4IiwiVXJpU3RyaW5nIjoiaHR0cDovL3d3dy5uY2JpLm5sbS5uaWguZ292L3B1Ym1lZC8zODMxNjg5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FqYXQgQnLDvG5lIiwiQ3JlYXRlZE9uIjoiMjAyNC0wMy0zMFQwOTowODo0MyIsIk1vZGlmaWVkQnkiOiJfTmFqYXQgQnLDvG5lIiwiSWQiOiIwZTY3MjgyMC0wMjAyLTQ3NjQtOTk3NS02YzE5ZDQ2NDViYzUiLCJNb2RpZmllZE9uIjoiMjAyNC0wMy0zMFQwOTowODo0My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d3d3Lm5hdHVyZS5jb20vYXJ0aWNsZXMvczQxNTk4LTAyNC01MzMzNS0yIiwiVXJpU3RyaW5nIjoiaHR0cHM6Ly93d3cubmF0dXJlLmNvbS9hcnRpY2xlcy9zNDE1OTgtMDI0LTUzMzM1LTI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hamF0IEJyw7xuZSIsIkNyZWF0ZWRPbiI6IjIwMjQtMDMtMzBUMDk6MDg6MzkiLCJNb2RpZmllZEJ5IjoiX05hamF0IEJyw7xuZSIsIklkIjoiNjZkMjMyMDEtYTI1Mi00NjBjLThkOTMtN2NmYTQyMzQ0YTg2IiwiTW9kaWZpZWRPbiI6IjIwMjQtMDMtMzBUMDk6MDg6Mzk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xMDg0NDIwMiIsIlVyaVN0cmluZyI6Imh0dHBzOi8vd3d3Lm5jYmkubmxtLm5paC5nb3YvcG1jL2FydGljbGVzL1BNQzEwODQ0MjA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}</w:instrText>
          </w:r>
          <w:r w:rsidR="00B57591" w:rsidRPr="00772A1D">
            <w:fldChar w:fldCharType="separate"/>
          </w:r>
          <w:r w:rsidR="00DC3234">
            <w:t>(2024)</w:t>
          </w:r>
          <w:r w:rsidR="00B57591" w:rsidRPr="00772A1D">
            <w:fldChar w:fldCharType="end"/>
          </w:r>
        </w:sdtContent>
      </w:sdt>
      <w:r w:rsidR="00B57591" w:rsidRPr="00772A1D">
        <w:t xml:space="preserve"> konnten beispielsweise zeigen, dass</w:t>
      </w:r>
      <w:r w:rsidR="00D12D5A" w:rsidRPr="00772A1D">
        <w:t xml:space="preserve"> Verträglichkeit</w:t>
      </w:r>
      <w:r w:rsidR="006F5738" w:rsidRPr="00772A1D">
        <w:t xml:space="preserve"> und ein jüngeres Alter </w:t>
      </w:r>
      <w:r w:rsidR="00C23EF4" w:rsidRPr="00772A1D">
        <w:t xml:space="preserve">eher mit einer positiven Einstellung </w:t>
      </w:r>
      <w:r w:rsidR="009B3DA6" w:rsidRPr="00772A1D">
        <w:t>zu KI eingeherging, während Menschen, die anfälliger für Verschwörungen waren</w:t>
      </w:r>
      <w:r w:rsidR="00667ED5" w:rsidRPr="00772A1D">
        <w:t xml:space="preserve"> eher negative Einstellungen zeigten. </w:t>
      </w:r>
      <w:r w:rsidR="00FE43B9" w:rsidRPr="00772A1D">
        <w:t>Da individuelle Einstellungen einen großen Einfluss auf die Einstellung zu KI haben zu scheinen, sollten vertrauensbildende Maßnahmen noch umfangreicher und langfristiger erfolgen, als es in der vorliegenden Untersuchung der Fall war, um einen wesentlichen Effekt auf die Akzeptanz von GenKI haben zu können.</w:t>
      </w:r>
      <w:r w:rsidR="009029FA" w:rsidRPr="00772A1D">
        <w:t xml:space="preserve"> Zudem scheint es sinnvoll zu sein, </w:t>
      </w:r>
      <w:proofErr w:type="gramStart"/>
      <w:r w:rsidR="009029FA" w:rsidRPr="00772A1D">
        <w:lastRenderedPageBreak/>
        <w:t>gezielter affektives Vertrauen</w:t>
      </w:r>
      <w:proofErr w:type="gramEnd"/>
      <w:r w:rsidR="009029FA" w:rsidRPr="00772A1D">
        <w:t xml:space="preserve"> zu fördern, was in der vorliegenden Maßnahme nicht konkret umgesetzt wurde, um bei den subjektiven Anwendungsfeldern einen größeren Effekt zu bewirken, wie z. B. durch soziale Kontaktaufnahme (</w:t>
      </w:r>
      <w:proofErr w:type="spellStart"/>
      <w:r w:rsidR="009029FA" w:rsidRPr="00772A1D">
        <w:t>Suen</w:t>
      </w:r>
      <w:proofErr w:type="spellEnd"/>
      <w:r w:rsidR="009029FA" w:rsidRPr="00772A1D">
        <w:t xml:space="preserve"> &amp; Hung, 2023). </w:t>
      </w:r>
    </w:p>
    <w:p w14:paraId="43466A02" w14:textId="1966AE5D" w:rsidR="00BC73BB" w:rsidRDefault="00BC73BB" w:rsidP="00C70EF9">
      <w:r w:rsidRPr="00772A1D">
        <w:t xml:space="preserve">Die Generalisierbarkeit und Repräsentativität der Stichprobe ist eingeschränkt und nicht allgemein übertragbar. Sie zeichnet sich durch ein überdurchschnittlich hohes Bildungsniveau aus, was laut früheren Untersuchungen generell Einfluss auf die Akzeptanz von GenKI haben könnte </w:t>
      </w:r>
      <w:sdt>
        <w:sdtPr>
          <w:alias w:val="To edit, see citavi.com/edit"/>
          <w:tag w:val="CitaviPlaceholder#37afd8ad-c6e9-46f7-9abd-4ce7bcabd67b"/>
          <w:id w:val="-479765210"/>
          <w:placeholder>
            <w:docPart w:val="C105F6EDCB5B4A5FB004C3BF9867EC6E"/>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ZDBhOTVkLTdjMGEtNGM2ZS05ZGVmLWM3MmJhNDU5MTRmYiIsIlJhbmdlTGVuZ3RoIjoxOCwiUmVmZXJlbmNlSWQiOiIxNTMyYjRkNi03ZmI3LTRiMzEtYWM3Ni0wZmJlOGRmNGU0O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SmFuLVBoaWxpcHAiLCJMYXN0TmFtZSI6IlN0ZWluIiwiUHJvdGVjdGVkIjpmYWxzZSwiU2V4IjowLCJDcmVhdGVkQnkiOiJfTmFqYXQgQnLDvG5lIiwiQ3JlYXRlZE9uIjoiMjAyNC0wMy0zMFQwOTowODozOSIsIk1vZGlmaWVkQnkiOiJfTmFqYXQgQnLDvG5lIiwiSWQiOiJmNDRkYzNlNC05Mzk1LTQwNTUtOWZkYy1jMjlhYzExNTFiNjAiLCJNb2RpZmllZE9uIjoiMjAyNC0wMy0zMFQwOTowODozOSIsIlByb2plY3QiOnsiJHJlZiI6IjgifX0seyIkaWQiOiIxNy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4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O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yMC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jciLCIkdHlwZSI6IlN3aXNzQWNhZGVtaWMuQ2l0YXZpLkxvY2F0aW9uLCBTd2lzc0FjYWRlbWljLkNpdGF2aSIsIkFkZHJlc3MiOnsiJGlkIjoiMjg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Mz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zQ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TE3Ny8wODk0NDM5MzE3NjkiLCJVcmlTdHJpbmciOiJodHRwczovL2RvaS5vcmcvMTAuMTE3Ny8wODk0NDM5MzE3Njk4NjM3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}</w:instrText>
          </w:r>
          <w:r w:rsidRPr="00772A1D">
            <w:fldChar w:fldCharType="separate"/>
          </w:r>
          <w:r w:rsidR="00DC3234">
            <w:t>(Liang &amp; Lee, 2017; McClure, 2018; Stein et al., 2024)</w:t>
          </w:r>
          <w:r w:rsidRPr="00772A1D">
            <w:fldChar w:fldCharType="end"/>
          </w:r>
        </w:sdtContent>
      </w:sdt>
      <w:r w:rsidRPr="00772A1D">
        <w:t xml:space="preserve">, auch wenn in der vorliegenden Untersuchung keine Effekte festzustellen waren. Zudem war der größte Teil erwerbstätig und hatte mehr als zehn Jahre Berufserfahrung. Unberücksichtigt bleiben auch kulturübergreifenden Unterschiede, die in vergangenen Studien zu unterschiedlichen Ergebnissen gekommen sind </w:t>
      </w:r>
      <w:sdt>
        <w:sdtPr>
          <w:alias w:val="To edit, see citavi.com/edit"/>
          <w:tag w:val="CitaviPlaceholder#b5237597-1af0-4c01-8b84-7e882fbd9997"/>
          <w:id w:val="-651370266"/>
          <w:placeholder>
            <w:docPart w:val="C124E79DADD3479C82DA52DAF87A7B85"/>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2I4ZTBjLTJkMGUtNDcwMS04ZjI1LTcwNmM0NjA2NzQ2ZCIsIlJhbmdlTGVuZ3RoIjoyNSwiUmVmZXJlbmNlSWQiOiJlYTczZWFkMS1jM2E4LTQwZTAtOTVhOC04Yjg4ZDhhMDIy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Q0MjAyLTAyMi0wMDAyMC15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Ny9zNDQyMDItMDIyLTAwMDIwLXkiLCJVcmlTdHJpbmciOiJodHRwczovL2RvaS5vcmcvMTAuMTAwNy9zNDQyMDItMDIyLTAwMDIwLXk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}</w:instrText>
          </w:r>
          <w:r w:rsidRPr="00772A1D">
            <w:fldChar w:fldCharType="separate"/>
          </w:r>
          <w:r w:rsidR="00DC3234">
            <w:t>(Sindermann et al., 2022)</w:t>
          </w:r>
          <w:r w:rsidRPr="00772A1D">
            <w:fldChar w:fldCharType="end"/>
          </w:r>
        </w:sdtContent>
      </w:sdt>
      <w:r w:rsidRPr="00772A1D">
        <w:t xml:space="preserve">. </w:t>
      </w:r>
    </w:p>
    <w:p w14:paraId="47D80E04" w14:textId="3C0A9607" w:rsidR="00313808" w:rsidRDefault="00B76F1D" w:rsidP="00530987">
      <w:pPr>
        <w:pStyle w:val="berschrift2"/>
      </w:pPr>
      <w:bookmarkStart w:id="281" w:name="_Toc191314532"/>
      <w:r w:rsidRPr="00404A4C">
        <w:t xml:space="preserve">Theoretische </w:t>
      </w:r>
      <w:r w:rsidR="00427FF6" w:rsidRPr="00404A4C">
        <w:t>Implikationen und zukünftige Forschung</w:t>
      </w:r>
      <w:bookmarkEnd w:id="281"/>
    </w:p>
    <w:p w14:paraId="567DB81D" w14:textId="34E53FDB" w:rsidR="004C498D" w:rsidRDefault="00D37B81" w:rsidP="00710775">
      <w:r w:rsidRPr="00772A1D">
        <w:t xml:space="preserve">Die Ergebnisse der vorliegenden Untersuchung </w:t>
      </w:r>
      <w:r w:rsidR="001D7DD6" w:rsidRPr="00772A1D">
        <w:t xml:space="preserve">liefern </w:t>
      </w:r>
      <w:r w:rsidR="00DD6AC5" w:rsidRPr="00772A1D">
        <w:t>wichtige Erkenntnisse zur Akzeptanz von GenKI im Arbeitskontext</w:t>
      </w:r>
      <w:r w:rsidR="00CA3B57" w:rsidRPr="00772A1D">
        <w:t>.</w:t>
      </w:r>
      <w:r w:rsidR="001F0B4C" w:rsidRPr="00772A1D">
        <w:t xml:space="preserve"> </w:t>
      </w:r>
      <w:r w:rsidR="00710775" w:rsidRPr="00772A1D">
        <w:t xml:space="preserve">Die Ergebnisse sprechen dafür, dass die Einstellung zu KI ein zentraler Prädiktor für die Akzeptanz von GenKI ist, was auch in vorausgegangenen Studien beobachtet werden konnte </w:t>
      </w:r>
      <w:sdt>
        <w:sdtPr>
          <w:alias w:val="To edit, see citavi.com/edit"/>
          <w:tag w:val="CitaviPlaceholder#8cd5427f-0427-447e-a5e6-f21d70518dbe"/>
          <w:id w:val="508495065"/>
          <w:placeholder>
            <w:docPart w:val="04E7B8E14E3D43C0927441DA54B63BE4"/>
          </w:placeholder>
        </w:sdtPr>
        <w:sdtContent>
          <w:r w:rsidR="00710775"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WJhNWFiLTRkNjUtNDZjOS1iMDYxLTk4NzRlNTdhNmMxZSIsIlJhbmdlTGVuZ3RoIjoyMCwiUmVmZXJlbmNlSWQiOiIwYjlhZjY0MC00ZDdjLTQ2OGMtYjg2ZC01NWFmOGIzOWQ2Y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W8iLCJMYXN0TmFtZSI6IkduYW1icyIsIlByb3RlY3RlZCI6ZmFsc2UsIlNleCI6MCwiQ3JlYXRlZEJ5IjoiX05hamF0IEJyw7xuZSIsIkNyZWF0ZWRPbiI6IjIwMjQtMDMtMzBUMDk6MDg6MzkiLCJNb2RpZmllZEJ5IjoiX05hamF0IEJyw7xuZSIsIklkIjoiNjFkYWQ3YzctZmZiYi00Zjc2LThkMTEtODI1NDg2ZTQyZTEwIiwiTW9kaWZpZWRPbiI6IjIwMjQtMDMtMzBUMDk6MDg6MzkiLCJQcm9qZWN0Ijp7IiRpZCI6IjgiLCIkdHlwZSI6IlN3aXNzQWNhZGVtaWMuQ2l0YXZpLlByb2plY3QsIFN3aXNzQWNhZGVtaWMuQ2l0YXZpIn19LHsiJGlkIjoiOS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jaGJhaC4yMDI0LjEwMDEwNiIsIlVyaVN0cmluZyI6Imh0dHBzOi8vZG9pLm9yZy8xMC4xMDE2L2ouY2hiYWguMjAyNC4xMDAxM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zgvczQxNTk4LTAyNC01MzMzNS0yIiwiVXJpU3RyaW5nIjoiaHR0cHM6Ly9kb2kub3JnLzEwLjEwMzgvczQxNTk4LTAyNC01MzMzNS0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zLTMwVDA5OjA4OjM5IiwiTW9kaWZpZWRCeSI6Il9OYWphdCBCcsO8bmUiLCJJZCI6ImZmNzAwYTI4LWRiNmUtNGU3Ni1hY2RhLTNkNDk1YjQ3MWY3ZCIsIk1vZGlmaWVkT24iOiIyMDI0LTAzLTMwVDA5OjA4OjM5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zgzMTY4OTgiLCJVcmlTdHJpbmciOiJodHRwOi8vd3d3Lm5jYmkubmxtLm5paC5nb3YvcHVibWVkLzM4MzE2ODk4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YWphdCBCcsO8bmUiLCJDcmVhdGVkT24iOiIyMDI0LTAzLTMwVDA5OjA4OjQzIiwiTW9kaWZpZWRCeSI6Il9OYWphdCBCcsO8bmUiLCJJZCI6IjBlNjcyODIwLTAyMDItNDc2NC05OTc1LTZjMTlkNDY0NWJjNSIsIk1vZGlmaWVkT24iOiIyMDI0LTAzLTMwVDA5OjA4OjQz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93d3cubmF0dXJlLmNvbS9hcnRpY2xlcy9zNDE1OTgtMDI0LTUzMzM1LTIiLCJVcmlTdHJpbmciOiJodHRwczovL3d3dy5uYXR1cmUuY29tL2FydGljbGVzL3M0MTU5OC0wMjQtNTMzMzUtM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}</w:instrText>
          </w:r>
          <w:r w:rsidR="00710775" w:rsidRPr="00772A1D">
            <w:fldChar w:fldCharType="separate"/>
          </w:r>
          <w:r w:rsidR="00DC3234">
            <w:t>(</w:t>
          </w:r>
          <w:proofErr w:type="spellStart"/>
          <w:r w:rsidR="00DC3234">
            <w:t>Gnambs</w:t>
          </w:r>
          <w:proofErr w:type="spellEnd"/>
          <w:r w:rsidR="00DC3234">
            <w:t xml:space="preserve"> et al., 2025; Stein et al., 2024)</w:t>
          </w:r>
          <w:r w:rsidR="00710775" w:rsidRPr="00772A1D">
            <w:fldChar w:fldCharType="end"/>
          </w:r>
        </w:sdtContent>
      </w:sdt>
      <w:r w:rsidR="00710775" w:rsidRPr="00772A1D">
        <w:t xml:space="preserve">.  </w:t>
      </w:r>
      <w:r w:rsidR="002D69DD" w:rsidRPr="00772A1D">
        <w:t>Ferner</w:t>
      </w:r>
      <w:r w:rsidR="00A750A9" w:rsidRPr="00772A1D">
        <w:t xml:space="preserve"> konnte gezeigt werden</w:t>
      </w:r>
      <w:r w:rsidR="001F0B4C" w:rsidRPr="00772A1D">
        <w:t xml:space="preserve">, dass </w:t>
      </w:r>
      <w:r w:rsidR="002D69DD" w:rsidRPr="00772A1D">
        <w:t>auch</w:t>
      </w:r>
      <w:r w:rsidR="001F0B4C" w:rsidRPr="00772A1D">
        <w:t xml:space="preserve"> Anwendungsfeld </w:t>
      </w:r>
      <w:r w:rsidR="00873A21" w:rsidRPr="00772A1D">
        <w:t xml:space="preserve">eine </w:t>
      </w:r>
      <w:r w:rsidR="00CB3E2B" w:rsidRPr="00772A1D">
        <w:t>wesentliche</w:t>
      </w:r>
      <w:r w:rsidR="00873A21" w:rsidRPr="00772A1D">
        <w:t xml:space="preserve"> Rolle bei der Akzeptanz von GenKI darstellt, was früheren Untersuchungen </w:t>
      </w:r>
      <w:r w:rsidR="002B15BE" w:rsidRPr="00772A1D">
        <w:t xml:space="preserve">stützen </w:t>
      </w:r>
      <w:sdt>
        <w:sdtPr>
          <w:alias w:val="To edit, see citavi.com/edit"/>
          <w:tag w:val="CitaviPlaceholder#c27badb2-eda9-44b3-a97b-886065b6c8c1"/>
          <w:id w:val="324868063"/>
          <w:placeholder>
            <w:docPart w:val="D9F55DB8C6DE4EED9A12A2FCF70FD383"/>
          </w:placeholder>
        </w:sdtPr>
        <w:sdtContent>
          <w:r w:rsidR="002B15BE"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NWQwY2QzLTM0YzUtNDI0Ny1hNjc3LTkyMDE4Y2QwZjhlOCIsIlJhbmdlTGVuZ3RoIjoyMSwiUmVmZXJlbmNlSWQiOiJlZTBjMGNmNC1iMjkxLTQ3ZjgtOWEyNS1jMjM0ZDJhMmRh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wMjIyNDM3MTk4NTE3ODgiLCJVcmlTdHJpbmciOiJodHRwczovL2RvaS5vcmcvMTAuMTE3Ny8wMDIyMjQzNzE5ODUxNzg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Exlbm92b1xcQXBwRGF0YVxcTG9jYWxcXFRlbXBcXGFwZWtiaHI0LmpwZyIsIlVyaVN0cmluZyI6ImY5Y2NkMTQ1LWQ4MjUtNGM0NS04ODdhLTE5YzZhOGEwNDBlY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TM1OTQzMlguMjAyMi4yMTMyOTQw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TA4MC8xMzU5NDMyWC4yMDIyLjIxMzI5NDAiLCJVcmlTdHJpbmciOiJodHRwczovL2RvaS5vcmcvMTAuMTA4MC8xMzU5NDMyWC4yMDIyLjIxMzI5NDA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xNi9qLmdpcS4yMDIwLjEwMTUzNiIsIlVyaVN0cmluZyI6Imh0dHBzOi8vZG9pLm9yZy8xMC4xMDE2L2ouZ2lxLjIwMjAuMTAxNTM2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}</w:instrText>
          </w:r>
          <w:r w:rsidR="002B15BE" w:rsidRPr="00772A1D">
            <w:fldChar w:fldCharType="separate"/>
          </w:r>
          <w:r w:rsidR="00DC3234">
            <w:t>(</w:t>
          </w:r>
          <w:proofErr w:type="spellStart"/>
          <w:r w:rsidR="00DC3234">
            <w:t>Castelo</w:t>
          </w:r>
          <w:proofErr w:type="spellEnd"/>
          <w:r w:rsidR="00DC3234">
            <w:t xml:space="preserve"> et al., 2019; </w:t>
          </w:r>
          <w:proofErr w:type="spellStart"/>
          <w:r w:rsidR="00DC3234">
            <w:t>Nagtegaal</w:t>
          </w:r>
          <w:proofErr w:type="spellEnd"/>
          <w:r w:rsidR="00DC3234">
            <w:t>, 2021; Wesche et al., 2022)</w:t>
          </w:r>
          <w:r w:rsidR="002B15BE" w:rsidRPr="00772A1D">
            <w:fldChar w:fldCharType="end"/>
          </w:r>
        </w:sdtContent>
      </w:sdt>
      <w:r w:rsidR="002B15BE" w:rsidRPr="00772A1D">
        <w:t xml:space="preserve">. </w:t>
      </w:r>
    </w:p>
    <w:p w14:paraId="366A1FB8" w14:textId="1ED512BB" w:rsidR="007B0209" w:rsidRDefault="00D81F67" w:rsidP="002E6EAB">
      <w:r w:rsidRPr="00772A1D">
        <w:t>Offen bleibt hingegen</w:t>
      </w:r>
      <w:r w:rsidR="00D8311C" w:rsidRPr="00772A1D">
        <w:t xml:space="preserve">, inwieweit </w:t>
      </w:r>
      <w:r w:rsidR="00A36596" w:rsidRPr="00772A1D">
        <w:t xml:space="preserve">aus dem UTAUT-Modell vertrauensbildende Maßnahmen für eine komplexe </w:t>
      </w:r>
      <w:proofErr w:type="spellStart"/>
      <w:r w:rsidR="00A36596" w:rsidRPr="00772A1D">
        <w:t>GenI</w:t>
      </w:r>
      <w:proofErr w:type="spellEnd"/>
      <w:r w:rsidR="00A36596" w:rsidRPr="00772A1D">
        <w:t xml:space="preserve"> abgeleitet werden </w:t>
      </w:r>
      <w:r w:rsidR="00774995" w:rsidRPr="00772A1D">
        <w:t>kann</w:t>
      </w:r>
      <w:r w:rsidR="00A36596" w:rsidRPr="00772A1D">
        <w:t xml:space="preserve">. </w:t>
      </w:r>
      <w:r w:rsidR="002E6EAB" w:rsidRPr="00772A1D">
        <w:t>Zukünftige</w:t>
      </w:r>
      <w:r w:rsidR="000A249E" w:rsidRPr="00772A1D">
        <w:t xml:space="preserve"> Forschung</w:t>
      </w:r>
      <w:r w:rsidR="00477006" w:rsidRPr="00772A1D">
        <w:t xml:space="preserve"> </w:t>
      </w:r>
      <w:r w:rsidR="002E6EAB" w:rsidRPr="00772A1D">
        <w:t>könnte das</w:t>
      </w:r>
      <w:r w:rsidR="00D1171F" w:rsidRPr="00772A1D">
        <w:t xml:space="preserve"> UTAUT-Modell noch differenzierter im Hinblick auf GenKI analysieren und</w:t>
      </w:r>
      <w:r w:rsidR="00477006" w:rsidRPr="00772A1D">
        <w:t xml:space="preserve"> prüfen, ob </w:t>
      </w:r>
      <w:r w:rsidR="00D1171F" w:rsidRPr="00772A1D">
        <w:t xml:space="preserve">seine </w:t>
      </w:r>
      <w:r w:rsidR="004A2252" w:rsidRPr="00772A1D">
        <w:t xml:space="preserve">klassischen Einflussfaktoren </w:t>
      </w:r>
      <w:r w:rsidR="00107BFC" w:rsidRPr="00772A1D">
        <w:t>auch das Nutzungsverhalten und die Verhaltensintention in Bezug auch eine</w:t>
      </w:r>
      <w:r w:rsidR="00F17C72" w:rsidRPr="00772A1D">
        <w:t xml:space="preserve"> GenKI-Technologie </w:t>
      </w:r>
      <w:r w:rsidR="001A537F" w:rsidRPr="00772A1D">
        <w:t>gelten</w:t>
      </w:r>
      <w:r w:rsidR="007925EE" w:rsidRPr="00772A1D">
        <w:t xml:space="preserve"> oder ob zusätzliche Faktoren, wie z. B. Transparenz</w:t>
      </w:r>
      <w:r w:rsidR="004321A8" w:rsidRPr="00772A1D">
        <w:t xml:space="preserve"> </w:t>
      </w:r>
      <w:sdt>
        <w:sdtPr>
          <w:alias w:val="To edit, see citavi.com/edit"/>
          <w:tag w:val="CitaviPlaceholder#640498c2-f992-4c9b-9d0a-bdcbfc9b9b20"/>
          <w:id w:val="1640454573"/>
          <w:placeholder>
            <w:docPart w:val="3516801FFB57463E92CD28FD46156A66"/>
          </w:placeholder>
        </w:sdtPr>
        <w:sdtEndPr/>
        <w:sdtContent>
          <w:r w:rsidR="004321A8"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Y2M1MDRiLTZjODctNDhhZC1iNjFjLTRlNDllNjQ5Y2IyYiIsIlJhbmdlTGVuZ3RoIjoxOSwiUmVmZXJlbmNlSWQiOiI2OTZmMDlhNy0wN2ExLTRhZjItOTdlNC0yMWY2ODVhMjg3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NoYi4yMDIzLjEwNzcxMyIsIlVyaVN0cmluZyI6Imh0dHBzOi8vZG9pLm9yZy8xMC4xMDE2L2ouY2hiLjIwMjMuMTA3Nz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}</w:instrText>
          </w:r>
          <w:r w:rsidR="004321A8" w:rsidRPr="00772A1D">
            <w:fldChar w:fldCharType="separate"/>
          </w:r>
          <w:r w:rsidR="000A5A91">
            <w:t>(Suen &amp; Hung, 2023)</w:t>
          </w:r>
          <w:r w:rsidR="004321A8" w:rsidRPr="00772A1D">
            <w:fldChar w:fldCharType="end"/>
          </w:r>
        </w:sdtContent>
      </w:sdt>
      <w:r w:rsidR="007925EE" w:rsidRPr="00772A1D">
        <w:t xml:space="preserve">, </w:t>
      </w:r>
      <w:r w:rsidR="008D7948" w:rsidRPr="00772A1D">
        <w:t xml:space="preserve">z. B. in Form von Erklärungen </w:t>
      </w:r>
      <w:sdt>
        <w:sdtPr>
          <w:alias w:val="To edit, see citavi.com/edit"/>
          <w:tag w:val="CitaviPlaceholder#b5cc0c53-19fb-48cd-8920-71ffb73e3f96"/>
          <w:id w:val="789168556"/>
          <w:placeholder>
            <w:docPart w:val="1F59A2F49E6B47B58666CF6CB1943A28"/>
          </w:placeholder>
        </w:sdtPr>
        <w:sdtEndPr/>
        <w:sdtContent>
          <w:r w:rsidR="008D7948" w:rsidRPr="00772A1D">
            <w:fldChar w:fldCharType="begin"/>
          </w:r>
          <w:r w:rsidR="00437C8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TA1MjYyLTA5ZGQtNDQzYS1iM2M3LWQyMTA5ODg3NTUwYSIsIlJhbmdlTGVuZ3RoIjoyMCwiUmVmZXJlbmNlSWQiOiI5MjRiMGIwNy1hZDRmLTQ5OGEtYWM3OS04MGI4ODIyNTA1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kbC5hY20ub3JnL2RvaS9wcm9jZWVkaW5ncy8xMC4xMTQ1LzM0MTE3NjQiLCJVcmlTdHJpbmciOiJodHRwczovL2RsLmFjbS5vcmcvZG9pL3Byb2NlZWRpbmdzLzEwLjExNDUvMzQxMTc2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3LTI4VDA3OjU3OjMyIiwiTW9kaWZpZWRCeSI6Il9OYWphdCBCcsO8bmUiLCJJZCI6IjVlYTMwM2I5LWIzNmQtNGJiNS05YmI1LTI1OGRhZGY2YzA1MCIsIk1vZGlmaWVkT24iOiIyMDI0LTA3LTI4VDA3OjU3OjMy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AuMTE0NS8zNDExNzY0LjM0NDU3MTciLCJVcmlTdHJpbmciOiJodHRwczovL2RvaS5vcmcvMTAuMTE0NS8zNDExNzY0LjM0NDU3MTc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MC4xMTQ1LzM0MTE3NjQiLCJVcmlTdHJpbmciOiJodHRwczovL2RvaS5vcmcvMTAuMTE0NS8zNDExNzY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4VDA3OjU3OjMyIiwiTW9kaWZpZWRCeSI6Il9OYWphdCBCcsO8bmUiLCJJZCI6Ijg5N2I3Nzc4LWJhZDItNDkwZS1iNjU4LTUzNjllZjM3MDJiMCIsIk1vZGlmaWVkT24iOiIyMDI0LTA3LTI4VDA3OjU3OjMyIiwiUHJvamVjdCI6eyIkcmVmIjoiOCJ9fV0sIk9yZ2FuaXphdGlvbnMiOltdLCJPdGhlcnNJbnZvbHZlZCI6W10sIlBsYWNlT2ZQdWJsaWNhdGlvbiI6Ik5ldyBZb3JrLCBOWSwgVVNBIiwiUHVibGlzaGVycyI6W3siJGlkIjoiMzI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kbC5hY20ub3JnL2RvaS9wcm9jZWVkaW5ncy8xMC4xMTQ1LzMzNTEwOTUiLCJVcmlTdHJpbmciOiJodHRwczovL2RsLmFjbS5vcmcvZG9pL3Byb2NlZWRpbmdzLzEwLjExNDUvMzM1MTA5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}</w:instrText>
          </w:r>
          <w:r w:rsidR="008D7948" w:rsidRPr="00772A1D">
            <w:fldChar w:fldCharType="separate"/>
          </w:r>
          <w:r w:rsidR="000A5A91">
            <w:t>(Bansal et al., 2021; Klingbeil et al., 2024; Kunkel et al., 2019; Toreini et al., 2020; Wesche et al., 2022)</w:t>
          </w:r>
          <w:r w:rsidR="008D7948" w:rsidRPr="00772A1D">
            <w:fldChar w:fldCharType="end"/>
          </w:r>
        </w:sdtContent>
      </w:sdt>
      <w:r w:rsidR="008D7948" w:rsidRPr="00772A1D">
        <w:t xml:space="preserve">, </w:t>
      </w:r>
      <w:r w:rsidR="00B82832" w:rsidRPr="00772A1D">
        <w:t xml:space="preserve">Überprüfbarkeit </w:t>
      </w:r>
      <w:sdt>
        <w:sdtPr>
          <w:alias w:val="To edit, see citavi.com/edit"/>
          <w:tag w:val="CitaviPlaceholder#6f9c51f6-2e5d-463c-a302-a339729f9aef"/>
          <w:id w:val="945510635"/>
          <w:placeholder>
            <w:docPart w:val="86DD098C3FD64D5080EBE27E744C78B3"/>
          </w:placeholder>
        </w:sdtPr>
        <w:sdtEndPr/>
        <w:sdtContent>
          <w:r w:rsidR="007A686C"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ZmJhNmM3LWE2ZjUtNGQ2MS04YTMwLTVkMWU4Y2IyYzc4YiIsIlJhbmdlTGVuZ3RoIjoyMiwiUmVmZXJlbmNlSWQiOiI1MWM5NDhhOC1hNDE5LTQyYjEtODkzMC0xNmY0MGM1MDc5Z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wuYWNtLm9yZy9kb2kvcHJvY2VlZGluZ3MvMTAuMTE0NS8zMzUxMDk1IiwiVXJpU3RyaW5nIjoiaHR0cHM6Ly9kbC5hY20ub3JnL2RvaS9wcm9jZWVkaW5ncy8xMC4xMTQ1LzMzNTEwOT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zMFQwODozNDo0MCIsIk1vZGlmaWVkQnkiOiJfTmFqYXQgQnLDvG5lIiwiSWQiOiJjZDg3YzcxZS1lNDY4LTRlODAtYmZlNS1jOWMwYzQ2ZDc3NmYiLCJNb2RpZmllZE9uIjoiMjAyNC0wNy0zMFQwODozNDo0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xNDUvMzM1MTA5NS4zMzcyODM0IiwiVXJpU3RyaW5nIjoiaHR0cHM6Ly9kb2kub3JnLzEwLjExNDUvMzM1MTA5NS4zMzcyOD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zNTEwOTUiLCJVcmlTdHJpbmciOiJodHRwczovL2RvaS5vcmcvMTAuMTE0NS8zMzUxMDk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mJmYWNlMmY3LTBmZGUtNGZmMi1iMGYwLTgwMDAwZWIzZjE3MSIsIk1vZGlmaWVkT24iOiIyMDI0LTA3LTMwVDA4OjM0OjQwIiwiUHJvamVjdCI6eyIkcmVmIjoiOCJ9fV0sIk9yZ2FuaXphdGlvbnMiOltdLCJPdGhlcnNJbnZvbHZlZCI6W10sIlBsYWNlT2ZQdWJsaWNhdGlvbiI6Ik5ldyBZb3JrLCBOWSwgVVNBIiwiUHVibGlzaGVycyI6W3siJGlkIjoiMzA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}</w:instrText>
          </w:r>
          <w:r w:rsidR="007A686C" w:rsidRPr="00772A1D">
            <w:fldChar w:fldCharType="separate"/>
          </w:r>
          <w:r w:rsidR="000A5A91">
            <w:t>(Toreini et al., 2020)</w:t>
          </w:r>
          <w:r w:rsidR="007A686C" w:rsidRPr="00772A1D">
            <w:fldChar w:fldCharType="end"/>
          </w:r>
        </w:sdtContent>
      </w:sdt>
      <w:r w:rsidR="007A686C" w:rsidRPr="00772A1D">
        <w:t xml:space="preserve"> oder </w:t>
      </w:r>
      <w:r w:rsidR="007925EE" w:rsidRPr="00772A1D">
        <w:t>wahrgenommene F</w:t>
      </w:r>
      <w:r w:rsidR="00114245" w:rsidRPr="00772A1D">
        <w:t>a</w:t>
      </w:r>
      <w:r w:rsidR="007925EE" w:rsidRPr="00772A1D">
        <w:t>irness</w:t>
      </w:r>
      <w:r w:rsidR="00114245" w:rsidRPr="00772A1D">
        <w:t xml:space="preserve"> </w:t>
      </w:r>
      <w:sdt>
        <w:sdtPr>
          <w:alias w:val="To edit, see citavi.com/edit"/>
          <w:tag w:val="CitaviPlaceholder#2c808ded-ebad-4bca-be49-5b5232764a69"/>
          <w:id w:val="-486870011"/>
          <w:placeholder>
            <w:docPart w:val="86DD098C3FD64D5080EBE27E744C78B3"/>
          </w:placeholder>
        </w:sdtPr>
        <w:sdtEndPr/>
        <w:sdtContent>
          <w:r w:rsidR="005600B1" w:rsidRPr="00772A1D">
            <w:fldChar w:fldCharType="begin"/>
          </w:r>
          <w:r w:rsidR="000A5A9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OTBlYTUyLTM3Y2QtNDZjMy05MmZhLWM2MzQxMDViODg4MyIsIlJhbmdlTGVuZ3RoIjoyNiwiUmVmZXJlbmNlSWQiOiI1Y2RmZGFkNy1iNzRkLTRmMTgtODI3Ny0wNTE0MTFkOWU0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MZW5vdm9cXEFwcERhdGFcXExvY2FsXFxUZW1wXFxpaDFndWxjei5qcGciLCJVcmlTdHJpbmciOiI1Y2RmZGFkNy1iNzRkLTRmMTgtODI3Ny0wNTE0MTFkOWU0NW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4MzQtNy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czEyNTk5LTAyMy0wMDgzNC03IiwiVXJpU3RyaW5nIjoiaHR0cHM6Ly9kb2kub3JnLzEwLjEwMDcvczEyNTk5LTAyMy0wMDgzNC03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}</w:instrText>
          </w:r>
          <w:r w:rsidR="005600B1" w:rsidRPr="00772A1D">
            <w:fldChar w:fldCharType="separate"/>
          </w:r>
          <w:r w:rsidR="000A5A91">
            <w:t>(Feuerriegel et al., 2024)</w:t>
          </w:r>
          <w:r w:rsidR="005600B1" w:rsidRPr="00772A1D">
            <w:fldChar w:fldCharType="end"/>
          </w:r>
        </w:sdtContent>
      </w:sdt>
      <w:r w:rsidR="007A686C" w:rsidRPr="00772A1D">
        <w:t xml:space="preserve"> berücksichtigt werden müssen. </w:t>
      </w:r>
      <w:r w:rsidR="00FC1F42">
        <w:t>Außerdem kann</w:t>
      </w:r>
      <w:r w:rsidR="00F96B20">
        <w:t xml:space="preserve"> </w:t>
      </w:r>
      <w:r w:rsidR="00E04268">
        <w:t xml:space="preserve">gezielt untersucht werden, welche Einflussfaktoren wie in vertrauensbildenden Maßnahmen </w:t>
      </w:r>
      <w:r w:rsidR="00AA3398">
        <w:t>wirken.</w:t>
      </w:r>
      <w:r w:rsidR="000B2157">
        <w:t xml:space="preserve"> Es gibt Hinweise darauf, dass d</w:t>
      </w:r>
      <w:r w:rsidR="001453A5">
        <w:t xml:space="preserve">ie Effekte </w:t>
      </w:r>
      <w:r w:rsidR="007240D9">
        <w:t>in Bezug auf Verhaltensabsicht und Nutzungsverhalten</w:t>
      </w:r>
      <w:r w:rsidR="001453A5">
        <w:t xml:space="preserve"> unterschiedlich groß ausfallen können</w:t>
      </w:r>
      <w:r w:rsidR="000112AC">
        <w:t xml:space="preserve"> </w:t>
      </w:r>
      <w:sdt>
        <w:sdtPr>
          <w:alias w:val="To edit, see citavi.com/edit"/>
          <w:tag w:val="CitaviPlaceholder#d040cb71-33b7-4dbb-b567-7128274b481c"/>
          <w:id w:val="-615066218"/>
          <w:placeholder>
            <w:docPart w:val="5EDE7A0C519E49A8AC67BDDE00E78FFB"/>
          </w:placeholder>
        </w:sdtPr>
        <w:sdtEndPr/>
        <w:sdtContent>
          <w:r w:rsidR="000112AC">
            <w:fldChar w:fldCharType="begin"/>
          </w:r>
          <w:r w:rsidR="000112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zU1Mzg2LTBhNTQtNGQ2ZS05Mjc4LTdjN2EzZTZjM2QxOCIsIlJhbmdlTGVuZ3RoIjoxNSwiUmVmZXJlbmNlSWQiOiJjNjdhN2EwNS03NGQwLTQzMzQtYTdhMi03ZTY3M2VkNmMz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DcvczEwNjM5LTAyNC0xMjgzNS00IiwiVXJpU3RyaW5nIjoiaHR0cHM6Ly9kb2kub3JnLzEwLjEwMDcvczEwNjM5LTAyNC0xMjgzNS00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}</w:instrText>
          </w:r>
          <w:r w:rsidR="000112AC">
            <w:fldChar w:fldCharType="separate"/>
          </w:r>
          <w:r w:rsidR="000112AC">
            <w:t xml:space="preserve">(Du &amp; </w:t>
          </w:r>
          <w:proofErr w:type="spellStart"/>
          <w:r w:rsidR="000112AC">
            <w:t>Lv</w:t>
          </w:r>
          <w:proofErr w:type="spellEnd"/>
          <w:r w:rsidR="000112AC">
            <w:t>, 2024)</w:t>
          </w:r>
          <w:r w:rsidR="000112AC">
            <w:fldChar w:fldCharType="end"/>
          </w:r>
          <w:r w:rsidR="001453A5">
            <w:t xml:space="preserve">. </w:t>
          </w:r>
          <w:customXmlInsRangeStart w:id="282" w:author="Microsoft Word" w:date="2025-03-01T09:44:00Z"/>
        </w:sdtContent>
      </w:sdt>
      <w:customXmlInsRangeEnd w:id="282"/>
      <w:ins w:id="283" w:author="Microsoft Word" w:date="2025-03-01T09:44:00Z" w16du:dateUtc="2025-03-01T08:44:00Z">
        <w:r w:rsidR="001453A5">
          <w:t xml:space="preserve">. </w:t>
        </w:r>
        <w:r w:rsidRPr="00772A1D">
          <w:t>Offen bleibt hingegen</w:t>
        </w:r>
        <w:r w:rsidR="00D8311C" w:rsidRPr="00772A1D">
          <w:t xml:space="preserve">, inwieweit </w:t>
        </w:r>
        <w:r w:rsidR="00A36596" w:rsidRPr="00772A1D">
          <w:t xml:space="preserve">aus dem UTAUT-Modell vertrauensbildende Maßnahmen für eine komplexe </w:t>
        </w:r>
        <w:proofErr w:type="spellStart"/>
        <w:r w:rsidR="00A36596" w:rsidRPr="00772A1D">
          <w:t>GenI</w:t>
        </w:r>
        <w:proofErr w:type="spellEnd"/>
        <w:r w:rsidR="00A36596" w:rsidRPr="00772A1D">
          <w:t xml:space="preserve"> abgeleitet werden </w:t>
        </w:r>
        <w:r w:rsidR="00774995" w:rsidRPr="00772A1D">
          <w:t>kann</w:t>
        </w:r>
        <w:r w:rsidR="00A36596" w:rsidRPr="00772A1D">
          <w:t xml:space="preserve">. </w:t>
        </w:r>
        <w:r w:rsidR="002E6EAB" w:rsidRPr="00772A1D">
          <w:lastRenderedPageBreak/>
          <w:t>Zukünftige</w:t>
        </w:r>
        <w:r w:rsidR="000A249E" w:rsidRPr="00772A1D">
          <w:t xml:space="preserve"> Forschung</w:t>
        </w:r>
        <w:r w:rsidR="00477006" w:rsidRPr="00772A1D">
          <w:t xml:space="preserve"> </w:t>
        </w:r>
        <w:r w:rsidR="002E6EAB" w:rsidRPr="00772A1D">
          <w:t>könnte das</w:t>
        </w:r>
        <w:r w:rsidR="00D1171F" w:rsidRPr="00772A1D">
          <w:t xml:space="preserve"> UTAUT-Modell noch differenzierter im Hinblick auf GenKI analysieren und</w:t>
        </w:r>
        <w:r w:rsidR="00477006" w:rsidRPr="00772A1D">
          <w:t xml:space="preserve"> prüfen, ob </w:t>
        </w:r>
        <w:r w:rsidR="00D1171F" w:rsidRPr="00772A1D">
          <w:t xml:space="preserve">seine </w:t>
        </w:r>
        <w:r w:rsidR="004A2252" w:rsidRPr="00772A1D">
          <w:t xml:space="preserve">klassischen Einflussfaktoren </w:t>
        </w:r>
        <w:r w:rsidR="00107BFC" w:rsidRPr="00772A1D">
          <w:t>auch das Nutzungsverhalten und die Verhaltensintention in Bezug auch eine</w:t>
        </w:r>
        <w:r w:rsidR="00F17C72" w:rsidRPr="00772A1D">
          <w:t xml:space="preserve"> GenKI-Technologie </w:t>
        </w:r>
        <w:r w:rsidR="001A537F" w:rsidRPr="00772A1D">
          <w:t>gelten</w:t>
        </w:r>
        <w:r w:rsidR="007925EE" w:rsidRPr="00772A1D">
          <w:t xml:space="preserve"> oder ob zusätzliche Faktoren, wie z. B. Transparenz</w:t>
        </w:r>
        <w:r w:rsidR="004321A8" w:rsidRPr="00772A1D">
          <w:t xml:space="preserve"> </w:t>
        </w:r>
      </w:ins>
      <w:customXmlInsRangeStart w:id="284" w:author="Microsoft Word" w:date="2025-03-01T09:44:00Z"/>
      <w:sdt>
        <w:sdtPr>
          <w:alias w:val="To edit, see citavi.com/edit"/>
          <w:tag w:val="CitaviPlaceholder#640498c2-f992-4c9b-9d0a-bdcbfc9b9b20"/>
          <w:id w:val="-1196070681"/>
          <w:placeholder>
            <w:docPart w:val="BE8456AC2288437883C64585E2C02ABE"/>
          </w:placeholder>
        </w:sdtPr>
        <w:sdtContent>
          <w:customXmlInsRangeEnd w:id="284"/>
          <w:ins w:id="285" w:author="Microsoft Word" w:date="2025-03-01T09:44:00Z" w16du:dateUtc="2025-03-01T08:44:00Z">
            <w:r w:rsidR="004321A8"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Y2M1MDRiLTZjODctNDhhZC1iNjFjLTRlNDllNjQ5Y2IyYiIsIlJhbmdlTGVuZ3RoIjoxOSwiUmVmZXJlbmNlSWQiOiI2OTZmMDlhNy0wN2ExLTRhZjItOTdlNC0yMWY2ODVhMjg3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NoYi4yMDIzLjEwNzcxMyIsIlVyaVN0cmluZyI6Imh0dHBzOi8vZG9pLm9yZy8xMC4xMDE2L2ouY2hiLjIwMjMuMTA3Nz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}</w:instrText>
            </w:r>
            <w:r w:rsidR="004321A8" w:rsidRPr="00772A1D">
              <w:fldChar w:fldCharType="separate"/>
            </w:r>
            <w:r w:rsidR="00DC3234">
              <w:t>(</w:t>
            </w:r>
            <w:proofErr w:type="spellStart"/>
            <w:r w:rsidR="00DC3234">
              <w:t>Suen</w:t>
            </w:r>
            <w:proofErr w:type="spellEnd"/>
            <w:r w:rsidR="00DC3234">
              <w:t xml:space="preserve"> &amp; Hung, 2023)</w:t>
            </w:r>
            <w:r w:rsidR="004321A8" w:rsidRPr="00772A1D">
              <w:fldChar w:fldCharType="end"/>
            </w:r>
          </w:ins>
          <w:customXmlInsRangeStart w:id="286" w:author="Microsoft Word" w:date="2025-03-01T09:44:00Z"/>
        </w:sdtContent>
      </w:sdt>
      <w:customXmlInsRangeEnd w:id="286"/>
      <w:ins w:id="287" w:author="Microsoft Word" w:date="2025-03-01T09:44:00Z" w16du:dateUtc="2025-03-01T08:44:00Z">
        <w:r w:rsidR="007925EE" w:rsidRPr="00772A1D">
          <w:t xml:space="preserve">, </w:t>
        </w:r>
        <w:r w:rsidR="008D7948" w:rsidRPr="00772A1D">
          <w:t xml:space="preserve">z. B. in Form von Erklärungen </w:t>
        </w:r>
      </w:ins>
      <w:customXmlInsRangeStart w:id="288" w:author="Microsoft Word" w:date="2025-03-01T09:44:00Z"/>
      <w:sdt>
        <w:sdtPr>
          <w:alias w:val="To edit, see citavi.com/edit"/>
          <w:tag w:val="CitaviPlaceholder#b5cc0c53-19fb-48cd-8920-71ffb73e3f96"/>
          <w:id w:val="-1268926140"/>
          <w:placeholder>
            <w:docPart w:val="173E48C4A2F64DDB9C0F1FEAA579CFCA"/>
          </w:placeholder>
        </w:sdtPr>
        <w:sdtContent>
          <w:customXmlInsRangeEnd w:id="288"/>
          <w:ins w:id="289" w:author="Microsoft Word" w:date="2025-03-01T09:44:00Z" w16du:dateUtc="2025-03-01T08:44:00Z">
            <w:r w:rsidR="008D7948"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TA1MjYyLTA5ZGQtNDQzYS1iM2M3LWQyMTA5ODg3NTUwYSIsIlJhbmdlTGVuZ3RoIjoyMCwiUmVmZXJlbmNlSWQiOiI5MjRiMGIwNy1hZDRmLTQ5OGEtYWM3OS04MGI4ODIyNTA1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kbC5hY20ub3JnL2RvaS9wcm9jZWVkaW5ncy8xMC4xMTQ1LzM0MTE3NjQiLCJVcmlTdHJpbmciOiJodHRwczovL2RsLmFjbS5vcmcvZG9pL3Byb2NlZWRpbmdzLzEwLjExNDUvMzQxMTc2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3LTI4VDA3OjU3OjMyIiwiTW9kaWZpZWRCeSI6Il9OYWphdCBCcsO8bmUiLCJJZCI6IjVlYTMwM2I5LWIzNmQtNGJiNS05YmI1LTI1OGRhZGY2YzA1MCIsIk1vZGlmaWVkT24iOiIyMDI0LTA3LTI4VDA3OjU3OjMy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AuMTE0NS8zNDExNzY0LjM0NDU3MTciLCJVcmlTdHJpbmciOiJodHRwczovL2RvaS5vcmcvMTAuMTE0NS8zNDExNzY0LjM0NDU3MTc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MC4xMTQ1LzM0MTE3NjQiLCJVcmlTdHJpbmciOiJodHRwczovL2RvaS5vcmcvMTAuMTE0NS8zNDExNzY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I4VDA3OjU3OjMyIiwiTW9kaWZpZWRCeSI6Il9OYWphdCBCcsO8bmUiLCJJZCI6Ijg5N2I3Nzc4LWJhZDItNDkwZS1iNjU4LTUzNjllZjM3MDJiMCIsIk1vZGlmaWVkT24iOiIyMDI0LTA3LTI4VDA3OjU3OjMyIiwiUHJvamVjdCI6eyIkcmVmIjoiOCJ9fV0sIk9yZ2FuaXphdGlvbnMiOltdLCJPdGhlcnNJbnZvbHZlZCI6W10sIlBsYWNlT2ZQdWJsaWNhdGlvbiI6Ik5ldyBZb3JrLCBOWSwgVVNBIiwiUHVibGlzaGVycyI6W3siJGlkIjoiMzI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kbC5hY20ub3JnL2RvaS9wcm9jZWVkaW5ncy8xMC4xMTQ1LzMzNTEwOTUiLCJVcmlTdHJpbmciOiJodHRwczovL2RsLmFjbS5vcmcvZG9pL3Byb2NlZWRpbmdzLzEwLjExNDUvMzM1MTA5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}</w:instrText>
            </w:r>
            <w:r w:rsidR="008D7948" w:rsidRPr="00772A1D">
              <w:fldChar w:fldCharType="separate"/>
            </w:r>
            <w:r w:rsidR="00DC3234">
              <w:t>(</w:t>
            </w:r>
            <w:proofErr w:type="spellStart"/>
            <w:r w:rsidR="00DC3234">
              <w:t>Bansal</w:t>
            </w:r>
            <w:proofErr w:type="spellEnd"/>
            <w:r w:rsidR="00DC3234">
              <w:t xml:space="preserve"> et al., 2021; Klingbeil et al., 2024; Kunkel et al., 2019; </w:t>
            </w:r>
            <w:proofErr w:type="spellStart"/>
            <w:r w:rsidR="00DC3234">
              <w:t>Toreini</w:t>
            </w:r>
            <w:proofErr w:type="spellEnd"/>
            <w:r w:rsidR="00DC3234">
              <w:t xml:space="preserve"> et al., 2020; Wesche et al., 2022)</w:t>
            </w:r>
            <w:r w:rsidR="008D7948" w:rsidRPr="00772A1D">
              <w:fldChar w:fldCharType="end"/>
            </w:r>
          </w:ins>
          <w:customXmlInsRangeStart w:id="290" w:author="Microsoft Word" w:date="2025-03-01T09:44:00Z"/>
        </w:sdtContent>
      </w:sdt>
      <w:customXmlInsRangeEnd w:id="290"/>
      <w:ins w:id="291" w:author="Microsoft Word" w:date="2025-03-01T09:44:00Z" w16du:dateUtc="2025-03-01T08:44:00Z">
        <w:r w:rsidR="008D7948" w:rsidRPr="00772A1D">
          <w:t xml:space="preserve">, </w:t>
        </w:r>
        <w:r w:rsidR="00B82832" w:rsidRPr="00772A1D">
          <w:t xml:space="preserve">Überprüfbarkeit </w:t>
        </w:r>
      </w:ins>
      <w:customXmlInsRangeStart w:id="292" w:author="Microsoft Word" w:date="2025-03-01T09:44:00Z"/>
      <w:sdt>
        <w:sdtPr>
          <w:alias w:val="To edit, see citavi.com/edit"/>
          <w:tag w:val="CitaviPlaceholder#6f9c51f6-2e5d-463c-a302-a339729f9aef"/>
          <w:id w:val="-914393606"/>
          <w:placeholder>
            <w:docPart w:val="9D14886024664541A641643B6B89E938"/>
          </w:placeholder>
        </w:sdtPr>
        <w:sdtContent>
          <w:customXmlInsRangeEnd w:id="292"/>
          <w:ins w:id="293" w:author="Microsoft Word" w:date="2025-03-01T09:44:00Z" w16du:dateUtc="2025-03-01T08:44:00Z">
            <w:r w:rsidR="007A686C"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ZmJhNmM3LWE2ZjUtNGQ2MS04YTMwLTVkMWU4Y2IyYzc4YiIsIlJhbmdlTGVuZ3RoIjoyMiwiUmVmZXJlbmNlSWQiOiI1MWM5NDhhOC1hNDE5LTQyYjEtODkzMC0xNmY0MGM1MDc5Z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wuYWNtLm9yZy9kb2kvcHJvY2VlZGluZ3MvMTAuMTE0NS8zMzUxMDk1IiwiVXJpU3RyaW5nIjoiaHR0cHM6Ly9kbC5hY20ub3JnL2RvaS9wcm9jZWVkaW5ncy8xMC4xMTQ1LzMzNTEwOT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FqYXQgQnLDvG5lIiwiQ3JlYXRlZE9uIjoiMjAyNC0wNy0zMFQwODozNDo0MCIsIk1vZGlmaWVkQnkiOiJfTmFqYXQgQnLDvG5lIiwiSWQiOiJjZDg3YzcxZS1lNDY4LTRlODAtYmZlNS1jOWMwYzQ2ZDc3NmYiLCJNb2RpZmllZE9uIjoiMjAyNC0wNy0zMFQwODozNDo0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xNDUvMzM1MTA5NS4zMzcyODM0IiwiVXJpU3RyaW5nIjoiaHR0cHM6Ly9kb2kub3JnLzEwLjExNDUvMzM1MTA5NS4zMzcyOD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zNTEwOTUiLCJVcmlTdHJpbmciOiJodHRwczovL2RvaS5vcmcvMTAuMTE0NS8zMzUxMDk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}</w:instrText>
            </w:r>
            <w:r w:rsidR="007A686C" w:rsidRPr="00772A1D">
              <w:fldChar w:fldCharType="separate"/>
            </w:r>
            <w:r w:rsidR="00DC3234">
              <w:t>(</w:t>
            </w:r>
            <w:proofErr w:type="spellStart"/>
            <w:r w:rsidR="00DC3234">
              <w:t>Toreini</w:t>
            </w:r>
            <w:proofErr w:type="spellEnd"/>
            <w:r w:rsidR="00DC3234">
              <w:t xml:space="preserve"> et al., 2020)</w:t>
            </w:r>
            <w:r w:rsidR="007A686C" w:rsidRPr="00772A1D">
              <w:fldChar w:fldCharType="end"/>
            </w:r>
          </w:ins>
          <w:customXmlInsRangeStart w:id="294" w:author="Microsoft Word" w:date="2025-03-01T09:44:00Z"/>
        </w:sdtContent>
      </w:sdt>
      <w:customXmlInsRangeEnd w:id="294"/>
      <w:ins w:id="295" w:author="Microsoft Word" w:date="2025-03-01T09:44:00Z" w16du:dateUtc="2025-03-01T08:44:00Z">
        <w:r w:rsidR="007A686C" w:rsidRPr="00772A1D">
          <w:t xml:space="preserve"> oder </w:t>
        </w:r>
        <w:r w:rsidR="007925EE" w:rsidRPr="00772A1D">
          <w:t>wahrgenommene F</w:t>
        </w:r>
        <w:r w:rsidR="00114245" w:rsidRPr="00772A1D">
          <w:t>a</w:t>
        </w:r>
        <w:r w:rsidR="007925EE" w:rsidRPr="00772A1D">
          <w:t>irness</w:t>
        </w:r>
        <w:r w:rsidR="00114245" w:rsidRPr="00772A1D">
          <w:t xml:space="preserve"> </w:t>
        </w:r>
      </w:ins>
      <w:customXmlInsRangeStart w:id="296" w:author="Microsoft Word" w:date="2025-03-01T09:44:00Z"/>
      <w:sdt>
        <w:sdtPr>
          <w:alias w:val="To edit, see citavi.com/edit"/>
          <w:tag w:val="CitaviPlaceholder#2c808ded-ebad-4bca-be49-5b5232764a69"/>
          <w:id w:val="1398395802"/>
          <w:placeholder>
            <w:docPart w:val="9D14886024664541A641643B6B89E938"/>
          </w:placeholder>
        </w:sdtPr>
        <w:sdtContent>
          <w:customXmlInsRangeEnd w:id="296"/>
          <w:ins w:id="297" w:author="Microsoft Word" w:date="2025-03-01T09:44:00Z" w16du:dateUtc="2025-03-01T08:44:00Z">
            <w:r w:rsidR="005600B1"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OTBlYTUyLTM3Y2QtNDZjMy05MmZhLWM2MzQxMDViODg4MyIsIlJhbmdlTGVuZ3RoIjoyNiwiUmVmZXJlbmNlSWQiOiI1Y2RmZGFkNy1iNzRkLTRmMTgtODI3Ny0wNTE0MTFkOWU0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MZW5vdm9cXEFwcERhdGFcXExvY2FsXFxUZW1wXFxpaDFndWxjei5qcGciLCJVcmlTdHJpbmciOiI1Y2RmZGFkNy1iNzRkLTRmMTgtODI3Ny0wNTE0MTFkOWU0NW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5OS0wMjMtMDA4MzQtNy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czEyNTk5LTAyMy0wMDgzNC03IiwiVXJpU3RyaW5nIjoiaHR0cHM6Ly9kb2kub3JnLzEwLjEwMDcvczEyNTk5LTAyMy0wMDgzNC03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}</w:instrText>
            </w:r>
            <w:r w:rsidR="005600B1" w:rsidRPr="00772A1D">
              <w:fldChar w:fldCharType="separate"/>
            </w:r>
            <w:r w:rsidR="00DC3234">
              <w:t>(Feuerriegel et al., 2024)</w:t>
            </w:r>
            <w:r w:rsidR="005600B1" w:rsidRPr="00772A1D">
              <w:fldChar w:fldCharType="end"/>
            </w:r>
          </w:ins>
          <w:customXmlInsRangeStart w:id="298" w:author="Microsoft Word" w:date="2025-03-01T09:44:00Z"/>
        </w:sdtContent>
      </w:sdt>
      <w:customXmlInsRangeEnd w:id="298"/>
      <w:ins w:id="299" w:author="Microsoft Word" w:date="2025-03-01T09:44:00Z" w16du:dateUtc="2025-03-01T08:44:00Z">
        <w:r w:rsidR="007A686C" w:rsidRPr="00772A1D">
          <w:t xml:space="preserve"> berücksichtigt werden müssen. </w:t>
        </w:r>
        <w:r w:rsidR="00FC1F42">
          <w:t>Außerdem kann</w:t>
        </w:r>
        <w:r w:rsidR="00F96B20">
          <w:t xml:space="preserve"> </w:t>
        </w:r>
        <w:r w:rsidR="00E04268">
          <w:t xml:space="preserve">gezielt untersucht werden, welche Einflussfaktoren wie in vertrauensbildenden Maßnahmen </w:t>
        </w:r>
        <w:r w:rsidR="00AA3398">
          <w:t>wirken.</w:t>
        </w:r>
        <w:r w:rsidR="000B2157">
          <w:t xml:space="preserve"> Es gibt Hinweise darauf, dass d</w:t>
        </w:r>
        <w:r w:rsidR="001453A5">
          <w:t xml:space="preserve">ie Effekte </w:t>
        </w:r>
        <w:r w:rsidR="007240D9">
          <w:t>in Bezug auf Verhaltensabsicht und Nutzungsverhalten</w:t>
        </w:r>
        <w:r w:rsidR="001453A5">
          <w:t xml:space="preserve"> unterschiedlich groß ausfallen können</w:t>
        </w:r>
        <w:r w:rsidR="000112AC">
          <w:t xml:space="preserve"> </w:t>
        </w:r>
      </w:ins>
      <w:customXmlInsRangeStart w:id="300" w:author="Microsoft Word" w:date="2025-03-01T09:44:00Z"/>
      <w:sdt>
        <w:sdtPr>
          <w:alias w:val="To edit, see citavi.com/edit"/>
          <w:tag w:val="CitaviPlaceholder#d040cb71-33b7-4dbb-b567-7128274b481c"/>
          <w:id w:val="1226569331"/>
          <w:placeholder>
            <w:docPart w:val="3A4DDEE65A4C4E3286C9D40321B96FB5"/>
          </w:placeholder>
        </w:sdtPr>
        <w:sdtContent>
          <w:customXmlInsRangeEnd w:id="300"/>
          <w:ins w:id="301" w:author="Microsoft Word" w:date="2025-03-01T09:44:00Z" w16du:dateUtc="2025-03-01T08:44:00Z">
            <w:r w:rsidR="000112AC">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zU1Mzg2LTBhNTQtNGQ2ZS05Mjc4LTdjN2EzZTZjM2QxOCIsIlJhbmdlTGVuZ3RoIjoxNSwiUmVmZXJlbmNlSWQiOiJjNjdhN2EwNS03NGQwLTQzMzQtYTdhMi03ZTY3M2VkNmMz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DcvczEwNjM5LTAyNC0xMjgzNS00IiwiVXJpU3RyaW5nIjoiaHR0cHM6Ly9kb2kub3JnLzEwLjEwMDcvczEwNjM5LTAyNC0xMjgzNS00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}</w:instrText>
            </w:r>
            <w:r w:rsidR="000112AC">
              <w:fldChar w:fldCharType="separate"/>
            </w:r>
            <w:r w:rsidR="00DC3234">
              <w:t xml:space="preserve">(Du &amp; </w:t>
            </w:r>
            <w:proofErr w:type="spellStart"/>
            <w:r w:rsidR="00DC3234">
              <w:t>Lv</w:t>
            </w:r>
            <w:proofErr w:type="spellEnd"/>
            <w:r w:rsidR="00DC3234">
              <w:t>, 2024)</w:t>
            </w:r>
            <w:r w:rsidR="000112AC">
              <w:fldChar w:fldCharType="end"/>
            </w:r>
          </w:ins>
          <w:customXmlInsRangeStart w:id="302" w:author="Microsoft Word" w:date="2025-03-01T09:44:00Z"/>
        </w:sdtContent>
      </w:sdt>
      <w:customXmlInsRangeEnd w:id="302"/>
      <w:ins w:id="303" w:author="Microsoft Word" w:date="2025-03-01T09:44:00Z" w16du:dateUtc="2025-03-01T08:44:00Z">
        <w:r w:rsidR="001453A5">
          <w:t xml:space="preserve">. </w:t>
        </w:r>
      </w:ins>
    </w:p>
    <w:p w14:paraId="1A8E1FEA" w14:textId="596B1F16" w:rsidR="00A776D8" w:rsidRDefault="00A776D8" w:rsidP="002E6EAB">
      <w:r>
        <w:t>Die Einflussfaktoren möglicherweise einen größeren Effekt haben, wenn die schriftliche Maßnahme im konkreten Arbeitskontext mit realen Maßnahmen, wie positive Nutzererfahrung, Schulung der Beschäftigten oder persönliche Gespräche mit den Führungskräften effektiver, kombiniert werden. Kelly et al. (2023) weisen darauf hin, dass wahrgenommene Nützlichkeit oder Benutzerfreundlichkeit nicht immer das Bedürfnis nach menschlicher Interaktion ersetzen kann.</w:t>
      </w:r>
    </w:p>
    <w:p w14:paraId="3CEE871D" w14:textId="5821AF4E" w:rsidR="00E51D8C" w:rsidRDefault="006613E6" w:rsidP="00C70EF9">
      <w:r w:rsidRPr="00772A1D">
        <w:t>Es Studien weisen darauf hin, dass Vertrauen durch praktische Erfahrung, Transparenz und langfristige Interaktion aufgebaut werden kann (</w:t>
      </w:r>
      <w:proofErr w:type="spellStart"/>
      <w:r w:rsidRPr="00772A1D">
        <w:t>Suen</w:t>
      </w:r>
      <w:proofErr w:type="spellEnd"/>
      <w:r w:rsidRPr="00772A1D">
        <w:t xml:space="preserve"> &amp; Hung, 2023). </w:t>
      </w:r>
      <w:r w:rsidR="000B3DDD" w:rsidRPr="00772A1D">
        <w:t xml:space="preserve">Zukünftige Forschung </w:t>
      </w:r>
      <w:r w:rsidR="00833361" w:rsidRPr="00772A1D">
        <w:t>kann</w:t>
      </w:r>
      <w:r w:rsidR="00077671" w:rsidRPr="00772A1D">
        <w:t xml:space="preserve"> durch intensivere und langfristigere Interventionen versuchen, </w:t>
      </w:r>
      <w:r w:rsidR="009B4D07" w:rsidRPr="00772A1D">
        <w:t xml:space="preserve">effektivere </w:t>
      </w:r>
      <w:r w:rsidR="00833361" w:rsidRPr="00772A1D">
        <w:t xml:space="preserve">vertrauensbildenden Maßnahmen </w:t>
      </w:r>
      <w:r w:rsidR="009B4D07" w:rsidRPr="00772A1D">
        <w:t xml:space="preserve">zu entwickeln, die dazu beitragen können, </w:t>
      </w:r>
      <w:r w:rsidR="00221709" w:rsidRPr="00772A1D">
        <w:t xml:space="preserve">die Akzeptanz von GenKI zu erhöhen. </w:t>
      </w:r>
      <w:r w:rsidR="00CB296A" w:rsidRPr="00772A1D">
        <w:t xml:space="preserve">Zudem kann ein </w:t>
      </w:r>
      <w:r w:rsidR="00D41911" w:rsidRPr="00772A1D">
        <w:t>noch größerer Fokus auf</w:t>
      </w:r>
      <w:r w:rsidR="00B4616A" w:rsidRPr="00772A1D">
        <w:t xml:space="preserve"> die Untersuchung </w:t>
      </w:r>
      <w:r w:rsidR="00C70EF9" w:rsidRPr="00772A1D">
        <w:t>von individuellen und kulturellen Faktoren</w:t>
      </w:r>
      <w:r w:rsidR="00CB296A" w:rsidRPr="00772A1D">
        <w:t xml:space="preserve"> </w:t>
      </w:r>
      <w:r w:rsidR="003E11B8" w:rsidRPr="00772A1D">
        <w:t>gelegt werden</w:t>
      </w:r>
      <w:r w:rsidR="00692D5A" w:rsidRPr="00772A1D">
        <w:t>.</w:t>
      </w:r>
      <w:r w:rsidR="00C70EF9" w:rsidRPr="00772A1D">
        <w:t xml:space="preserve"> </w:t>
      </w:r>
      <w:r w:rsidR="00595F53" w:rsidRPr="00772A1D">
        <w:t xml:space="preserve">Die </w:t>
      </w:r>
      <w:r w:rsidR="00E516B6" w:rsidRPr="00772A1D">
        <w:t xml:space="preserve">hohe Akzeptanz von GenKI bei objektiven </w:t>
      </w:r>
      <w:r w:rsidR="00593536" w:rsidRPr="00772A1D">
        <w:t>im Vergleich zu subjektiven</w:t>
      </w:r>
      <w:r w:rsidR="00E516B6" w:rsidRPr="00772A1D">
        <w:t xml:space="preserve"> Anwendungsfeldern kann ein Grund sein, die Gründe noch mehr zu untersuchen, indem z. B.</w:t>
      </w:r>
      <w:r w:rsidR="00457865" w:rsidRPr="00772A1D">
        <w:t xml:space="preserve"> die emotionalen und kognitiven Faktoren </w:t>
      </w:r>
      <w:r w:rsidR="00A005C9" w:rsidRPr="00772A1D">
        <w:t>untersucht werden</w:t>
      </w:r>
      <w:r w:rsidR="00C71E57" w:rsidRPr="00772A1D">
        <w:t xml:space="preserve">, die Einfluss auf die Arbeit mit </w:t>
      </w:r>
      <w:proofErr w:type="spellStart"/>
      <w:r w:rsidR="00C71E57" w:rsidRPr="00772A1D">
        <w:t>GenKi</w:t>
      </w:r>
      <w:proofErr w:type="spellEnd"/>
      <w:r w:rsidR="00C71E57" w:rsidRPr="00772A1D">
        <w:t xml:space="preserve"> haben </w:t>
      </w:r>
      <w:sdt>
        <w:sdtPr>
          <w:alias w:val="To edit, see citavi.com/edit"/>
          <w:tag w:val="CitaviPlaceholder#9877966b-0baa-4e37-841f-42995ec00cfe"/>
          <w:id w:val="-639116346"/>
          <w:placeholder>
            <w:docPart w:val="C446EE95C6CF43CA8ACC05EC38AD7D86"/>
          </w:placeholder>
        </w:sdtPr>
        <w:sdtContent>
          <w:r w:rsidR="00C71E57"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YmM3NTJkLWFkYzUtNDdlMS1iODQwLTFiODUzOGI4YjYwOCIsIlJhbmdlTGVuZ3RoIjoxOCwiUmVmZXJlbmNlSWQiOiJlNjE2OTU0NC0zYWE0LTQ2MWEtOTUwOC03M2UwYzMwM2UzO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lbmctQm9vbiIsIkxhc3ROYW1lIjoiT29pIiwiUHJvdGVjdGVkIjpmYWxzZSwiU2V4IjowLCJDcmVhdGVkQnkiOiJfTmFqYXQgQnLDvG5lIiwiQ3JlYXRlZE9uIjoiMjAyNC0wOC0wOFQwNzo1MToxNCIsIk1vZGlmaWVkQnkiOiJfTmFqYXQgQnLDvG5lIiwiSWQiOiJjZTYzZGY0NS1iNmU4LTRmNjAtOGEyMC0xMDZmNWNjM2M0ZjEiLCJNb2RpZmllZE9uIjoiMjAyNC0wOC0wOFQwNzo1MToxNCIsIlByb2plY3QiOnsiJGlkIjoiOCIsIiR0eXBlIjoiU3dpc3NBY2FkZW1pYy5DaXRhdmkuUHJvamVjdCwgU3dpc3NBY2FkZW1pYy5DaXRhdmkifX0seyIkaWQiOiI5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xMC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xMS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xMi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Ez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TQ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E1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xN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E3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xO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E5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yMC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Ix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jI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jM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yN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MjU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I2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Mjc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yO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I5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Mz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M0IiwiQ291bnQiOjEsIlRleHRVbml0cyI6W3siJGlkIjoiMzUiLCJGb250U3R5bGUiOnsiJGlkIjoiMzYiLCJOZXV0cmFsIjp0cnVlfSwiUmVhZGluZ09yZGVyIjoxLCJUZXh0IjoiKE9vaSBldCBhbC4sIDIwMjMpIn1dfSwiVGFnIjoiQ2l0YXZpUGxhY2Vob2xkZXIjOTg3Nzk2NmItMGJhYS00ZTM3LTg0MWYtNDI5OTVlYzAwY2ZlIiwiVGV4dCI6IihPb2kgZXQgYWwuLCAyMDIzKSIsIldBSVZlcnNpb24iOiI2LjE5LjIuMSJ9}</w:instrText>
          </w:r>
          <w:r w:rsidR="00C71E57" w:rsidRPr="00772A1D">
            <w:fldChar w:fldCharType="separate"/>
          </w:r>
          <w:r w:rsidR="00DC3234">
            <w:t>(</w:t>
          </w:r>
          <w:proofErr w:type="spellStart"/>
          <w:r w:rsidR="00DC3234">
            <w:t>Ooi</w:t>
          </w:r>
          <w:proofErr w:type="spellEnd"/>
          <w:r w:rsidR="00DC3234">
            <w:t xml:space="preserve"> et al., 2023)</w:t>
          </w:r>
          <w:r w:rsidR="00C71E57" w:rsidRPr="00772A1D">
            <w:fldChar w:fldCharType="end"/>
          </w:r>
        </w:sdtContent>
      </w:sdt>
      <w:r w:rsidR="00A005C9" w:rsidRPr="00772A1D">
        <w:t xml:space="preserve">. </w:t>
      </w:r>
      <w:r w:rsidR="002A023E" w:rsidRPr="00772A1D">
        <w:t xml:space="preserve"> </w:t>
      </w:r>
    </w:p>
    <w:p w14:paraId="1E48DA98" w14:textId="33B9F0B4" w:rsidR="002A2BCE" w:rsidRDefault="002A2BCE" w:rsidP="00721A89">
      <w:r>
        <w:t>Negative E</w:t>
      </w:r>
      <w:r w:rsidR="00B2452B">
        <w:t xml:space="preserve">rfahrungen nach </w:t>
      </w:r>
      <w:proofErr w:type="spellStart"/>
      <w:r w:rsidR="00B2452B">
        <w:t>Vetrauensvorschuss</w:t>
      </w:r>
      <w:proofErr w:type="spellEnd"/>
      <w:r w:rsidR="00B2452B">
        <w:t xml:space="preserve"> wie zurückzugewinnen </w:t>
      </w:r>
    </w:p>
    <w:p w14:paraId="0783154F" w14:textId="2BDF4656" w:rsidR="00D62B8D" w:rsidRPr="00772A1D" w:rsidRDefault="00D62B8D" w:rsidP="00721A89">
      <w:r w:rsidRPr="00772A1D">
        <w:t xml:space="preserve">Weitere Forschung kann helfen diejenigen Faktoren zu identifizieren, die Vertrauen in GenKI aufbauen </w:t>
      </w:r>
      <w:sdt>
        <w:sdtPr>
          <w:alias w:val="To edit, see citavi.com/edit"/>
          <w:tag w:val="CitaviPlaceholder#4db12784-4453-4384-a711-e18e936031da"/>
          <w:id w:val="1376201610"/>
          <w:placeholder>
            <w:docPart w:val="EFE03509654F4934A4568F9B395E423D"/>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mFiYTFiLTUwYzktNGRiYS05OWI1LTAwMmIwMjZlZjhiNyIsIlJhbmdlTGVuZ3RoIjoyMiwiUmVmZXJlbmNlSWQiOiIxZWJlNTJiYy1mMzNhLTQ3OTAtYjVmMi1hOTA2ZGM5MjMx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MZW5vdm9cXEFwcERhdGFcXExvY2FsXFxUZW1wXFxxbGw0Z2RtYi5qcGciLCJVcmlTdHJpbmciOiIxZWJlNTJiYy1mMzNhLTQ3OTAtYjVmMi1hOTA2ZGM5MjMxZ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xMjUyNS0wMjMtMDA2ODAtM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czEyNTI1LTAyMy0wMDY4MC0xIiwiVXJpU3RyaW5nIjoiaHR0cHM6Ly9kb2kub3JnLzEwLjEwMDcvczEyNTI1LTAyMy0wMDY4MC0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}</w:instrText>
          </w:r>
          <w:r w:rsidRPr="00772A1D">
            <w:fldChar w:fldCharType="separate"/>
          </w:r>
          <w:r w:rsidR="00DC3234">
            <w:t>(</w:t>
          </w:r>
          <w:proofErr w:type="spellStart"/>
          <w:r w:rsidR="00DC3234">
            <w:t>Banh</w:t>
          </w:r>
          <w:proofErr w:type="spellEnd"/>
          <w:r w:rsidR="00DC3234">
            <w:t xml:space="preserve"> &amp; Strobel, 2023)</w:t>
          </w:r>
          <w:r w:rsidRPr="00772A1D">
            <w:fldChar w:fldCharType="end"/>
          </w:r>
        </w:sdtContent>
      </w:sdt>
      <w:r w:rsidRPr="00772A1D">
        <w:t xml:space="preserve"> und bei der Akzeptanz von KI unterstützen </w:t>
      </w:r>
      <w:sdt>
        <w:sdtPr>
          <w:alias w:val="To edit, see citavi.com/edit"/>
          <w:tag w:val="CitaviPlaceholder#30394388-74db-495d-9615-a7e930be15d5"/>
          <w:id w:val="-1903905525"/>
          <w:placeholder>
            <w:docPart w:val="0C97BF8CE2FD40189C6C23D84D9263EA"/>
          </w:placeholder>
        </w:sdtPr>
        <w:sdtContent>
          <w:r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TE4M2Q5LThmMzktNDkyZC1hODQzLTYyZmViODE0NWEwOSIsIlJhbmdlTGVuZ3RoIjoyMCwiUmVmZXJlbmNlSWQiOiI0MDk1MjNhZi05NDhhLTQ4MjMtYTE3OC1jMDQyOWQ2YzRj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50ZWxlLjIwMjIuMTAxOTI1IiwiVXJpU3RyaW5nIjoiaHR0cHM6Ly9kb2kub3JnLzEwLjEwMTYvai50ZWxlLjIwMjIuMTAxOTI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}</w:instrText>
          </w:r>
          <w:r w:rsidRPr="00772A1D">
            <w:fldChar w:fldCharType="separate"/>
          </w:r>
          <w:r w:rsidR="00DC3234">
            <w:t>(Kelly et al., 2023)</w:t>
          </w:r>
          <w:r w:rsidRPr="00772A1D">
            <w:fldChar w:fldCharType="end"/>
          </w:r>
        </w:sdtContent>
      </w:sdt>
      <w:r w:rsidRPr="00772A1D">
        <w:t xml:space="preserve">.  </w:t>
      </w:r>
    </w:p>
    <w:p w14:paraId="5158BF02" w14:textId="2AE04114" w:rsidR="003D17DB" w:rsidRPr="00772A1D" w:rsidRDefault="003D17DB" w:rsidP="003D17DB">
      <w:r w:rsidRPr="00772A1D">
        <w:t>Daher spielt in der Mensch-KI-Interaktion im Arbeitskontext Vertrauen eine signifikante Rolle für den erfolgreichen Einsatz (</w:t>
      </w:r>
      <w:proofErr w:type="spellStart"/>
      <w:r w:rsidRPr="00772A1D">
        <w:t>Gkinko</w:t>
      </w:r>
      <w:proofErr w:type="spellEnd"/>
      <w:r w:rsidRPr="00772A1D">
        <w:t xml:space="preserve"> &amp; </w:t>
      </w:r>
      <w:proofErr w:type="spellStart"/>
      <w:r w:rsidRPr="00772A1D">
        <w:t>Elbanna</w:t>
      </w:r>
      <w:proofErr w:type="spellEnd"/>
      <w:r w:rsidRPr="00772A1D">
        <w:t>, 2023).</w:t>
      </w:r>
    </w:p>
    <w:p w14:paraId="4445D6AB" w14:textId="4E1CC312" w:rsidR="001118AD" w:rsidRPr="002A023E" w:rsidRDefault="00404A4C" w:rsidP="00530987">
      <w:pPr>
        <w:pStyle w:val="berschrift2"/>
      </w:pPr>
      <w:bookmarkStart w:id="304" w:name="_Toc191314533"/>
      <w:r w:rsidRPr="002A023E">
        <w:lastRenderedPageBreak/>
        <w:t>Praktische Implikationen</w:t>
      </w:r>
      <w:bookmarkEnd w:id="304"/>
      <w:r w:rsidRPr="002A023E">
        <w:t xml:space="preserve"> </w:t>
      </w:r>
    </w:p>
    <w:p w14:paraId="68DCF0ED" w14:textId="2DBA1345" w:rsidR="007D44CE" w:rsidRDefault="00271841" w:rsidP="007556A4">
      <w:r w:rsidRPr="00772A1D">
        <w:t xml:space="preserve">Die </w:t>
      </w:r>
      <w:r w:rsidR="000B607E" w:rsidRPr="00772A1D">
        <w:t xml:space="preserve">Ergebnisse der vorliegenden Untersuchung können helfen, </w:t>
      </w:r>
      <w:r w:rsidR="00E06D82" w:rsidRPr="00772A1D">
        <w:t>Antworten darauf zu finden, wie Arbeitsplätze</w:t>
      </w:r>
      <w:r w:rsidR="00F63280" w:rsidRPr="00772A1D">
        <w:t xml:space="preserve"> in der Praxis</w:t>
      </w:r>
      <w:r w:rsidR="00E06D82" w:rsidRPr="00772A1D">
        <w:t xml:space="preserve"> so gestaltet werden können, dass das Potenzial von KI optimal genutzt (Brynjolfsson et al., 2023)</w:t>
      </w:r>
      <w:r w:rsidR="0019138E" w:rsidRPr="00772A1D">
        <w:t xml:space="preserve"> und das</w:t>
      </w:r>
      <w:r w:rsidR="00F5105F" w:rsidRPr="00772A1D">
        <w:t xml:space="preserve"> Wohlergehen am Arbeitsplatz </w:t>
      </w:r>
      <w:r w:rsidR="0019138E" w:rsidRPr="00772A1D">
        <w:t>erhöht werden</w:t>
      </w:r>
      <w:r w:rsidR="00F5105F" w:rsidRPr="00772A1D">
        <w:t xml:space="preserve"> </w:t>
      </w:r>
      <w:r w:rsidR="0019138E" w:rsidRPr="00772A1D">
        <w:t xml:space="preserve">kann </w:t>
      </w:r>
      <w:sdt>
        <w:sdtPr>
          <w:alias w:val="To edit, see citavi.com/edit"/>
          <w:tag w:val="CitaviPlaceholder#1e78c6d4-9489-450c-a6f6-6c776fb9d4f1"/>
          <w:id w:val="2026057478"/>
          <w:placeholder>
            <w:docPart w:val="0FF7AFC5F9D64E2AB4A98CE351071149"/>
          </w:placeholder>
        </w:sdtPr>
        <w:sdtContent>
          <w:r w:rsidR="00F5105F"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DVmYjUxLTg5ZGYtNDg2OS04YzNjLThiMDAwM2JiZTM2NCIsIlJhbmdlU3RhcnQiOjE3LCJSYW5nZUxlbmd0aCI6MTYsIlJlZmVyZW5jZUlkIjoiNmFlMTFlYTQtMzhhZi00N2VhLWIxOWUtNDEwNzBjNDQ5ZWQ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IwNjgwLTJfNCIsIlVyaVN0cmluZyI6Imh0dHBzOi8vZG9pLm9yZy8xMC4xMDA3Lzk3OC0zLTAzMC0yMDY4MC0yX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NDY6MTUiLCJNb2RpZmllZEJ5IjoiX05hamF0IEJyw7xuZSIsIklkIjoiYzBjYTVkN2EtNTA5YS00ZDFjLWJmMGEtMjlhY2Y2Yzc4OWY3IiwiTW9kaWZpZWRPbiI6IjIwMjQtMDMtMzBUMDk6NDY6MTUiLCJQcm9qZWN0Ijp7IiRyZWYiOiI4In19XSwiT3JnYW5pemF0aW9ucyI6W10sIk90aGVyc0ludm9sdmVkIjpbXSwiUGFnZVJhbmdlIjoiPHNwPlxyXG4gIDxuPjY3PC9uPlxyXG4gIDxpbj50cnVlPC9pbj5cclxuICA8b3M+Njc8L29zPlxyXG4gIDxwcz42NzwvcHM+XHJcbjwvc3A+XHJcbjxlcD5cclxuICA8bj45Mjwvbj5cclxuICA8aW4+dHJ1ZTwvaW4+XHJcbiAgPG9zPjkyPC9vcz5cclxuICA8cHM+OTI8L3BzPlxyXG48L2VwPlxyXG48b3M+NjctO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3Lzk3OC0zLTAzMC0yMDY4MC0yIiwiVXJpU3RyaW5nIjoiaHR0cHM6Ly9kb2kub3JnLzEwLjEwMDcvOTc4LTMtMDMwLTIwNjgwL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gwLzA4ODc0NDE3LjIwMjMuMjI2MTAxMCIsIlVyaVN0cmluZyI6Imh0dHBzOi8vZG9pLm9yZy8xMC4xMDgwLzA4ODc0NDE3LjIwMjMuMjI2MTAxMCIsIkxpbmtlZFJlc291cmNlU3RhdHVzIjo4LCJQcm9wZXJ0aWVzIjp7IiRpZCI6IjQ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}</w:instrText>
          </w:r>
          <w:r w:rsidR="00F5105F" w:rsidRPr="00772A1D">
            <w:fldChar w:fldCharType="separate"/>
          </w:r>
          <w:r w:rsidR="00DC3234">
            <w:t>(</w:t>
          </w:r>
          <w:proofErr w:type="spellStart"/>
          <w:r w:rsidR="00DC3234">
            <w:t>Ooi</w:t>
          </w:r>
          <w:proofErr w:type="spellEnd"/>
          <w:r w:rsidR="00DC3234">
            <w:t xml:space="preserve"> et al., 2023; Pfeffer, 2020)</w:t>
          </w:r>
          <w:r w:rsidR="00F5105F" w:rsidRPr="00772A1D">
            <w:fldChar w:fldCharType="end"/>
          </w:r>
        </w:sdtContent>
      </w:sdt>
      <w:r w:rsidR="00F5105F" w:rsidRPr="00772A1D">
        <w:t>.</w:t>
      </w:r>
      <w:r w:rsidR="007556A4" w:rsidRPr="00772A1D">
        <w:t xml:space="preserve"> Zum einen konnte gezeigt werden, </w:t>
      </w:r>
      <w:r w:rsidR="00472435" w:rsidRPr="00772A1D">
        <w:t xml:space="preserve">dass </w:t>
      </w:r>
      <w:r w:rsidR="00D745BC" w:rsidRPr="00772A1D">
        <w:t xml:space="preserve">versucht werden kann, </w:t>
      </w:r>
      <w:r w:rsidR="00844294" w:rsidRPr="00772A1D">
        <w:t xml:space="preserve">Vertrauen mit tiefergehenden Maßnahmen </w:t>
      </w:r>
      <w:r w:rsidR="00761763" w:rsidRPr="00772A1D">
        <w:t>über einer längeren Zeit</w:t>
      </w:r>
      <w:r w:rsidR="00844294" w:rsidRPr="00772A1D">
        <w:t xml:space="preserve"> </w:t>
      </w:r>
      <w:r w:rsidR="00D745BC" w:rsidRPr="00772A1D">
        <w:t>aufzubauen</w:t>
      </w:r>
      <w:r w:rsidR="003D40FD" w:rsidRPr="00772A1D">
        <w:t xml:space="preserve">, da sehr einfache und kurzfristig bereitgestellte Informationen nicht auszureichen scheinen. </w:t>
      </w:r>
    </w:p>
    <w:p w14:paraId="67D6FF90" w14:textId="154DDD60" w:rsidR="00C7042F" w:rsidRDefault="00C7042F" w:rsidP="00C7042F">
      <w:r>
        <w:t xml:space="preserve">Da Erfahrung ein signifikanter Prädiktor für die Einstellung gegenüber GenKI zu sein scheint, </w:t>
      </w:r>
      <w:r w:rsidR="00A655EB">
        <w:t xml:space="preserve">könnten die Beschäftigten </w:t>
      </w:r>
      <w:r w:rsidR="00722E10">
        <w:t xml:space="preserve">Vertrauen </w:t>
      </w:r>
      <w:proofErr w:type="gramStart"/>
      <w:r w:rsidR="00722E10">
        <w:t xml:space="preserve">durch die </w:t>
      </w:r>
      <w:r>
        <w:t>praktische Erfahrungen</w:t>
      </w:r>
      <w:proofErr w:type="gramEnd"/>
      <w:r>
        <w:t xml:space="preserve"> mit GenKI </w:t>
      </w:r>
      <w:r w:rsidR="00722E10">
        <w:t>aufbauen</w:t>
      </w:r>
      <w:r>
        <w:t xml:space="preserve">, um die Einstellung zu GenKI zu verbessern. Unternehmen könnten z. B. zunächst Beschäftigten im Rahmen von Schulungen ermöglichen, in einem fehlerfreundlichen Rahmen erste Erfahrungen zu sammeln, um Unsicherheiten zu reduzieren und Überforderung zu vermeiden. Anschließend könnte den Beschäftigten ausreichend Zeit gegeben werden, sich mit der GenKI im realen Arbeitsalltag vertraut zu machen. Auf diese Weise können sich die Beschäftigten selbst von der Benutzerfreundlichkeit und Nützlichkeit der GenKI ein Bild machen, welche im TAM-Modell von Davis (1989) als Hauptfaktoren für die Technologieakzeptanz gelten. Erfahrung mit der neuen Technologie, der Anstieg von Wissen sowie der Abbau von Angst können einen Einfluss auf das Selbstvertrauen haben, welche die Wahrscheinlichkeit erhöhen kann, dass die neue Technologie auch </w:t>
      </w:r>
      <w:r w:rsidR="000E2A88">
        <w:t>tatsächlich</w:t>
      </w:r>
      <w:r>
        <w:t xml:space="preserve"> genutzt wird (Kaya et al., 2024). Dazu kann es auch sinnvoll sein, die </w:t>
      </w:r>
      <w:r w:rsidR="000E2A88">
        <w:t>Transparenz</w:t>
      </w:r>
      <w:r>
        <w:t xml:space="preserve"> der GenKI zu erhöhen (</w:t>
      </w:r>
      <w:proofErr w:type="spellStart"/>
      <w:r>
        <w:t>Kizilcec</w:t>
      </w:r>
      <w:proofErr w:type="spellEnd"/>
      <w:r>
        <w:t xml:space="preserve">, 2016). </w:t>
      </w:r>
    </w:p>
    <w:p w14:paraId="0F0D8250" w14:textId="509F94B5" w:rsidR="00CC638F" w:rsidRDefault="00CC638F" w:rsidP="00C7042F">
      <w:r>
        <w:t xml:space="preserve">Unternehmen können </w:t>
      </w:r>
      <w:r w:rsidR="00AF1FBB">
        <w:t xml:space="preserve">sich </w:t>
      </w:r>
      <w:r>
        <w:t xml:space="preserve">die Erkenntnis zunutze machen, dass die Akzeptanz von GenKI den Beschäftigten bei objektiven Aufgabenfeldern leichter fällt als bei subjektiven Aufgabenfeldern. </w:t>
      </w:r>
      <w:r w:rsidR="00AE7C16" w:rsidRPr="00AE7C16">
        <w:t>Personen haben höheres Vertrauen in Algorithmen, wenn diese eher objektive Aufgaben bearbeiten, die zu quantifizierbaren und eher messbaren Ergebnissen führen. Eher subjektiv wahrgenommene Aufgaben, die eher eine persönliche Meinung oder Intuition benötigen, werden weniger Vertrauen entgegengebracht, wenn sie durch Algorithmen gelöst werden (</w:t>
      </w:r>
      <w:proofErr w:type="spellStart"/>
      <w:r w:rsidR="00AE7C16" w:rsidRPr="00AE7C16">
        <w:t>Castelo</w:t>
      </w:r>
      <w:proofErr w:type="spellEnd"/>
      <w:r w:rsidR="00AE7C16" w:rsidRPr="00AE7C16">
        <w:t xml:space="preserve"> et al., 2019).</w:t>
      </w:r>
      <w:r>
        <w:t xml:space="preserve"> Nach einer Kategorisierung der anstehenden Aufgaben in eher objektiv oder subjektiv, können gezielte Maßnahmen getroffen werden, um die Akzeptanz </w:t>
      </w:r>
      <w:r w:rsidR="00E815A2">
        <w:t>zu erleichtern.</w:t>
      </w:r>
      <w:r w:rsidR="009F0BD6">
        <w:t xml:space="preserve"> Folglich könnten Unternehmen </w:t>
      </w:r>
      <w:r w:rsidR="001A4FD3">
        <w:t>bei eher subjektiven Aufgabenfeldern versuchen, diese</w:t>
      </w:r>
      <w:r w:rsidR="009F0BD6">
        <w:t xml:space="preserve"> </w:t>
      </w:r>
      <w:r w:rsidR="009F0BD6">
        <w:lastRenderedPageBreak/>
        <w:t xml:space="preserve">objektiver erscheinen </w:t>
      </w:r>
      <w:r w:rsidR="001A4FD3">
        <w:t xml:space="preserve">zu </w:t>
      </w:r>
      <w:r w:rsidR="009F0BD6">
        <w:t xml:space="preserve">lassen, um das Vertrauen und somit die Akzeptanz erhöhen zu können </w:t>
      </w:r>
      <w:sdt>
        <w:sdtPr>
          <w:alias w:val="To edit, see citavi.com/edit"/>
          <w:tag w:val="CitaviPlaceholder#d28a97bf-3720-4f2f-8266-cbecc4517094"/>
          <w:id w:val="-1790663755"/>
          <w:placeholder>
            <w:docPart w:val="1BF153F953E040D6B40368AABA337F5C"/>
          </w:placeholder>
        </w:sdtPr>
        <w:sdtEndPr/>
        <w:sdtContent>
          <w:r w:rsidR="009F0BD6">
            <w:fldChar w:fldCharType="begin"/>
          </w:r>
          <w:r w:rsidR="009F0BD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ODliYzJlLWU4ZDctNDM4OC1hMjk2LTliOTMxNzM3YTM4YiIsIlJhbmdlTGVuZ3RoIjoyMiwiUmVmZXJlbmNlSWQiOiJlZTBjMGNmNC1iMjkxLTQ3ZjgtOWEyNS1jMjM0ZDJhMmRh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wMjIyNDM3MTk4NTE3ODgiLCJVcmlTdHJpbmciOiJodHRwczovL2RvaS5vcmcvMTAuMTE3Ny8wMDIyMjQzNzE5ODUxNzg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}</w:instrText>
          </w:r>
          <w:r w:rsidR="009F0BD6">
            <w:fldChar w:fldCharType="separate"/>
          </w:r>
          <w:r w:rsidR="004A0AD2">
            <w:t>(Castelo et al., 2019)</w:t>
          </w:r>
          <w:r w:rsidR="009F0BD6">
            <w:fldChar w:fldCharType="end"/>
          </w:r>
        </w:sdtContent>
      </w:sdt>
      <w:r w:rsidR="009F0BD6">
        <w:t xml:space="preserve">. </w:t>
      </w:r>
      <w:sdt>
        <w:sdtPr>
          <w:alias w:val="To edit, see citavi.com/edit"/>
          <w:tag w:val="CitaviPlaceholder#4d4a4b1f-94cd-4ba2-ac69-063bbb12caba"/>
          <w:id w:val="-373239743"/>
          <w:placeholder>
            <w:docPart w:val="C9BEFBA59A13417D8C50BA776D410D21"/>
          </w:placeholder>
        </w:sdtPr>
        <w:sdtContent>
          <w:r w:rsidR="0059192A">
            <w:fldChar w:fldCharType="begin"/>
          </w:r>
          <w:r w:rsidR="0059192A">
            <w:instrText>ADDIN CitaviPlaceholder{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3Ny8wMDIyMjQzNzE5ODUxNzg4IiwiVXJpU3RyaW5nIjoiaHR0cHM6Ly9kb2kub3JnLzEwLjExNzcvMDAyMjI0MzcxOTg1MTc4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}</w:instrText>
          </w:r>
          <w:r w:rsidR="0059192A">
            <w:fldChar w:fldCharType="separate"/>
          </w:r>
          <w:proofErr w:type="spellStart"/>
          <w:r w:rsidR="00DC3234">
            <w:t>Castelo</w:t>
          </w:r>
          <w:proofErr w:type="spellEnd"/>
          <w:r w:rsidR="00DC3234">
            <w:t xml:space="preserve"> et al.</w:t>
          </w:r>
          <w:r w:rsidR="0059192A">
            <w:fldChar w:fldCharType="end"/>
          </w:r>
        </w:sdtContent>
      </w:sdt>
      <w:r w:rsidR="0059192A">
        <w:t xml:space="preserve"> </w:t>
      </w:r>
      <w:sdt>
        <w:sdtPr>
          <w:alias w:val="To edit, see citavi.com/edit"/>
          <w:tag w:val="CitaviPlaceholder#00b96cb6-8a20-4b9c-b855-ee6caf18be83"/>
          <w:id w:val="438563175"/>
          <w:placeholder>
            <w:docPart w:val="C9BEFBA59A13417D8C50BA776D410D21"/>
          </w:placeholder>
        </w:sdtPr>
        <w:sdtContent>
          <w:r w:rsidR="0059192A">
            <w:fldChar w:fldCharType="begin"/>
          </w:r>
          <w:r w:rsidR="0059192A">
            <w:instrText>ADDIN CitaviPlaceholder{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NzcvMDAyMjI0MzcxOTg1MTc4OCIsIlVyaVN0cmluZyI6Imh0dHBzOi8vZG9pLm9yZy8xMC4xMTc3LzAwMjIyNDM3MTk4NTE3O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}</w:instrText>
          </w:r>
          <w:r w:rsidR="0059192A">
            <w:fldChar w:fldCharType="separate"/>
          </w:r>
          <w:r w:rsidR="00DC3234">
            <w:t>(2019)</w:t>
          </w:r>
          <w:r w:rsidR="0059192A">
            <w:fldChar w:fldCharType="end"/>
          </w:r>
        </w:sdtContent>
      </w:sdt>
      <w:r w:rsidR="0071022B" w:rsidRPr="0078560A">
        <w:t xml:space="preserve"> zeigen, dass die Wahrnehmung der Objektivität einer Aufgabe so verändert werden kann, dass Personen Algorithmen mehr vertrauen können</w:t>
      </w:r>
      <w:r w:rsidR="0071022B">
        <w:t xml:space="preserve">, was zu einem höheren Nutzungsverhalten führen kann. </w:t>
      </w:r>
      <w:r w:rsidR="0027448E">
        <w:t>Ferner gibt es Hinweise darauf, dass Menschen</w:t>
      </w:r>
      <w:r w:rsidR="00D90C33">
        <w:t xml:space="preserve"> Algorithmen, die einen affektiveren und menschenähnlicheren Eindruck machen, eher Vertrauen fassen</w:t>
      </w:r>
      <w:r w:rsidR="005B573C">
        <w:t xml:space="preserve"> </w:t>
      </w:r>
      <w:sdt>
        <w:sdtPr>
          <w:alias w:val="To edit, see citavi.com/edit"/>
          <w:tag w:val="CitaviPlaceholder#a058971e-8236-4058-957b-bf1e32213625"/>
          <w:id w:val="-942762348"/>
          <w:placeholder>
            <w:docPart w:val="1BF153F953E040D6B40368AABA337F5C"/>
          </w:placeholder>
        </w:sdtPr>
        <w:sdtEndPr/>
        <w:sdtContent>
          <w:r w:rsidR="005B573C">
            <w:fldChar w:fldCharType="begin"/>
          </w:r>
          <w:r w:rsidR="005B573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ZWE2YmIzLTJiNjItNGY2Yy05Y2MzLTUzNTFmNGRmMGU4NiIsIlJhbmdlTGVuZ3RoIjoyMiwiUmVmZXJlbmNlSWQiOiJlZTBjMGNmNC1iMjkxLTQ3ZjgtOWEyNS1jMjM0ZDJhMmRh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wMjIyNDM3MTk4NTE3ODgiLCJVcmlTdHJpbmciOiJodHRwczovL2RvaS5vcmcvMTAuMTE3Ny8wMDIyMjQzNzE5ODUxNzg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}</w:instrText>
          </w:r>
          <w:r w:rsidR="005B573C">
            <w:fldChar w:fldCharType="separate"/>
          </w:r>
          <w:r w:rsidR="004A0AD2">
            <w:t>(Castelo et al., 2019)</w:t>
          </w:r>
          <w:r w:rsidR="005B573C">
            <w:fldChar w:fldCharType="end"/>
          </w:r>
        </w:sdtContent>
      </w:sdt>
      <w:r w:rsidR="00421DC1">
        <w:t xml:space="preserve">. Menschenähnliche Avatare, die emotionaler und empathischer wirken, könnten </w:t>
      </w:r>
      <w:r w:rsidR="005B573C">
        <w:t xml:space="preserve">Einsatz finden. </w:t>
      </w:r>
      <w:r w:rsidR="003178C3">
        <w:t xml:space="preserve"> </w:t>
      </w:r>
      <w:r w:rsidR="0027448E">
        <w:t xml:space="preserve"> </w:t>
      </w:r>
      <w:r w:rsidR="00E815A2">
        <w:t xml:space="preserve"> </w:t>
      </w:r>
    </w:p>
    <w:p w14:paraId="3E172D53" w14:textId="23B863ED" w:rsidR="00C7042F" w:rsidRDefault="00C7042F" w:rsidP="00C7042F">
      <w:r>
        <w:t xml:space="preserve">Die Betrachtung </w:t>
      </w:r>
      <w:proofErr w:type="gramStart"/>
      <w:r>
        <w:t>von individuellen Unterschiede</w:t>
      </w:r>
      <w:proofErr w:type="gramEnd"/>
      <w:r>
        <w:t xml:space="preserve"> in der Einstellung gegenüber GenKI kann bei der Entwicklung von KI-Systemen helfen (Sindermann et al., 2022). </w:t>
      </w:r>
      <w:r w:rsidR="00BD72A8">
        <w:t>Vertrauensbildende Maßnahmen sollten stärker individualisiert werden</w:t>
      </w:r>
      <w:r w:rsidR="00A41621">
        <w:t xml:space="preserve">. </w:t>
      </w:r>
    </w:p>
    <w:p w14:paraId="127BAD2F" w14:textId="1618D346" w:rsidR="005A521D" w:rsidRPr="00134CD2" w:rsidRDefault="00C7042F" w:rsidP="003B1A09">
      <w:r>
        <w:t>Erfahrung mit GenKI kann als Moderator für die Akzeptanz von GenKI kann weiter untersucht werden.</w:t>
      </w:r>
    </w:p>
    <w:p w14:paraId="4EF7F4EB" w14:textId="6C116F4A" w:rsidR="00496F46" w:rsidRPr="00A3190A" w:rsidRDefault="00496F46" w:rsidP="00530987">
      <w:pPr>
        <w:pStyle w:val="berschrift2"/>
      </w:pPr>
      <w:bookmarkStart w:id="305" w:name="_Toc191314534"/>
      <w:r w:rsidRPr="00A3190A">
        <w:t>Fazit</w:t>
      </w:r>
      <w:bookmarkEnd w:id="305"/>
      <w:r w:rsidRPr="00A3190A">
        <w:t xml:space="preserve"> </w:t>
      </w:r>
    </w:p>
    <w:p w14:paraId="01F21703" w14:textId="663EA405" w:rsidR="00FF59CF" w:rsidRPr="00BF4F5D" w:rsidRDefault="00F8524E" w:rsidP="00FF59CF">
      <w:r w:rsidRPr="00772A1D">
        <w:t xml:space="preserve">Für Unternehmen </w:t>
      </w:r>
      <w:r w:rsidR="009078D3" w:rsidRPr="00772A1D">
        <w:t xml:space="preserve">wird es immer </w:t>
      </w:r>
      <w:r w:rsidR="005A3632" w:rsidRPr="00772A1D">
        <w:t>wichtiger</w:t>
      </w:r>
      <w:r w:rsidR="00C96D17" w:rsidRPr="00772A1D">
        <w:t xml:space="preserve"> werden, die Akzeptanz gegenüber GenKI zu verstehen, wenn sie erfolgreich GenKI </w:t>
      </w:r>
      <w:r w:rsidR="00FE42D7" w:rsidRPr="00772A1D">
        <w:t xml:space="preserve">im Arbeitskontext </w:t>
      </w:r>
      <w:r w:rsidR="00A90D7B" w:rsidRPr="00772A1D">
        <w:t xml:space="preserve">implementieren wollen. </w:t>
      </w:r>
      <w:r w:rsidR="001239BB" w:rsidRPr="00772A1D">
        <w:t xml:space="preserve">Auch wenn es in der vorliegenden Untersuchung nicht gelungen ist, eine vertrauensbildende Maßnahme zu entwickeln, die die Akzeptanz von GenKI wesentlich erhöhen konnte, </w:t>
      </w:r>
      <w:r w:rsidR="00AD22EE" w:rsidRPr="00772A1D">
        <w:t xml:space="preserve">gibt es dennoch </w:t>
      </w:r>
      <w:r w:rsidR="00FE42D7" w:rsidRPr="00772A1D">
        <w:t>theoretische</w:t>
      </w:r>
      <w:r w:rsidR="00AD22EE" w:rsidRPr="00772A1D">
        <w:t xml:space="preserve"> Hinweise darauf, dass </w:t>
      </w:r>
      <w:r w:rsidR="007312BC" w:rsidRPr="00772A1D">
        <w:t>unsere Forschungshypothese</w:t>
      </w:r>
      <w:r w:rsidR="005B1CB1" w:rsidRPr="00772A1D">
        <w:t xml:space="preserve"> </w:t>
      </w:r>
      <w:r w:rsidR="000A0FCA" w:rsidRPr="00772A1D">
        <w:t xml:space="preserve">mit weiteren Forschungsbemühungen </w:t>
      </w:r>
      <w:r w:rsidR="005B1CB1" w:rsidRPr="00772A1D">
        <w:t>bestätigt werden kann.</w:t>
      </w:r>
      <w:r w:rsidR="00AD22EE" w:rsidRPr="00772A1D">
        <w:t xml:space="preserve"> </w:t>
      </w:r>
      <w:r w:rsidR="000A0FCA" w:rsidRPr="00772A1D">
        <w:t>Weitere Studien können durchgeführt werden, um</w:t>
      </w:r>
      <w:r w:rsidR="00A13E47" w:rsidRPr="00772A1D">
        <w:t xml:space="preserve"> </w:t>
      </w:r>
      <w:r w:rsidR="00B97254" w:rsidRPr="00772A1D">
        <w:t>gezielt</w:t>
      </w:r>
      <w:r w:rsidR="000A0FCA" w:rsidRPr="00772A1D">
        <w:t xml:space="preserve"> </w:t>
      </w:r>
      <w:r w:rsidR="00B97254" w:rsidRPr="00772A1D">
        <w:t xml:space="preserve">Technologieakzeptanzmodelle </w:t>
      </w:r>
      <w:r w:rsidR="0014657C" w:rsidRPr="00772A1D">
        <w:t>für GenKI zu entwickeln</w:t>
      </w:r>
      <w:r w:rsidR="000A0FCA" w:rsidRPr="00772A1D">
        <w:t xml:space="preserve">. Ein solides, explizit auch GenKI </w:t>
      </w:r>
      <w:r w:rsidR="004A545B" w:rsidRPr="00772A1D">
        <w:t xml:space="preserve">entwickeltes Modell, kann es erleichtern, wirksamere vertrauensbildende Maßnahmen </w:t>
      </w:r>
      <w:r w:rsidR="00012547" w:rsidRPr="00772A1D">
        <w:t xml:space="preserve">für den Arbeitskontext </w:t>
      </w:r>
      <w:r w:rsidR="0014657C" w:rsidRPr="00772A1D">
        <w:t xml:space="preserve">abzuleiten. </w:t>
      </w:r>
      <w:r w:rsidR="00B97254" w:rsidRPr="00772A1D">
        <w:t xml:space="preserve"> </w:t>
      </w:r>
    </w:p>
    <w:p w14:paraId="6AF291C4" w14:textId="77777777" w:rsidR="00D72666" w:rsidRPr="00A3190A" w:rsidRDefault="00D72666" w:rsidP="00D72666"/>
    <w:p w14:paraId="431C876A" w14:textId="3F09419E" w:rsidR="009D6463" w:rsidRPr="00A3190A" w:rsidRDefault="009D6463" w:rsidP="3E38E7F9">
      <w:pPr>
        <w:pStyle w:val="BeschriftungText"/>
      </w:pPr>
    </w:p>
    <w:sdt>
      <w:sdtPr>
        <w:rPr>
          <w:rFonts w:eastAsiaTheme="minorEastAsia"/>
        </w:rPr>
        <w:tag w:val="CitaviBibliography"/>
        <w:id w:val="409897008"/>
        <w:placeholder>
          <w:docPart w:val="45AB4959B24447A1BF0247BA3AE4CB13"/>
        </w:placeholder>
      </w:sdtPr>
      <w:sdtEndPr>
        <w:rPr>
          <w:rFonts w:cstheme="minorBidi"/>
          <w:b w:val="0"/>
          <w:szCs w:val="24"/>
        </w:rPr>
      </w:sdtEndPr>
      <w:sdtContent>
        <w:p w14:paraId="148D2113" w14:textId="77777777" w:rsidR="00F9491C" w:rsidRDefault="00BF02A7" w:rsidP="00F9491C">
          <w:pPr>
            <w:pStyle w:val="CitaviBibliographyHeading"/>
          </w:pPr>
          <w:r w:rsidRPr="0078560A">
            <w:fldChar w:fldCharType="begin"/>
          </w:r>
          <w:r w:rsidRPr="00F95046">
            <w:instrText>ADDIN CitaviBibliography</w:instrText>
          </w:r>
          <w:r w:rsidRPr="0078560A">
            <w:fldChar w:fldCharType="separate"/>
          </w:r>
          <w:r w:rsidR="00F9491C">
            <w:t>Literaturverzeichnis</w:t>
          </w:r>
        </w:p>
        <w:p w14:paraId="3E77B049" w14:textId="77777777" w:rsidR="00F9491C" w:rsidRPr="007319C7" w:rsidRDefault="00F9491C" w:rsidP="00F9491C">
          <w:pPr>
            <w:pStyle w:val="CitaviBibliographyEntry"/>
            <w:rPr>
              <w:lang w:val="en-US"/>
            </w:rPr>
          </w:pPr>
          <w:bookmarkStart w:id="306" w:name="_CTVL001012b370a9262410a95f419bfa500f3ef"/>
          <w:r>
            <w:t xml:space="preserve">Al </w:t>
          </w:r>
          <w:proofErr w:type="spellStart"/>
          <w:r>
            <w:t>Naqbi</w:t>
          </w:r>
          <w:proofErr w:type="spellEnd"/>
          <w:r>
            <w:t xml:space="preserve">, H., </w:t>
          </w:r>
          <w:proofErr w:type="spellStart"/>
          <w:r>
            <w:t>Bahroun</w:t>
          </w:r>
          <w:proofErr w:type="spellEnd"/>
          <w:r>
            <w:t xml:space="preserve">, Z. &amp; Ahmed, V. (2024). </w:t>
          </w:r>
          <w:r w:rsidRPr="007319C7">
            <w:rPr>
              <w:lang w:val="en-US"/>
            </w:rPr>
            <w:t>Enhancing Work Productivity through Generative Artificial Intelligence: A Comprehensive Literature Review.</w:t>
          </w:r>
          <w:bookmarkEnd w:id="306"/>
          <w:r w:rsidRPr="007319C7">
            <w:rPr>
              <w:lang w:val="en-US"/>
            </w:rPr>
            <w:t xml:space="preserve"> </w:t>
          </w:r>
          <w:r w:rsidRPr="007319C7">
            <w:rPr>
              <w:i/>
              <w:lang w:val="en-US"/>
            </w:rPr>
            <w:t>Sustainability</w:t>
          </w:r>
          <w:r w:rsidRPr="007319C7">
            <w:rPr>
              <w:lang w:val="en-US"/>
            </w:rPr>
            <w:t xml:space="preserve">, </w:t>
          </w:r>
          <w:r w:rsidRPr="007319C7">
            <w:rPr>
              <w:i/>
              <w:lang w:val="en-US"/>
            </w:rPr>
            <w:t>16</w:t>
          </w:r>
          <w:r w:rsidRPr="007319C7">
            <w:rPr>
              <w:lang w:val="en-US"/>
            </w:rPr>
            <w:t>(3), 1166. https://doi.org/10.3390/su16031166</w:t>
          </w:r>
        </w:p>
        <w:p w14:paraId="741ED099" w14:textId="77777777" w:rsidR="00F9491C" w:rsidRPr="007319C7" w:rsidRDefault="00F9491C" w:rsidP="00F9491C">
          <w:pPr>
            <w:pStyle w:val="CitaviBibliographyEntry"/>
            <w:rPr>
              <w:lang w:val="en-US"/>
            </w:rPr>
          </w:pPr>
          <w:bookmarkStart w:id="307" w:name="_CTVL001ea267c5d3c994a7abb11790b41a63f82"/>
          <w:r w:rsidRPr="007319C7">
            <w:rPr>
              <w:lang w:val="en-US"/>
            </w:rPr>
            <w:t>Bagozzi, R. (2007). The Legacy of the Technology Acceptance Model and a Proposal for a Paradigm Shift.</w:t>
          </w:r>
          <w:bookmarkEnd w:id="307"/>
          <w:r w:rsidRPr="007319C7">
            <w:rPr>
              <w:lang w:val="en-US"/>
            </w:rPr>
            <w:t xml:space="preserve"> </w:t>
          </w:r>
          <w:r w:rsidRPr="007319C7">
            <w:rPr>
              <w:i/>
              <w:lang w:val="en-US"/>
            </w:rPr>
            <w:t>Journal of the Association for Information Systems</w:t>
          </w:r>
          <w:r w:rsidRPr="007319C7">
            <w:rPr>
              <w:lang w:val="en-US"/>
            </w:rPr>
            <w:t xml:space="preserve">, </w:t>
          </w:r>
          <w:r w:rsidRPr="007319C7">
            <w:rPr>
              <w:i/>
              <w:lang w:val="en-US"/>
            </w:rPr>
            <w:t>8</w:t>
          </w:r>
          <w:r w:rsidRPr="007319C7">
            <w:rPr>
              <w:lang w:val="en-US"/>
            </w:rPr>
            <w:t>(4), 244–254. https://doi.org/10.17705/1jais.00122</w:t>
          </w:r>
        </w:p>
        <w:p w14:paraId="45A03C94" w14:textId="77777777" w:rsidR="00F9491C" w:rsidRPr="007319C7" w:rsidRDefault="00F9491C" w:rsidP="00F9491C">
          <w:pPr>
            <w:pStyle w:val="CitaviBibliographyEntry"/>
            <w:rPr>
              <w:lang w:val="en-US"/>
            </w:rPr>
          </w:pPr>
          <w:bookmarkStart w:id="308" w:name="_CTVL0015fbb58bbfe8c4761acab595906f75f54"/>
          <w:r w:rsidRPr="007319C7">
            <w:rPr>
              <w:lang w:val="en-US"/>
            </w:rPr>
            <w:t>Bagozzi, R. P. (1992). The Self-Regulation of Attitudes, Intentions, and Behavior.</w:t>
          </w:r>
          <w:bookmarkEnd w:id="308"/>
          <w:r w:rsidRPr="007319C7">
            <w:rPr>
              <w:lang w:val="en-US"/>
            </w:rPr>
            <w:t xml:space="preserve"> </w:t>
          </w:r>
          <w:r w:rsidRPr="007319C7">
            <w:rPr>
              <w:i/>
              <w:lang w:val="en-US"/>
            </w:rPr>
            <w:t>Social Psychology Quarterly</w:t>
          </w:r>
          <w:r w:rsidRPr="007319C7">
            <w:rPr>
              <w:lang w:val="en-US"/>
            </w:rPr>
            <w:t xml:space="preserve">, </w:t>
          </w:r>
          <w:r w:rsidRPr="007319C7">
            <w:rPr>
              <w:i/>
              <w:lang w:val="en-US"/>
            </w:rPr>
            <w:t>55</w:t>
          </w:r>
          <w:r w:rsidRPr="007319C7">
            <w:rPr>
              <w:lang w:val="en-US"/>
            </w:rPr>
            <w:t>(2), 178. https://doi.org/10.2307/2786945</w:t>
          </w:r>
        </w:p>
        <w:p w14:paraId="75BC48B9" w14:textId="77777777" w:rsidR="00F9491C" w:rsidRPr="007319C7" w:rsidRDefault="00F9491C" w:rsidP="00F9491C">
          <w:pPr>
            <w:pStyle w:val="CitaviBibliographyEntry"/>
            <w:rPr>
              <w:lang w:val="en-US"/>
            </w:rPr>
          </w:pPr>
          <w:bookmarkStart w:id="309" w:name="_CTVL0011ebe52bcf33a4790b5f2a906dc9231e4"/>
          <w:r w:rsidRPr="007319C7">
            <w:rPr>
              <w:lang w:val="en-US"/>
            </w:rPr>
            <w:t>Banh, L. &amp; Strobel, G. (2023). Generative artificial intelligence.</w:t>
          </w:r>
          <w:bookmarkEnd w:id="309"/>
          <w:r w:rsidRPr="007319C7">
            <w:rPr>
              <w:lang w:val="en-US"/>
            </w:rPr>
            <w:t xml:space="preserve"> </w:t>
          </w:r>
          <w:r w:rsidRPr="007319C7">
            <w:rPr>
              <w:i/>
              <w:lang w:val="en-US"/>
            </w:rPr>
            <w:t>Electronic Markets</w:t>
          </w:r>
          <w:r w:rsidRPr="007319C7">
            <w:rPr>
              <w:lang w:val="en-US"/>
            </w:rPr>
            <w:t xml:space="preserve">, </w:t>
          </w:r>
          <w:r w:rsidRPr="007319C7">
            <w:rPr>
              <w:i/>
              <w:lang w:val="en-US"/>
            </w:rPr>
            <w:t>33</w:t>
          </w:r>
          <w:r w:rsidRPr="007319C7">
            <w:rPr>
              <w:lang w:val="en-US"/>
            </w:rPr>
            <w:t>(1). https://doi.org/10.1007/s12525-023-00680-1</w:t>
          </w:r>
        </w:p>
        <w:p w14:paraId="76B23F45" w14:textId="77777777" w:rsidR="00F9491C" w:rsidRPr="007319C7" w:rsidRDefault="00F9491C" w:rsidP="00F9491C">
          <w:pPr>
            <w:pStyle w:val="CitaviBibliographyEntry"/>
            <w:rPr>
              <w:lang w:val="en-US"/>
            </w:rPr>
          </w:pPr>
          <w:bookmarkStart w:id="310" w:name="_CTVL001924b0b07ad4f498aac7980b8822505c5"/>
          <w:r w:rsidRPr="007319C7">
            <w:rPr>
              <w:lang w:val="en-US"/>
            </w:rPr>
            <w:t>Bansal, G., Wu, T., Zhou, J., Fok, R., Nushi, B., Kamar, E., Ribeiro, M. T. &amp; Weld, D. (2021). Does the Whole Exceed its Parts? The Effect of AI Explanations on Complementary Team Performance. In Y. Kitamura, A. Quigley, K. Isbister, T. Igarashi, P. Bjørn &amp; S. Drucker (Hrsg.),</w:t>
          </w:r>
          <w:bookmarkEnd w:id="310"/>
          <w:r w:rsidRPr="007319C7">
            <w:rPr>
              <w:lang w:val="en-US"/>
            </w:rPr>
            <w:t xml:space="preserve"> </w:t>
          </w:r>
          <w:r w:rsidRPr="007319C7">
            <w:rPr>
              <w:i/>
              <w:lang w:val="en-US"/>
            </w:rPr>
            <w:t xml:space="preserve">Proceedings of the 2021 CHI Conference on Human Factors in Computing Systems </w:t>
          </w:r>
          <w:r w:rsidRPr="007319C7">
            <w:rPr>
              <w:lang w:val="en-US"/>
            </w:rPr>
            <w:t>(S. 1–16). ACM. https://doi.org/10.1145/3411764.3445717</w:t>
          </w:r>
        </w:p>
        <w:p w14:paraId="21DFC0F5" w14:textId="77777777" w:rsidR="00F9491C" w:rsidRPr="007319C7" w:rsidRDefault="00F9491C" w:rsidP="00F9491C">
          <w:pPr>
            <w:pStyle w:val="CitaviBibliographyEntry"/>
            <w:rPr>
              <w:lang w:val="en-US"/>
            </w:rPr>
          </w:pPr>
          <w:bookmarkStart w:id="311" w:name="_CTVL001e8ffd4020a6f4e8b8b5f2e0cf5c285bb"/>
          <w:proofErr w:type="spellStart"/>
          <w:r w:rsidRPr="007319C7">
            <w:rPr>
              <w:lang w:val="en-US"/>
            </w:rPr>
            <w:t>Bartneck</w:t>
          </w:r>
          <w:proofErr w:type="spellEnd"/>
          <w:r w:rsidRPr="007319C7">
            <w:rPr>
              <w:lang w:val="en-US"/>
            </w:rPr>
            <w:t xml:space="preserve">, C., </w:t>
          </w:r>
          <w:proofErr w:type="spellStart"/>
          <w:r w:rsidRPr="007319C7">
            <w:rPr>
              <w:lang w:val="en-US"/>
            </w:rPr>
            <w:t>Yogeeswaran</w:t>
          </w:r>
          <w:proofErr w:type="spellEnd"/>
          <w:r w:rsidRPr="007319C7">
            <w:rPr>
              <w:lang w:val="en-US"/>
            </w:rPr>
            <w:t>, K. &amp; Sibley, C. G. (2024). Personality and demographic correlates of support for regulating artificial intelligence.</w:t>
          </w:r>
          <w:bookmarkEnd w:id="311"/>
          <w:r w:rsidRPr="007319C7">
            <w:rPr>
              <w:lang w:val="en-US"/>
            </w:rPr>
            <w:t xml:space="preserve"> </w:t>
          </w:r>
          <w:r w:rsidRPr="007319C7">
            <w:rPr>
              <w:i/>
              <w:lang w:val="en-US"/>
            </w:rPr>
            <w:t>AI and Ethics</w:t>
          </w:r>
          <w:r w:rsidRPr="007319C7">
            <w:rPr>
              <w:lang w:val="en-US"/>
            </w:rPr>
            <w:t xml:space="preserve">, </w:t>
          </w:r>
          <w:r w:rsidRPr="007319C7">
            <w:rPr>
              <w:i/>
              <w:lang w:val="en-US"/>
            </w:rPr>
            <w:t>4</w:t>
          </w:r>
          <w:r w:rsidRPr="007319C7">
            <w:rPr>
              <w:lang w:val="en-US"/>
            </w:rPr>
            <w:t>(2), 419–426. https://doi.org/10.1007/s43681-023-00279-4</w:t>
          </w:r>
        </w:p>
        <w:p w14:paraId="4CA8F1BF" w14:textId="77777777" w:rsidR="00F9491C" w:rsidRPr="007319C7" w:rsidRDefault="00F9491C" w:rsidP="00F9491C">
          <w:pPr>
            <w:pStyle w:val="CitaviBibliographyEntry"/>
            <w:rPr>
              <w:lang w:val="en-US"/>
            </w:rPr>
          </w:pPr>
          <w:bookmarkStart w:id="312" w:name="_CTVL001dfc5b8eff2ac4219bc340537329fb171"/>
          <w:r w:rsidRPr="007319C7">
            <w:rPr>
              <w:lang w:val="en-US"/>
            </w:rPr>
            <w:t>Brynjolfsson, E., Li, D. &amp; Raymond, L. (2023).</w:t>
          </w:r>
          <w:bookmarkEnd w:id="312"/>
          <w:r w:rsidRPr="007319C7">
            <w:rPr>
              <w:lang w:val="en-US"/>
            </w:rPr>
            <w:t xml:space="preserve"> </w:t>
          </w:r>
          <w:r w:rsidRPr="007319C7">
            <w:rPr>
              <w:i/>
              <w:lang w:val="en-US"/>
            </w:rPr>
            <w:t xml:space="preserve">Generative AI at Work. </w:t>
          </w:r>
          <w:r w:rsidRPr="007319C7">
            <w:rPr>
              <w:lang w:val="en-US"/>
            </w:rPr>
            <w:t>https://doi.org/10.3386/w31161</w:t>
          </w:r>
        </w:p>
        <w:p w14:paraId="6030D21E" w14:textId="77777777" w:rsidR="00F9491C" w:rsidRPr="007319C7" w:rsidRDefault="00F9491C" w:rsidP="00F9491C">
          <w:pPr>
            <w:pStyle w:val="CitaviBibliographyEntry"/>
            <w:rPr>
              <w:lang w:val="en-US"/>
            </w:rPr>
          </w:pPr>
          <w:bookmarkStart w:id="313" w:name="_CTVL0010da2fcc61ccf4973a3046052a03261be"/>
          <w:proofErr w:type="spellStart"/>
          <w:r w:rsidRPr="007319C7">
            <w:rPr>
              <w:lang w:val="en-US"/>
            </w:rPr>
            <w:t>Buçinca</w:t>
          </w:r>
          <w:proofErr w:type="spellEnd"/>
          <w:r w:rsidRPr="007319C7">
            <w:rPr>
              <w:lang w:val="en-US"/>
            </w:rPr>
            <w:t xml:space="preserve">, Z., Malaya, M. B. &amp; </w:t>
          </w:r>
          <w:proofErr w:type="spellStart"/>
          <w:r w:rsidRPr="007319C7">
            <w:rPr>
              <w:lang w:val="en-US"/>
            </w:rPr>
            <w:t>Gajos</w:t>
          </w:r>
          <w:proofErr w:type="spellEnd"/>
          <w:r w:rsidRPr="007319C7">
            <w:rPr>
              <w:lang w:val="en-US"/>
            </w:rPr>
            <w:t>, K. Z. (2021). To Trust or to Think.</w:t>
          </w:r>
          <w:bookmarkEnd w:id="313"/>
          <w:r w:rsidRPr="007319C7">
            <w:rPr>
              <w:lang w:val="en-US"/>
            </w:rPr>
            <w:t xml:space="preserve"> </w:t>
          </w:r>
          <w:r w:rsidRPr="007319C7">
            <w:rPr>
              <w:i/>
              <w:lang w:val="en-US"/>
            </w:rPr>
            <w:t>Proceedings of the ACM on Human-Computer Interaction</w:t>
          </w:r>
          <w:r w:rsidRPr="007319C7">
            <w:rPr>
              <w:lang w:val="en-US"/>
            </w:rPr>
            <w:t xml:space="preserve">, </w:t>
          </w:r>
          <w:r w:rsidRPr="007319C7">
            <w:rPr>
              <w:i/>
              <w:lang w:val="en-US"/>
            </w:rPr>
            <w:t>5</w:t>
          </w:r>
          <w:r w:rsidRPr="007319C7">
            <w:rPr>
              <w:lang w:val="en-US"/>
            </w:rPr>
            <w:t>(CSCW1), 1–21. https://doi.org/10.1145/3449287</w:t>
          </w:r>
        </w:p>
        <w:p w14:paraId="6FEDA0EB" w14:textId="77777777" w:rsidR="00F9491C" w:rsidRPr="007319C7" w:rsidRDefault="00F9491C" w:rsidP="00F9491C">
          <w:pPr>
            <w:pStyle w:val="CitaviBibliographyEntry"/>
            <w:rPr>
              <w:lang w:val="en-US"/>
            </w:rPr>
          </w:pPr>
          <w:bookmarkStart w:id="314" w:name="_CTVL0012bc83f266ae54462a578e4d0e165795e"/>
          <w:r w:rsidRPr="007319C7">
            <w:rPr>
              <w:lang w:val="en-US"/>
            </w:rPr>
            <w:t xml:space="preserve">Cardon, P. W., Getchell, K., </w:t>
          </w:r>
          <w:proofErr w:type="spellStart"/>
          <w:r w:rsidRPr="007319C7">
            <w:rPr>
              <w:lang w:val="en-US"/>
            </w:rPr>
            <w:t>Carradini</w:t>
          </w:r>
          <w:proofErr w:type="spellEnd"/>
          <w:r w:rsidRPr="007319C7">
            <w:rPr>
              <w:lang w:val="en-US"/>
            </w:rPr>
            <w:t>, S., Fleischmann, C. &amp; Stapp, J. (2023).</w:t>
          </w:r>
          <w:bookmarkEnd w:id="314"/>
          <w:r w:rsidRPr="007319C7">
            <w:rPr>
              <w:lang w:val="en-US"/>
            </w:rPr>
            <w:t xml:space="preserve"> </w:t>
          </w:r>
          <w:r w:rsidRPr="007319C7">
            <w:rPr>
              <w:i/>
              <w:lang w:val="en-US"/>
            </w:rPr>
            <w:t xml:space="preserve">Generative AI in the Workplace: Employee Perspectives of ChatGPT Benefits and Organizational Policies. </w:t>
          </w:r>
          <w:r w:rsidRPr="007319C7">
            <w:rPr>
              <w:lang w:val="en-US"/>
            </w:rPr>
            <w:t>https://doi.org/10.31235/osf.io/b3ezy</w:t>
          </w:r>
        </w:p>
        <w:p w14:paraId="0A914EB0" w14:textId="77777777" w:rsidR="00F9491C" w:rsidRPr="007319C7" w:rsidRDefault="00F9491C" w:rsidP="00F9491C">
          <w:pPr>
            <w:pStyle w:val="CitaviBibliographyEntry"/>
            <w:rPr>
              <w:lang w:val="en-US"/>
            </w:rPr>
          </w:pPr>
          <w:bookmarkStart w:id="315" w:name="_CTVL001ee0c0cf4b29147f89a25c234d2a2daff"/>
          <w:proofErr w:type="spellStart"/>
          <w:r>
            <w:t>Castelo</w:t>
          </w:r>
          <w:proofErr w:type="spellEnd"/>
          <w:r>
            <w:t xml:space="preserve">, N., Bos, M. W. &amp; Lehmann, D. R. (2019). </w:t>
          </w:r>
          <w:r w:rsidRPr="007319C7">
            <w:rPr>
              <w:lang w:val="en-US"/>
            </w:rPr>
            <w:t>Task-Dependent Algorithm Aversion.</w:t>
          </w:r>
          <w:bookmarkEnd w:id="315"/>
          <w:r w:rsidRPr="007319C7">
            <w:rPr>
              <w:lang w:val="en-US"/>
            </w:rPr>
            <w:t xml:space="preserve"> </w:t>
          </w:r>
          <w:r w:rsidRPr="007319C7">
            <w:rPr>
              <w:i/>
              <w:lang w:val="en-US"/>
            </w:rPr>
            <w:t>Journal of Marketing Research</w:t>
          </w:r>
          <w:r w:rsidRPr="007319C7">
            <w:rPr>
              <w:lang w:val="en-US"/>
            </w:rPr>
            <w:t xml:space="preserve">, </w:t>
          </w:r>
          <w:r w:rsidRPr="007319C7">
            <w:rPr>
              <w:i/>
              <w:lang w:val="en-US"/>
            </w:rPr>
            <w:t>56</w:t>
          </w:r>
          <w:r w:rsidRPr="007319C7">
            <w:rPr>
              <w:lang w:val="en-US"/>
            </w:rPr>
            <w:t>(5), 809–825. https://doi.org/10.1177/0022243719851788</w:t>
          </w:r>
        </w:p>
        <w:p w14:paraId="53AA8D19" w14:textId="77777777" w:rsidR="00F9491C" w:rsidRPr="007319C7" w:rsidRDefault="00F9491C" w:rsidP="00F9491C">
          <w:pPr>
            <w:pStyle w:val="CitaviBibliographyEntry"/>
            <w:rPr>
              <w:lang w:val="en-US"/>
            </w:rPr>
          </w:pPr>
          <w:bookmarkStart w:id="316" w:name="_CTVL00182992c8556f34c7687b1fef2c92b7cec"/>
          <w:r w:rsidRPr="007319C7">
            <w:rPr>
              <w:lang w:val="en-US"/>
            </w:rPr>
            <w:t xml:space="preserve">Chi, O. H., Jia, S., Li, Y. &amp; Gursoy, D. (2021). Developing a formative scale to measure consumers’ trust toward interaction with artificially intelligent (AI) social robots </w:t>
          </w:r>
          <w:r w:rsidRPr="007319C7">
            <w:rPr>
              <w:lang w:val="en-US"/>
            </w:rPr>
            <w:lastRenderedPageBreak/>
            <w:t>in service delivery.</w:t>
          </w:r>
          <w:bookmarkEnd w:id="316"/>
          <w:r w:rsidRPr="007319C7">
            <w:rPr>
              <w:lang w:val="en-US"/>
            </w:rPr>
            <w:t xml:space="preserve"> </w:t>
          </w:r>
          <w:r w:rsidRPr="007319C7">
            <w:rPr>
              <w:i/>
              <w:lang w:val="en-US"/>
            </w:rPr>
            <w:t>Computers in Human Behavior</w:t>
          </w:r>
          <w:r w:rsidRPr="007319C7">
            <w:rPr>
              <w:lang w:val="en-US"/>
            </w:rPr>
            <w:t xml:space="preserve">, </w:t>
          </w:r>
          <w:r w:rsidRPr="007319C7">
            <w:rPr>
              <w:i/>
              <w:lang w:val="en-US"/>
            </w:rPr>
            <w:t>118</w:t>
          </w:r>
          <w:r w:rsidRPr="007319C7">
            <w:rPr>
              <w:lang w:val="en-US"/>
            </w:rPr>
            <w:t>, 106700. https://doi.org/10.1016/j.chb.2021.106700</w:t>
          </w:r>
        </w:p>
        <w:p w14:paraId="3AAADCFE" w14:textId="77777777" w:rsidR="00F9491C" w:rsidRPr="007319C7" w:rsidRDefault="00F9491C" w:rsidP="00F9491C">
          <w:pPr>
            <w:pStyle w:val="CitaviBibliographyEntry"/>
            <w:rPr>
              <w:lang w:val="en-US"/>
            </w:rPr>
          </w:pPr>
          <w:bookmarkStart w:id="317" w:name="_CTVL00155c0a7d6abab4c3683bdfb24ba73a91f"/>
          <w:r w:rsidRPr="007319C7">
            <w:rPr>
              <w:lang w:val="en-US"/>
            </w:rPr>
            <w:t>Choung, H., David, P. &amp; Ross, A. (2023). Trust in AI and Its Role in the Acceptance of AI Technologies.</w:t>
          </w:r>
          <w:bookmarkEnd w:id="317"/>
          <w:r w:rsidRPr="007319C7">
            <w:rPr>
              <w:lang w:val="en-US"/>
            </w:rPr>
            <w:t xml:space="preserve"> </w:t>
          </w:r>
          <w:r w:rsidRPr="007319C7">
            <w:rPr>
              <w:i/>
              <w:lang w:val="en-US"/>
            </w:rPr>
            <w:t>International Journal of Human–Computer Interaction</w:t>
          </w:r>
          <w:r w:rsidRPr="007319C7">
            <w:rPr>
              <w:lang w:val="en-US"/>
            </w:rPr>
            <w:t xml:space="preserve">, </w:t>
          </w:r>
          <w:r w:rsidRPr="007319C7">
            <w:rPr>
              <w:i/>
              <w:lang w:val="en-US"/>
            </w:rPr>
            <w:t>39</w:t>
          </w:r>
          <w:r w:rsidRPr="007319C7">
            <w:rPr>
              <w:lang w:val="en-US"/>
            </w:rPr>
            <w:t>(9), 1727–1739. https://doi.org/10.1080/10447318.2022.2050543</w:t>
          </w:r>
        </w:p>
        <w:p w14:paraId="283FFEFA" w14:textId="77777777" w:rsidR="00F9491C" w:rsidRPr="007319C7" w:rsidRDefault="00F9491C" w:rsidP="00F9491C">
          <w:pPr>
            <w:pStyle w:val="CitaviBibliographyEntry"/>
            <w:rPr>
              <w:lang w:val="en-US"/>
            </w:rPr>
          </w:pPr>
          <w:bookmarkStart w:id="318" w:name="_CTVL0016433ec9d24424b279f132bad6923d4ef"/>
          <w:r w:rsidRPr="007319C7">
            <w:rPr>
              <w:lang w:val="en-US"/>
            </w:rPr>
            <w:t>Cohen, J. (2013).</w:t>
          </w:r>
          <w:bookmarkEnd w:id="318"/>
          <w:r w:rsidRPr="007319C7">
            <w:rPr>
              <w:lang w:val="en-US"/>
            </w:rPr>
            <w:t xml:space="preserve"> </w:t>
          </w:r>
          <w:r w:rsidRPr="007319C7">
            <w:rPr>
              <w:i/>
              <w:lang w:val="en-US"/>
            </w:rPr>
            <w:t>Statistical Power Analysis for the Behavioral Sciences</w:t>
          </w:r>
          <w:r w:rsidRPr="007319C7">
            <w:rPr>
              <w:lang w:val="en-US"/>
            </w:rPr>
            <w:t xml:space="preserve"> (2nd ed.). Taylor and Francis. https://ebookcentral.proquest.com/lib/kxp/detail.action?docID=1192162 </w:t>
          </w:r>
        </w:p>
        <w:p w14:paraId="40A25B29" w14:textId="77777777" w:rsidR="00F9491C" w:rsidRPr="007319C7" w:rsidRDefault="00F9491C" w:rsidP="00F9491C">
          <w:pPr>
            <w:pStyle w:val="CitaviBibliographyEntry"/>
            <w:rPr>
              <w:lang w:val="en-US"/>
            </w:rPr>
          </w:pPr>
          <w:bookmarkStart w:id="319" w:name="_CTVL0012c9ac497c4c14bd19b8ba50fed85b388"/>
          <w:r w:rsidRPr="007319C7">
            <w:rPr>
              <w:lang w:val="en-US"/>
            </w:rPr>
            <w:t>Cooper, R. G. (2024). The Artificial Intelligence Revolution in New-Product Development.</w:t>
          </w:r>
          <w:bookmarkEnd w:id="319"/>
          <w:r w:rsidRPr="007319C7">
            <w:rPr>
              <w:lang w:val="en-US"/>
            </w:rPr>
            <w:t xml:space="preserve"> </w:t>
          </w:r>
          <w:r w:rsidRPr="007319C7">
            <w:rPr>
              <w:i/>
              <w:lang w:val="en-US"/>
            </w:rPr>
            <w:t>IEEE Engineering Management Review</w:t>
          </w:r>
          <w:r w:rsidRPr="007319C7">
            <w:rPr>
              <w:lang w:val="en-US"/>
            </w:rPr>
            <w:t xml:space="preserve">, </w:t>
          </w:r>
          <w:r w:rsidRPr="007319C7">
            <w:rPr>
              <w:i/>
              <w:lang w:val="en-US"/>
            </w:rPr>
            <w:t>52</w:t>
          </w:r>
          <w:r w:rsidRPr="007319C7">
            <w:rPr>
              <w:lang w:val="en-US"/>
            </w:rPr>
            <w:t>(1), 195–211. https://doi.org/10.1109/EMR.2023.3336834</w:t>
          </w:r>
        </w:p>
        <w:p w14:paraId="3673836E" w14:textId="77777777" w:rsidR="00F9491C" w:rsidRPr="007319C7" w:rsidRDefault="00F9491C" w:rsidP="00F9491C">
          <w:pPr>
            <w:pStyle w:val="CitaviBibliographyEntry"/>
            <w:rPr>
              <w:lang w:val="en-US"/>
            </w:rPr>
          </w:pPr>
          <w:bookmarkStart w:id="320" w:name="_CTVL0011517745611d14b9e854a0706d60fd831"/>
          <w:r w:rsidRPr="007319C7">
            <w:rPr>
              <w:lang w:val="en-US"/>
            </w:rPr>
            <w:t>Dabbous, A., Aoun Barakat, K. &amp; Merhej Sayegh, M. (2022). Enabling organizational use of artificial intelligence: an employee perspective.</w:t>
          </w:r>
          <w:bookmarkEnd w:id="320"/>
          <w:r w:rsidRPr="007319C7">
            <w:rPr>
              <w:lang w:val="en-US"/>
            </w:rPr>
            <w:t xml:space="preserve"> </w:t>
          </w:r>
          <w:r w:rsidRPr="007319C7">
            <w:rPr>
              <w:i/>
              <w:lang w:val="en-US"/>
            </w:rPr>
            <w:t>Journal of Asia Business Studies</w:t>
          </w:r>
          <w:r w:rsidRPr="007319C7">
            <w:rPr>
              <w:lang w:val="en-US"/>
            </w:rPr>
            <w:t xml:space="preserve">, </w:t>
          </w:r>
          <w:r w:rsidRPr="007319C7">
            <w:rPr>
              <w:i/>
              <w:lang w:val="en-US"/>
            </w:rPr>
            <w:t>16</w:t>
          </w:r>
          <w:r w:rsidRPr="007319C7">
            <w:rPr>
              <w:lang w:val="en-US"/>
            </w:rPr>
            <w:t>(2), 245–266. https://doi.org/10.1108/JABS-09-2020-0372</w:t>
          </w:r>
        </w:p>
        <w:p w14:paraId="5545D31D" w14:textId="77777777" w:rsidR="00F9491C" w:rsidRPr="007319C7" w:rsidRDefault="00F9491C" w:rsidP="00F9491C">
          <w:pPr>
            <w:pStyle w:val="CitaviBibliographyEntry"/>
            <w:rPr>
              <w:lang w:val="en-US"/>
            </w:rPr>
          </w:pPr>
          <w:bookmarkStart w:id="321" w:name="_CTVL001a22e6709280d4df598f12bdb84a84278"/>
          <w:r w:rsidRPr="007319C7">
            <w:rPr>
              <w:lang w:val="en-US"/>
            </w:rPr>
            <w:t>Davis, F. D. (1989). Perceived Usefulness, Perceived Ease of Use, and User Acceptance of Information Technology.</w:t>
          </w:r>
          <w:bookmarkEnd w:id="321"/>
          <w:r w:rsidRPr="007319C7">
            <w:rPr>
              <w:lang w:val="en-US"/>
            </w:rPr>
            <w:t xml:space="preserve"> </w:t>
          </w:r>
          <w:r w:rsidRPr="007319C7">
            <w:rPr>
              <w:i/>
              <w:lang w:val="en-US"/>
            </w:rPr>
            <w:t>MIS Quarterly</w:t>
          </w:r>
          <w:r w:rsidRPr="007319C7">
            <w:rPr>
              <w:lang w:val="en-US"/>
            </w:rPr>
            <w:t xml:space="preserve">, </w:t>
          </w:r>
          <w:r w:rsidRPr="007319C7">
            <w:rPr>
              <w:i/>
              <w:lang w:val="en-US"/>
            </w:rPr>
            <w:t>13</w:t>
          </w:r>
          <w:r w:rsidRPr="007319C7">
            <w:rPr>
              <w:lang w:val="en-US"/>
            </w:rPr>
            <w:t>(3), 319. https://doi.org/10.2307/249008</w:t>
          </w:r>
        </w:p>
        <w:p w14:paraId="731EB0EB" w14:textId="77777777" w:rsidR="00F9491C" w:rsidRPr="007319C7" w:rsidRDefault="00F9491C" w:rsidP="00F9491C">
          <w:pPr>
            <w:pStyle w:val="CitaviBibliographyEntry"/>
            <w:rPr>
              <w:lang w:val="en-US"/>
            </w:rPr>
          </w:pPr>
          <w:bookmarkStart w:id="322" w:name="_CTVL001717e53c424e548368f1b0cfa27d353cc"/>
          <w:proofErr w:type="spellStart"/>
          <w:r w:rsidRPr="007319C7">
            <w:rPr>
              <w:lang w:val="en-US"/>
            </w:rPr>
            <w:t>Dietvorst</w:t>
          </w:r>
          <w:proofErr w:type="spellEnd"/>
          <w:r w:rsidRPr="007319C7">
            <w:rPr>
              <w:lang w:val="en-US"/>
            </w:rPr>
            <w:t>, B. J., Simmons, J. P. &amp; Massey, C. (2015). Algorithm aversion: people erroneously avoid algorithms after seeing them err.</w:t>
          </w:r>
          <w:bookmarkEnd w:id="322"/>
          <w:r w:rsidRPr="007319C7">
            <w:rPr>
              <w:lang w:val="en-US"/>
            </w:rPr>
            <w:t xml:space="preserve"> </w:t>
          </w:r>
          <w:r w:rsidRPr="007319C7">
            <w:rPr>
              <w:i/>
              <w:lang w:val="en-US"/>
            </w:rPr>
            <w:t>Journal of experimental psychology. General</w:t>
          </w:r>
          <w:r w:rsidRPr="007319C7">
            <w:rPr>
              <w:lang w:val="en-US"/>
            </w:rPr>
            <w:t xml:space="preserve">, </w:t>
          </w:r>
          <w:r w:rsidRPr="007319C7">
            <w:rPr>
              <w:i/>
              <w:lang w:val="en-US"/>
            </w:rPr>
            <w:t>144</w:t>
          </w:r>
          <w:r w:rsidRPr="007319C7">
            <w:rPr>
              <w:lang w:val="en-US"/>
            </w:rPr>
            <w:t>(1), 114–126. https://doi.org/10.1037/xge0000033</w:t>
          </w:r>
        </w:p>
        <w:p w14:paraId="7BFB20E7" w14:textId="77777777" w:rsidR="00F9491C" w:rsidRPr="007319C7" w:rsidRDefault="00F9491C" w:rsidP="00F9491C">
          <w:pPr>
            <w:pStyle w:val="CitaviBibliographyEntry"/>
            <w:rPr>
              <w:lang w:val="en-US"/>
            </w:rPr>
          </w:pPr>
          <w:bookmarkStart w:id="323" w:name="_CTVL001e367371ee06d4c249b199e9b20dbba7b"/>
          <w:r w:rsidRPr="007319C7">
            <w:rPr>
              <w:lang w:val="en-US"/>
            </w:rPr>
            <w:t>Dong, E., Liu, H., Li, J.‑Y. &amp; Lee, Y. (2024). Motivating employee voicing behavior in optimizing workplace generative ai adoption: The role of organizational listening.</w:t>
          </w:r>
          <w:bookmarkEnd w:id="323"/>
          <w:r w:rsidRPr="007319C7">
            <w:rPr>
              <w:lang w:val="en-US"/>
            </w:rPr>
            <w:t xml:space="preserve"> </w:t>
          </w:r>
          <w:r w:rsidRPr="007319C7">
            <w:rPr>
              <w:i/>
              <w:lang w:val="en-US"/>
            </w:rPr>
            <w:t>Public Relations Review</w:t>
          </w:r>
          <w:r w:rsidRPr="007319C7">
            <w:rPr>
              <w:lang w:val="en-US"/>
            </w:rPr>
            <w:t xml:space="preserve">, </w:t>
          </w:r>
          <w:r w:rsidRPr="007319C7">
            <w:rPr>
              <w:i/>
              <w:lang w:val="en-US"/>
            </w:rPr>
            <w:t>50</w:t>
          </w:r>
          <w:r w:rsidRPr="007319C7">
            <w:rPr>
              <w:lang w:val="en-US"/>
            </w:rPr>
            <w:t>(5), 102509. https://doi.org/10.1016/j.pubrev.2024.102509</w:t>
          </w:r>
        </w:p>
        <w:p w14:paraId="1BA3CFE8" w14:textId="77777777" w:rsidR="00F9491C" w:rsidRPr="007319C7" w:rsidRDefault="00F9491C" w:rsidP="00F9491C">
          <w:pPr>
            <w:pStyle w:val="CitaviBibliographyEntry"/>
            <w:rPr>
              <w:lang w:val="en-US"/>
            </w:rPr>
          </w:pPr>
          <w:bookmarkStart w:id="324" w:name="_CTVL001c67a7a0574d04334a7a27e673ed6c399"/>
          <w:r w:rsidRPr="007319C7">
            <w:rPr>
              <w:lang w:val="en-US"/>
            </w:rPr>
            <w:t xml:space="preserve">Du, L. &amp; </w:t>
          </w:r>
          <w:proofErr w:type="spellStart"/>
          <w:r w:rsidRPr="007319C7">
            <w:rPr>
              <w:lang w:val="en-US"/>
            </w:rPr>
            <w:t>Lv</w:t>
          </w:r>
          <w:proofErr w:type="spellEnd"/>
          <w:r w:rsidRPr="007319C7">
            <w:rPr>
              <w:lang w:val="en-US"/>
            </w:rPr>
            <w:t>, B. (2024). Factors influencing students’ acceptance and use generative artificial intelligence in elementary education: an expansion of the UTAUT model.</w:t>
          </w:r>
          <w:bookmarkEnd w:id="324"/>
          <w:r w:rsidRPr="007319C7">
            <w:rPr>
              <w:lang w:val="en-US"/>
            </w:rPr>
            <w:t xml:space="preserve"> </w:t>
          </w:r>
          <w:r w:rsidRPr="007319C7">
            <w:rPr>
              <w:i/>
              <w:lang w:val="en-US"/>
            </w:rPr>
            <w:t xml:space="preserve">Education and Information Technologies. </w:t>
          </w:r>
          <w:r w:rsidRPr="007319C7">
            <w:rPr>
              <w:lang w:val="en-US"/>
            </w:rPr>
            <w:t>Vorab-Onlinepublikation. https://doi.org/10.1007/s10639-024-12835-4</w:t>
          </w:r>
        </w:p>
        <w:p w14:paraId="58C3734E" w14:textId="77777777" w:rsidR="00F9491C" w:rsidRPr="007319C7" w:rsidRDefault="00F9491C" w:rsidP="00F9491C">
          <w:pPr>
            <w:pStyle w:val="CitaviBibliographyEntry"/>
            <w:rPr>
              <w:lang w:val="en-US"/>
            </w:rPr>
          </w:pPr>
          <w:bookmarkStart w:id="325" w:name="_CTVL001b0fa20a13b2141faa34436a89836e41b"/>
          <w:r w:rsidRPr="007319C7">
            <w:rPr>
              <w:lang w:val="en-US"/>
            </w:rPr>
            <w:t xml:space="preserve">Dwivedi, Y. K., </w:t>
          </w:r>
          <w:proofErr w:type="spellStart"/>
          <w:r w:rsidRPr="007319C7">
            <w:rPr>
              <w:lang w:val="en-US"/>
            </w:rPr>
            <w:t>Kshetri</w:t>
          </w:r>
          <w:proofErr w:type="spellEnd"/>
          <w:r w:rsidRPr="007319C7">
            <w:rPr>
              <w:lang w:val="en-US"/>
            </w:rPr>
            <w:t xml:space="preserve">, N., Hughes, L., Slade, E. L., Jeyaraj, A., Kar, A. K., </w:t>
          </w:r>
          <w:proofErr w:type="spellStart"/>
          <w:r w:rsidRPr="007319C7">
            <w:rPr>
              <w:lang w:val="en-US"/>
            </w:rPr>
            <w:t>Baabdullah</w:t>
          </w:r>
          <w:proofErr w:type="spellEnd"/>
          <w:r w:rsidRPr="007319C7">
            <w:rPr>
              <w:lang w:val="en-US"/>
            </w:rPr>
            <w:t xml:space="preserve">, A. M., </w:t>
          </w:r>
          <w:proofErr w:type="spellStart"/>
          <w:r w:rsidRPr="007319C7">
            <w:rPr>
              <w:lang w:val="en-US"/>
            </w:rPr>
            <w:t>Koohang</w:t>
          </w:r>
          <w:proofErr w:type="spellEnd"/>
          <w:r w:rsidRPr="007319C7">
            <w:rPr>
              <w:lang w:val="en-US"/>
            </w:rPr>
            <w:t xml:space="preserve">, A., Raghavan, V., Ahuja, M., Albanna, H., </w:t>
          </w:r>
          <w:proofErr w:type="spellStart"/>
          <w:r w:rsidRPr="007319C7">
            <w:rPr>
              <w:lang w:val="en-US"/>
            </w:rPr>
            <w:t>Albashrawi</w:t>
          </w:r>
          <w:proofErr w:type="spellEnd"/>
          <w:r w:rsidRPr="007319C7">
            <w:rPr>
              <w:lang w:val="en-US"/>
            </w:rPr>
            <w:t>, M. A., Al-</w:t>
          </w:r>
          <w:proofErr w:type="spellStart"/>
          <w:r w:rsidRPr="007319C7">
            <w:rPr>
              <w:lang w:val="en-US"/>
            </w:rPr>
            <w:t>Busaidi</w:t>
          </w:r>
          <w:proofErr w:type="spellEnd"/>
          <w:r w:rsidRPr="007319C7">
            <w:rPr>
              <w:lang w:val="en-US"/>
            </w:rPr>
            <w:t xml:space="preserve">, A. S., Balakrishnan, J., Barlette, Y., Basu, S., Bose, I., Brooks, L., </w:t>
          </w:r>
          <w:proofErr w:type="spellStart"/>
          <w:r w:rsidRPr="007319C7">
            <w:rPr>
              <w:lang w:val="en-US"/>
            </w:rPr>
            <w:t>Buhalis</w:t>
          </w:r>
          <w:proofErr w:type="spellEnd"/>
          <w:r w:rsidRPr="007319C7">
            <w:rPr>
              <w:lang w:val="en-US"/>
            </w:rPr>
            <w:t xml:space="preserve">, D., . . . </w:t>
          </w:r>
          <w:r>
            <w:t xml:space="preserve">Wright, R. (2023). </w:t>
          </w:r>
          <w:r w:rsidRPr="007319C7">
            <w:rPr>
              <w:lang w:val="en-US"/>
            </w:rPr>
            <w:t xml:space="preserve">Opinion Paper: “So what if ChatGPT wrote it?” Multidisciplinary perspectives on opportunities, </w:t>
          </w:r>
          <w:r w:rsidRPr="007319C7">
            <w:rPr>
              <w:lang w:val="en-US"/>
            </w:rPr>
            <w:lastRenderedPageBreak/>
            <w:t>challenges and implications of generative conversational AI for research, practice and policy.</w:t>
          </w:r>
          <w:bookmarkEnd w:id="325"/>
          <w:r w:rsidRPr="007319C7">
            <w:rPr>
              <w:lang w:val="en-US"/>
            </w:rPr>
            <w:t xml:space="preserve"> </w:t>
          </w:r>
          <w:r w:rsidRPr="007319C7">
            <w:rPr>
              <w:i/>
              <w:lang w:val="en-US"/>
            </w:rPr>
            <w:t>International Journal of Information Management</w:t>
          </w:r>
          <w:r w:rsidRPr="007319C7">
            <w:rPr>
              <w:lang w:val="en-US"/>
            </w:rPr>
            <w:t xml:space="preserve">, </w:t>
          </w:r>
          <w:r w:rsidRPr="007319C7">
            <w:rPr>
              <w:i/>
              <w:lang w:val="en-US"/>
            </w:rPr>
            <w:t>71</w:t>
          </w:r>
          <w:r w:rsidRPr="007319C7">
            <w:rPr>
              <w:lang w:val="en-US"/>
            </w:rPr>
            <w:t>, 102642. https://doi.org/10.1016/j.ijinfomgt.2023.102642</w:t>
          </w:r>
        </w:p>
        <w:p w14:paraId="0A4D2D7E" w14:textId="77777777" w:rsidR="00F9491C" w:rsidRPr="007319C7" w:rsidRDefault="00F9491C" w:rsidP="00F9491C">
          <w:pPr>
            <w:pStyle w:val="CitaviBibliographyEntry"/>
            <w:rPr>
              <w:lang w:val="en-US"/>
            </w:rPr>
          </w:pPr>
          <w:bookmarkStart w:id="326" w:name="_CTVL0015fc1262abe804abe99c6d547d3814e86"/>
          <w:r w:rsidRPr="007319C7">
            <w:rPr>
              <w:lang w:val="en-US"/>
            </w:rPr>
            <w:t>Dwivedi, Y. K., Rana, N. P., Jeyaraj, A., Clement, M. &amp; Williams, M. D. (2019). Re-examining the Unified Theory of Acceptance and Use of Technology (UTAUT): Towards a Revised Theoretical Model.</w:t>
          </w:r>
          <w:bookmarkEnd w:id="326"/>
          <w:r w:rsidRPr="007319C7">
            <w:rPr>
              <w:lang w:val="en-US"/>
            </w:rPr>
            <w:t xml:space="preserve"> </w:t>
          </w:r>
          <w:r w:rsidRPr="007319C7">
            <w:rPr>
              <w:i/>
              <w:lang w:val="en-US"/>
            </w:rPr>
            <w:t>Information Systems Frontiers</w:t>
          </w:r>
          <w:r w:rsidRPr="007319C7">
            <w:rPr>
              <w:lang w:val="en-US"/>
            </w:rPr>
            <w:t xml:space="preserve">, </w:t>
          </w:r>
          <w:r w:rsidRPr="007319C7">
            <w:rPr>
              <w:i/>
              <w:lang w:val="en-US"/>
            </w:rPr>
            <w:t>21</w:t>
          </w:r>
          <w:r w:rsidRPr="007319C7">
            <w:rPr>
              <w:lang w:val="en-US"/>
            </w:rPr>
            <w:t>(3), 719–734. https://doi.org/10.1007/s10796-017-9774-y</w:t>
          </w:r>
        </w:p>
        <w:p w14:paraId="4D1F6FDC" w14:textId="77777777" w:rsidR="00F9491C" w:rsidRPr="007319C7" w:rsidRDefault="00F9491C" w:rsidP="00F9491C">
          <w:pPr>
            <w:pStyle w:val="CitaviBibliographyEntry"/>
            <w:rPr>
              <w:lang w:val="en-US"/>
            </w:rPr>
          </w:pPr>
          <w:bookmarkStart w:id="327" w:name="_CTVL00165d8b4bb16f2483fbd0257681aba9b2e"/>
          <w:proofErr w:type="spellStart"/>
          <w:r w:rsidRPr="007319C7">
            <w:rPr>
              <w:lang w:val="en-US"/>
            </w:rPr>
            <w:t>Eagly</w:t>
          </w:r>
          <w:proofErr w:type="spellEnd"/>
          <w:r w:rsidRPr="007319C7">
            <w:rPr>
              <w:lang w:val="en-US"/>
            </w:rPr>
            <w:t>, A. H. &amp; Chaiken, S. (2007). The Advantages of an Inclusive Definition of Attitude.</w:t>
          </w:r>
          <w:bookmarkEnd w:id="327"/>
          <w:r w:rsidRPr="007319C7">
            <w:rPr>
              <w:lang w:val="en-US"/>
            </w:rPr>
            <w:t xml:space="preserve"> </w:t>
          </w:r>
          <w:r w:rsidRPr="007319C7">
            <w:rPr>
              <w:i/>
              <w:lang w:val="en-US"/>
            </w:rPr>
            <w:t>Social Cognition</w:t>
          </w:r>
          <w:r w:rsidRPr="007319C7">
            <w:rPr>
              <w:lang w:val="en-US"/>
            </w:rPr>
            <w:t xml:space="preserve">, </w:t>
          </w:r>
          <w:r w:rsidRPr="007319C7">
            <w:rPr>
              <w:i/>
              <w:lang w:val="en-US"/>
            </w:rPr>
            <w:t>25</w:t>
          </w:r>
          <w:r w:rsidRPr="007319C7">
            <w:rPr>
              <w:lang w:val="en-US"/>
            </w:rPr>
            <w:t>(5), 582–602. https://doi.org/10.1521/soco.2007.25.5.582</w:t>
          </w:r>
        </w:p>
        <w:p w14:paraId="42E01CE1" w14:textId="77777777" w:rsidR="00F9491C" w:rsidRPr="007319C7" w:rsidRDefault="00F9491C" w:rsidP="00F9491C">
          <w:pPr>
            <w:pStyle w:val="CitaviBibliographyEntry"/>
            <w:rPr>
              <w:lang w:val="en-US"/>
            </w:rPr>
          </w:pPr>
          <w:bookmarkStart w:id="328" w:name="_CTVL0012732e722938a481c8589964cd92c05df"/>
          <w:proofErr w:type="spellStart"/>
          <w:r w:rsidRPr="007319C7">
            <w:rPr>
              <w:lang w:val="en-US"/>
            </w:rPr>
            <w:t>Eftimov</w:t>
          </w:r>
          <w:proofErr w:type="spellEnd"/>
          <w:r w:rsidRPr="007319C7">
            <w:rPr>
              <w:lang w:val="en-US"/>
            </w:rPr>
            <w:t xml:space="preserve">, L. &amp; </w:t>
          </w:r>
          <w:proofErr w:type="spellStart"/>
          <w:r w:rsidRPr="007319C7">
            <w:rPr>
              <w:lang w:val="en-US"/>
            </w:rPr>
            <w:t>Kitanovikj</w:t>
          </w:r>
          <w:proofErr w:type="spellEnd"/>
          <w:r w:rsidRPr="007319C7">
            <w:rPr>
              <w:lang w:val="en-US"/>
            </w:rPr>
            <w:t>, B. (2023). Unlocking the Path to AI Adoption: Antecedents to Behavioral Intentions in Utilizing AI for Effective Job (Re)Design.</w:t>
          </w:r>
          <w:bookmarkEnd w:id="328"/>
          <w:r w:rsidRPr="007319C7">
            <w:rPr>
              <w:lang w:val="en-US"/>
            </w:rPr>
            <w:t xml:space="preserve"> </w:t>
          </w:r>
          <w:r w:rsidRPr="007319C7">
            <w:rPr>
              <w:i/>
              <w:lang w:val="en-US"/>
            </w:rPr>
            <w:t>Journal of Human Resource Management - HR Advances and Developments</w:t>
          </w:r>
          <w:r w:rsidRPr="007319C7">
            <w:rPr>
              <w:lang w:val="en-US"/>
            </w:rPr>
            <w:t xml:space="preserve">, </w:t>
          </w:r>
          <w:r w:rsidRPr="007319C7">
            <w:rPr>
              <w:i/>
              <w:lang w:val="en-US"/>
            </w:rPr>
            <w:t>2023</w:t>
          </w:r>
          <w:r w:rsidRPr="007319C7">
            <w:rPr>
              <w:lang w:val="en-US"/>
            </w:rPr>
            <w:t>(2), 123–134. https://doi.org/10.46287/ottp6295</w:t>
          </w:r>
        </w:p>
        <w:p w14:paraId="6A31435B" w14:textId="77777777" w:rsidR="00F9491C" w:rsidRPr="007319C7" w:rsidRDefault="00F9491C" w:rsidP="00F9491C">
          <w:pPr>
            <w:pStyle w:val="CitaviBibliographyEntry"/>
            <w:rPr>
              <w:lang w:val="en-US"/>
            </w:rPr>
          </w:pPr>
          <w:bookmarkStart w:id="329" w:name="_CTVL001bfc0952ac8a344168318d37bba4196c8"/>
          <w:r w:rsidRPr="007319C7">
            <w:rPr>
              <w:lang w:val="en-US"/>
            </w:rPr>
            <w:t>Erdem, F. &amp; Ozen, J. (2003). Cognitive and affective dimensions of trust in developing team performance.</w:t>
          </w:r>
          <w:bookmarkEnd w:id="329"/>
          <w:r w:rsidRPr="007319C7">
            <w:rPr>
              <w:lang w:val="en-US"/>
            </w:rPr>
            <w:t xml:space="preserve"> </w:t>
          </w:r>
          <w:r w:rsidRPr="007319C7">
            <w:rPr>
              <w:i/>
              <w:lang w:val="en-US"/>
            </w:rPr>
            <w:t>Team Performance Management: An International Journal</w:t>
          </w:r>
          <w:r w:rsidRPr="007319C7">
            <w:rPr>
              <w:lang w:val="en-US"/>
            </w:rPr>
            <w:t xml:space="preserve">, </w:t>
          </w:r>
          <w:r w:rsidRPr="007319C7">
            <w:rPr>
              <w:i/>
              <w:lang w:val="en-US"/>
            </w:rPr>
            <w:t>9</w:t>
          </w:r>
          <w:r w:rsidRPr="007319C7">
            <w:rPr>
              <w:lang w:val="en-US"/>
            </w:rPr>
            <w:t>(5/6), 131–135. https://doi.org/10.1108/13527590310493846</w:t>
          </w:r>
        </w:p>
        <w:p w14:paraId="1691C413" w14:textId="77777777" w:rsidR="00F9491C" w:rsidRPr="007319C7" w:rsidRDefault="00F9491C" w:rsidP="00F9491C">
          <w:pPr>
            <w:pStyle w:val="CitaviBibliographyEntry"/>
            <w:rPr>
              <w:lang w:val="en-US"/>
            </w:rPr>
          </w:pPr>
          <w:bookmarkStart w:id="330" w:name="_CTVL001e203baf7e2bb4288a2906c727efdfef9"/>
          <w:r w:rsidRPr="007319C7">
            <w:rPr>
              <w:lang w:val="en-US"/>
            </w:rPr>
            <w:t>Fast, E. &amp; Horvitz, E. (2017). Long-Term Trends in the Public Perception of Artificial Intelligence.</w:t>
          </w:r>
          <w:bookmarkEnd w:id="330"/>
          <w:r w:rsidRPr="007319C7">
            <w:rPr>
              <w:lang w:val="en-US"/>
            </w:rPr>
            <w:t xml:space="preserve"> </w:t>
          </w:r>
          <w:r w:rsidRPr="007319C7">
            <w:rPr>
              <w:i/>
              <w:lang w:val="en-US"/>
            </w:rPr>
            <w:t>Proceedings of the AAAI Conference on Artificial Intelligence</w:t>
          </w:r>
          <w:r w:rsidRPr="007319C7">
            <w:rPr>
              <w:lang w:val="en-US"/>
            </w:rPr>
            <w:t xml:space="preserve">, </w:t>
          </w:r>
          <w:r w:rsidRPr="007319C7">
            <w:rPr>
              <w:i/>
              <w:lang w:val="en-US"/>
            </w:rPr>
            <w:t>31</w:t>
          </w:r>
          <w:r w:rsidRPr="007319C7">
            <w:rPr>
              <w:lang w:val="en-US"/>
            </w:rPr>
            <w:t>(1). https://doi.org/10.1609/aaai.v31i1.10635</w:t>
          </w:r>
        </w:p>
        <w:p w14:paraId="5941963D" w14:textId="77777777" w:rsidR="00F9491C" w:rsidRDefault="00F9491C" w:rsidP="00F9491C">
          <w:pPr>
            <w:pStyle w:val="CitaviBibliographyEntry"/>
          </w:pPr>
          <w:bookmarkStart w:id="331" w:name="_CTVL0016b7f093dce464c1db3ee5b1b8fc60534"/>
          <w:r>
            <w:t xml:space="preserve">Faul, F., Erdfelder, E., Buchner, A., &amp; Lang (2009). </w:t>
          </w:r>
          <w:r w:rsidRPr="007319C7">
            <w:rPr>
              <w:lang w:val="en-US"/>
            </w:rPr>
            <w:t>Statistical power analyses using G*Power 3.1: Tests for correlation and regression analyses.</w:t>
          </w:r>
          <w:bookmarkEnd w:id="331"/>
          <w:r w:rsidRPr="007319C7">
            <w:rPr>
              <w:lang w:val="en-US"/>
            </w:rPr>
            <w:t xml:space="preserve"> </w:t>
          </w:r>
          <w:proofErr w:type="spellStart"/>
          <w:r w:rsidRPr="00F9491C">
            <w:rPr>
              <w:i/>
            </w:rPr>
            <w:t>Behavior</w:t>
          </w:r>
          <w:proofErr w:type="spellEnd"/>
          <w:r w:rsidRPr="00F9491C">
            <w:rPr>
              <w:i/>
            </w:rPr>
            <w:t xml:space="preserve"> Research </w:t>
          </w:r>
          <w:proofErr w:type="gramStart"/>
          <w:r w:rsidRPr="00F9491C">
            <w:rPr>
              <w:i/>
            </w:rPr>
            <w:t>Methods</w:t>
          </w:r>
          <w:r w:rsidRPr="00F9491C">
            <w:t>(</w:t>
          </w:r>
          <w:proofErr w:type="gramEnd"/>
          <w:r w:rsidRPr="00F9491C">
            <w:t>41), 1149–1160.</w:t>
          </w:r>
        </w:p>
        <w:p w14:paraId="0B99AB5B" w14:textId="77777777" w:rsidR="00F9491C" w:rsidRDefault="00F9491C" w:rsidP="00F9491C">
          <w:pPr>
            <w:pStyle w:val="CitaviBibliographyEntry"/>
          </w:pPr>
          <w:bookmarkStart w:id="332" w:name="_CTVL001923fe5043ad54e5387b0b6bb36e1698b"/>
          <w:r>
            <w:t>FernUniversität Hagen. (2024).</w:t>
          </w:r>
          <w:bookmarkEnd w:id="332"/>
          <w:r>
            <w:t xml:space="preserve"> </w:t>
          </w:r>
          <w:r w:rsidRPr="00F9491C">
            <w:rPr>
              <w:i/>
            </w:rPr>
            <w:t>Umfrageverwaltung</w:t>
          </w:r>
          <w:r w:rsidRPr="00F9491C">
            <w:t>. https://umfrage.fernuni-hagen.de/</w:t>
          </w:r>
        </w:p>
        <w:p w14:paraId="09D4105F" w14:textId="77777777" w:rsidR="00F9491C" w:rsidRPr="007319C7" w:rsidRDefault="00F9491C" w:rsidP="00F9491C">
          <w:pPr>
            <w:pStyle w:val="CitaviBibliographyEntry"/>
            <w:rPr>
              <w:lang w:val="en-US"/>
            </w:rPr>
          </w:pPr>
          <w:bookmarkStart w:id="333" w:name="_CTVL0015cdfdad7b74d4f188277051411d9e45d"/>
          <w:r>
            <w:t xml:space="preserve">Feuerriegel, S., Hartmann, J., </w:t>
          </w:r>
          <w:proofErr w:type="spellStart"/>
          <w:r>
            <w:t>Janiesch</w:t>
          </w:r>
          <w:proofErr w:type="spellEnd"/>
          <w:r>
            <w:t xml:space="preserve">, C. &amp; </w:t>
          </w:r>
          <w:proofErr w:type="spellStart"/>
          <w:r>
            <w:t>Zschech</w:t>
          </w:r>
          <w:proofErr w:type="spellEnd"/>
          <w:r>
            <w:t xml:space="preserve">, P. (2024). </w:t>
          </w:r>
          <w:r w:rsidRPr="007319C7">
            <w:rPr>
              <w:lang w:val="en-US"/>
            </w:rPr>
            <w:t>Generative AI.</w:t>
          </w:r>
          <w:bookmarkEnd w:id="333"/>
          <w:r w:rsidRPr="007319C7">
            <w:rPr>
              <w:lang w:val="en-US"/>
            </w:rPr>
            <w:t xml:space="preserve"> </w:t>
          </w:r>
          <w:r w:rsidRPr="007319C7">
            <w:rPr>
              <w:i/>
              <w:lang w:val="en-US"/>
            </w:rPr>
            <w:t>Business &amp; Information Systems Engineering</w:t>
          </w:r>
          <w:r w:rsidRPr="007319C7">
            <w:rPr>
              <w:lang w:val="en-US"/>
            </w:rPr>
            <w:t xml:space="preserve">, </w:t>
          </w:r>
          <w:r w:rsidRPr="007319C7">
            <w:rPr>
              <w:i/>
              <w:lang w:val="en-US"/>
            </w:rPr>
            <w:t>66</w:t>
          </w:r>
          <w:r w:rsidRPr="007319C7">
            <w:rPr>
              <w:lang w:val="en-US"/>
            </w:rPr>
            <w:t>(1), 111–126. https://doi.org/10.1007/s12599-023-00834-7</w:t>
          </w:r>
        </w:p>
        <w:p w14:paraId="746F9A44" w14:textId="77777777" w:rsidR="00F9491C" w:rsidRPr="007319C7" w:rsidRDefault="00F9491C" w:rsidP="00F9491C">
          <w:pPr>
            <w:pStyle w:val="CitaviBibliographyEntry"/>
            <w:rPr>
              <w:lang w:val="en-US"/>
            </w:rPr>
          </w:pPr>
          <w:bookmarkStart w:id="334" w:name="_CTVL00116b1da727a314593a55131b2dd14b299"/>
          <w:proofErr w:type="spellStart"/>
          <w:r>
            <w:t>Følstad</w:t>
          </w:r>
          <w:proofErr w:type="spellEnd"/>
          <w:r>
            <w:t xml:space="preserve">, A. &amp; </w:t>
          </w:r>
          <w:proofErr w:type="spellStart"/>
          <w:r>
            <w:t>Brandtzaeg</w:t>
          </w:r>
          <w:proofErr w:type="spellEnd"/>
          <w:r>
            <w:t xml:space="preserve">, P. B. (2020). </w:t>
          </w:r>
          <w:r w:rsidRPr="007319C7">
            <w:rPr>
              <w:lang w:val="en-US"/>
            </w:rPr>
            <w:t>Users' experiences with chatbots: findings from a questionnaire study.</w:t>
          </w:r>
          <w:bookmarkEnd w:id="334"/>
          <w:r w:rsidRPr="007319C7">
            <w:rPr>
              <w:lang w:val="en-US"/>
            </w:rPr>
            <w:t xml:space="preserve"> </w:t>
          </w:r>
          <w:r w:rsidRPr="007319C7">
            <w:rPr>
              <w:i/>
              <w:lang w:val="en-US"/>
            </w:rPr>
            <w:t>Quality and User Experience</w:t>
          </w:r>
          <w:r w:rsidRPr="007319C7">
            <w:rPr>
              <w:lang w:val="en-US"/>
            </w:rPr>
            <w:t xml:space="preserve">, </w:t>
          </w:r>
          <w:r w:rsidRPr="007319C7">
            <w:rPr>
              <w:i/>
              <w:lang w:val="en-US"/>
            </w:rPr>
            <w:t>5</w:t>
          </w:r>
          <w:r w:rsidRPr="007319C7">
            <w:rPr>
              <w:lang w:val="en-US"/>
            </w:rPr>
            <w:t>(1). https://doi.org/10.1007/s41233-020-00033-2</w:t>
          </w:r>
        </w:p>
        <w:p w14:paraId="7262C7EB" w14:textId="77777777" w:rsidR="00F9491C" w:rsidRDefault="00F9491C" w:rsidP="00F9491C">
          <w:pPr>
            <w:pStyle w:val="CitaviBibliographyEntry"/>
          </w:pPr>
          <w:bookmarkStart w:id="335" w:name="_CTVL0017f992eb132cd41788e36c693229e3db7"/>
          <w:r w:rsidRPr="007319C7">
            <w:rPr>
              <w:lang w:val="en-US"/>
            </w:rPr>
            <w:t>Forero, C. G. (2014). Cronbach’s Alpha. In A. C. Michalos (Hrsg.),</w:t>
          </w:r>
          <w:bookmarkEnd w:id="335"/>
          <w:r w:rsidRPr="007319C7">
            <w:rPr>
              <w:lang w:val="en-US"/>
            </w:rPr>
            <w:t xml:space="preserve"> </w:t>
          </w:r>
          <w:r w:rsidRPr="007319C7">
            <w:rPr>
              <w:i/>
              <w:lang w:val="en-US"/>
            </w:rPr>
            <w:t xml:space="preserve">Encyclopedia of Quality of Life and Well-Being Research </w:t>
          </w:r>
          <w:r w:rsidRPr="007319C7">
            <w:rPr>
              <w:lang w:val="en-US"/>
            </w:rPr>
            <w:t xml:space="preserve">(S. 1357–1359). </w:t>
          </w:r>
          <w:r w:rsidRPr="00F9491C">
            <w:t xml:space="preserve">Springer </w:t>
          </w:r>
          <w:proofErr w:type="spellStart"/>
          <w:r w:rsidRPr="00F9491C">
            <w:t>Netherlands</w:t>
          </w:r>
          <w:proofErr w:type="spellEnd"/>
          <w:r w:rsidRPr="00F9491C">
            <w:t>. https://doi.org/10.1007/978-94-007-0753-5_622</w:t>
          </w:r>
        </w:p>
        <w:p w14:paraId="3106CC37" w14:textId="77777777" w:rsidR="00F9491C" w:rsidRPr="007319C7" w:rsidRDefault="00F9491C" w:rsidP="00F9491C">
          <w:pPr>
            <w:pStyle w:val="CitaviBibliographyEntry"/>
            <w:rPr>
              <w:lang w:val="en-US"/>
            </w:rPr>
          </w:pPr>
          <w:bookmarkStart w:id="336" w:name="_CTVL00132e41afbc327418382f5f613224d5b03"/>
          <w:proofErr w:type="spellStart"/>
          <w:r>
            <w:lastRenderedPageBreak/>
            <w:t>Fui</w:t>
          </w:r>
          <w:proofErr w:type="spellEnd"/>
          <w:r>
            <w:t xml:space="preserve">-Hoon Nah, F., Zheng, R., Cai, J., </w:t>
          </w:r>
          <w:proofErr w:type="spellStart"/>
          <w:r>
            <w:t>Siau</w:t>
          </w:r>
          <w:proofErr w:type="spellEnd"/>
          <w:r>
            <w:t xml:space="preserve">, K. &amp; Chen, L. (2023). </w:t>
          </w:r>
          <w:r w:rsidRPr="007319C7">
            <w:rPr>
              <w:lang w:val="en-US"/>
            </w:rPr>
            <w:t>Generative AI and ChatGPT: Applications, challenges, and AI-human collaboration.</w:t>
          </w:r>
          <w:bookmarkEnd w:id="336"/>
          <w:r w:rsidRPr="007319C7">
            <w:rPr>
              <w:lang w:val="en-US"/>
            </w:rPr>
            <w:t xml:space="preserve"> </w:t>
          </w:r>
          <w:r w:rsidRPr="007319C7">
            <w:rPr>
              <w:i/>
              <w:lang w:val="en-US"/>
            </w:rPr>
            <w:t>Journal of Information Technology Case and Application Research</w:t>
          </w:r>
          <w:r w:rsidRPr="007319C7">
            <w:rPr>
              <w:lang w:val="en-US"/>
            </w:rPr>
            <w:t xml:space="preserve">, </w:t>
          </w:r>
          <w:r w:rsidRPr="007319C7">
            <w:rPr>
              <w:i/>
              <w:lang w:val="en-US"/>
            </w:rPr>
            <w:t>25</w:t>
          </w:r>
          <w:r w:rsidRPr="007319C7">
            <w:rPr>
              <w:lang w:val="en-US"/>
            </w:rPr>
            <w:t>(3), 277–304. https://doi.org/10.1080/15228053.2023.2233814</w:t>
          </w:r>
        </w:p>
        <w:p w14:paraId="09A150F2" w14:textId="77777777" w:rsidR="00F9491C" w:rsidRPr="007319C7" w:rsidRDefault="00F9491C" w:rsidP="00F9491C">
          <w:pPr>
            <w:pStyle w:val="CitaviBibliographyEntry"/>
            <w:rPr>
              <w:lang w:val="en-US"/>
            </w:rPr>
          </w:pPr>
          <w:bookmarkStart w:id="337" w:name="_CTVL0017a0f9c1f4511479596da9e23979dc312"/>
          <w:proofErr w:type="spellStart"/>
          <w:r>
            <w:t>Gansser</w:t>
          </w:r>
          <w:proofErr w:type="spellEnd"/>
          <w:r>
            <w:t xml:space="preserve">, O. A. &amp; Reich, C. S. (2021). </w:t>
          </w:r>
          <w:r w:rsidRPr="007319C7">
            <w:rPr>
              <w:lang w:val="en-US"/>
            </w:rPr>
            <w:t>A new acceptance model for artificial intelligence with extensions to UTAUT2: An empirical study in three segments of application.</w:t>
          </w:r>
          <w:bookmarkEnd w:id="337"/>
          <w:r w:rsidRPr="007319C7">
            <w:rPr>
              <w:lang w:val="en-US"/>
            </w:rPr>
            <w:t xml:space="preserve"> </w:t>
          </w:r>
          <w:r w:rsidRPr="007319C7">
            <w:rPr>
              <w:i/>
              <w:lang w:val="en-US"/>
            </w:rPr>
            <w:t>Technology in Society</w:t>
          </w:r>
          <w:r w:rsidRPr="007319C7">
            <w:rPr>
              <w:lang w:val="en-US"/>
            </w:rPr>
            <w:t xml:space="preserve">, </w:t>
          </w:r>
          <w:r w:rsidRPr="007319C7">
            <w:rPr>
              <w:i/>
              <w:lang w:val="en-US"/>
            </w:rPr>
            <w:t>65</w:t>
          </w:r>
          <w:r w:rsidRPr="007319C7">
            <w:rPr>
              <w:lang w:val="en-US"/>
            </w:rPr>
            <w:t>, 101535. https://doi.org/10.1016/j.techsoc.2021.101535</w:t>
          </w:r>
        </w:p>
        <w:p w14:paraId="510E6584" w14:textId="77777777" w:rsidR="00F9491C" w:rsidRPr="007319C7" w:rsidRDefault="00F9491C" w:rsidP="00F9491C">
          <w:pPr>
            <w:pStyle w:val="CitaviBibliographyEntry"/>
            <w:rPr>
              <w:lang w:val="en-US"/>
            </w:rPr>
          </w:pPr>
          <w:bookmarkStart w:id="338" w:name="_CTVL00168b8cc3a67c844548474354c366ad823"/>
          <w:r w:rsidRPr="007319C7">
            <w:rPr>
              <w:lang w:val="en-US"/>
            </w:rPr>
            <w:t>García-</w:t>
          </w:r>
          <w:proofErr w:type="spellStart"/>
          <w:r w:rsidRPr="007319C7">
            <w:rPr>
              <w:lang w:val="en-US"/>
            </w:rPr>
            <w:t>Peñalvo</w:t>
          </w:r>
          <w:proofErr w:type="spellEnd"/>
          <w:r w:rsidRPr="007319C7">
            <w:rPr>
              <w:lang w:val="en-US"/>
            </w:rPr>
            <w:t>, F. &amp; Vázquez-</w:t>
          </w:r>
          <w:proofErr w:type="spellStart"/>
          <w:r w:rsidRPr="007319C7">
            <w:rPr>
              <w:lang w:val="en-US"/>
            </w:rPr>
            <w:t>Ingelmo</w:t>
          </w:r>
          <w:proofErr w:type="spellEnd"/>
          <w:r w:rsidRPr="007319C7">
            <w:rPr>
              <w:lang w:val="en-US"/>
            </w:rPr>
            <w:t>, A. (2023). What Do We Mean by GenAI? A Systematic Mapping of The Evolution, Trends, and Techniques Involved in Generative AI.</w:t>
          </w:r>
          <w:bookmarkEnd w:id="338"/>
          <w:r w:rsidRPr="007319C7">
            <w:rPr>
              <w:lang w:val="en-US"/>
            </w:rPr>
            <w:t xml:space="preserve"> </w:t>
          </w:r>
          <w:r w:rsidRPr="007319C7">
            <w:rPr>
              <w:i/>
              <w:lang w:val="en-US"/>
            </w:rPr>
            <w:t>International Journal of Interactive Multimedia and Artificial Intelligence</w:t>
          </w:r>
          <w:r w:rsidRPr="007319C7">
            <w:rPr>
              <w:lang w:val="en-US"/>
            </w:rPr>
            <w:t xml:space="preserve">, </w:t>
          </w:r>
          <w:r w:rsidRPr="007319C7">
            <w:rPr>
              <w:i/>
              <w:lang w:val="en-US"/>
            </w:rPr>
            <w:t>8</w:t>
          </w:r>
          <w:r w:rsidRPr="007319C7">
            <w:rPr>
              <w:lang w:val="en-US"/>
            </w:rPr>
            <w:t>(4), 7. https://doi.org/10.9781/ijimai.2023.07.006</w:t>
          </w:r>
        </w:p>
        <w:p w14:paraId="3B8B7A66" w14:textId="77777777" w:rsidR="00F9491C" w:rsidRPr="007319C7" w:rsidRDefault="00F9491C" w:rsidP="00F9491C">
          <w:pPr>
            <w:pStyle w:val="CitaviBibliographyEntry"/>
            <w:rPr>
              <w:lang w:val="en-US"/>
            </w:rPr>
          </w:pPr>
          <w:bookmarkStart w:id="339" w:name="_CTVL001206a59ee69a7447b8fbcddb9cab4e34a"/>
          <w:r w:rsidRPr="007319C7">
            <w:rPr>
              <w:lang w:val="en-US"/>
            </w:rPr>
            <w:t xml:space="preserve">Gefen, </w:t>
          </w:r>
          <w:proofErr w:type="spellStart"/>
          <w:r w:rsidRPr="007319C7">
            <w:rPr>
              <w:lang w:val="en-US"/>
            </w:rPr>
            <w:t>Karahanna</w:t>
          </w:r>
          <w:proofErr w:type="spellEnd"/>
          <w:r w:rsidRPr="007319C7">
            <w:rPr>
              <w:lang w:val="en-US"/>
            </w:rPr>
            <w:t xml:space="preserve"> &amp; Straub (2003). Trust and TAM in Online Shopping: An Integrated Model.</w:t>
          </w:r>
          <w:bookmarkEnd w:id="339"/>
          <w:r w:rsidRPr="007319C7">
            <w:rPr>
              <w:lang w:val="en-US"/>
            </w:rPr>
            <w:t xml:space="preserve"> </w:t>
          </w:r>
          <w:r w:rsidRPr="007319C7">
            <w:rPr>
              <w:i/>
              <w:lang w:val="en-US"/>
            </w:rPr>
            <w:t>MIS Quarterly</w:t>
          </w:r>
          <w:r w:rsidRPr="007319C7">
            <w:rPr>
              <w:lang w:val="en-US"/>
            </w:rPr>
            <w:t xml:space="preserve">, </w:t>
          </w:r>
          <w:r w:rsidRPr="007319C7">
            <w:rPr>
              <w:i/>
              <w:lang w:val="en-US"/>
            </w:rPr>
            <w:t>27</w:t>
          </w:r>
          <w:r w:rsidRPr="007319C7">
            <w:rPr>
              <w:lang w:val="en-US"/>
            </w:rPr>
            <w:t>(1), 51. https://doi.org/10.2307/30036519</w:t>
          </w:r>
        </w:p>
        <w:p w14:paraId="76C13BD9" w14:textId="77777777" w:rsidR="00F9491C" w:rsidRPr="007319C7" w:rsidRDefault="00F9491C" w:rsidP="00F9491C">
          <w:pPr>
            <w:pStyle w:val="CitaviBibliographyEntry"/>
            <w:rPr>
              <w:lang w:val="en-US"/>
            </w:rPr>
          </w:pPr>
          <w:bookmarkStart w:id="340" w:name="_CTVL001c160f89b5e3845df960b0d95c886235a"/>
          <w:proofErr w:type="spellStart"/>
          <w:r w:rsidRPr="007319C7">
            <w:rPr>
              <w:lang w:val="en-US"/>
            </w:rPr>
            <w:t>Gkinko</w:t>
          </w:r>
          <w:proofErr w:type="spellEnd"/>
          <w:r w:rsidRPr="007319C7">
            <w:rPr>
              <w:lang w:val="en-US"/>
            </w:rPr>
            <w:t>, L. &amp; Elbanna, A. (2023). Designing trust: The formation of employees’ trust in conversational AI in the digital workplace.</w:t>
          </w:r>
          <w:bookmarkEnd w:id="340"/>
          <w:r w:rsidRPr="007319C7">
            <w:rPr>
              <w:lang w:val="en-US"/>
            </w:rPr>
            <w:t xml:space="preserve"> </w:t>
          </w:r>
          <w:r w:rsidRPr="007319C7">
            <w:rPr>
              <w:i/>
              <w:lang w:val="en-US"/>
            </w:rPr>
            <w:t>Journal of Business Research</w:t>
          </w:r>
          <w:r w:rsidRPr="007319C7">
            <w:rPr>
              <w:lang w:val="en-US"/>
            </w:rPr>
            <w:t xml:space="preserve">, </w:t>
          </w:r>
          <w:r w:rsidRPr="007319C7">
            <w:rPr>
              <w:i/>
              <w:lang w:val="en-US"/>
            </w:rPr>
            <w:t>158</w:t>
          </w:r>
          <w:r w:rsidRPr="007319C7">
            <w:rPr>
              <w:lang w:val="en-US"/>
            </w:rPr>
            <w:t>, 113707. https://doi.org/10.1016/j.jbusres.2023.113707</w:t>
          </w:r>
        </w:p>
        <w:p w14:paraId="3AEEA8CA" w14:textId="77777777" w:rsidR="00F9491C" w:rsidRPr="007319C7" w:rsidRDefault="00F9491C" w:rsidP="00F9491C">
          <w:pPr>
            <w:pStyle w:val="CitaviBibliographyEntry"/>
            <w:rPr>
              <w:lang w:val="en-US"/>
            </w:rPr>
          </w:pPr>
          <w:bookmarkStart w:id="341" w:name="_CTVL001f2085a9c4ff54c47ac2ca011cdbfd4a8"/>
          <w:proofErr w:type="spellStart"/>
          <w:r w:rsidRPr="007319C7">
            <w:rPr>
              <w:lang w:val="en-US"/>
            </w:rPr>
            <w:t>Glikson</w:t>
          </w:r>
          <w:proofErr w:type="spellEnd"/>
          <w:r w:rsidRPr="007319C7">
            <w:rPr>
              <w:lang w:val="en-US"/>
            </w:rPr>
            <w:t>, E. &amp; Woolley, A. W. (2020). Human Trust in Artificial Intelligence: Review of Empirical Research.</w:t>
          </w:r>
          <w:bookmarkEnd w:id="341"/>
          <w:r w:rsidRPr="007319C7">
            <w:rPr>
              <w:lang w:val="en-US"/>
            </w:rPr>
            <w:t xml:space="preserve"> </w:t>
          </w:r>
          <w:r w:rsidRPr="007319C7">
            <w:rPr>
              <w:i/>
              <w:lang w:val="en-US"/>
            </w:rPr>
            <w:t>Academy of Management Annals</w:t>
          </w:r>
          <w:r w:rsidRPr="007319C7">
            <w:rPr>
              <w:lang w:val="en-US"/>
            </w:rPr>
            <w:t xml:space="preserve">, </w:t>
          </w:r>
          <w:r w:rsidRPr="007319C7">
            <w:rPr>
              <w:i/>
              <w:lang w:val="en-US"/>
            </w:rPr>
            <w:t>14</w:t>
          </w:r>
          <w:r w:rsidRPr="007319C7">
            <w:rPr>
              <w:lang w:val="en-US"/>
            </w:rPr>
            <w:t>(2), 627–660. https://doi.org/10.5465/annals.2018.0057</w:t>
          </w:r>
        </w:p>
        <w:p w14:paraId="4CF545E1" w14:textId="77777777" w:rsidR="00F9491C" w:rsidRDefault="00F9491C" w:rsidP="00F9491C">
          <w:pPr>
            <w:pStyle w:val="CitaviBibliographyEntry"/>
          </w:pPr>
          <w:bookmarkStart w:id="342" w:name="_CTVL0014a9002e84ac84840ae83e343a03d3b34"/>
          <w:proofErr w:type="spellStart"/>
          <w:r w:rsidRPr="007319C7">
            <w:rPr>
              <w:lang w:val="en-US"/>
            </w:rPr>
            <w:t>Gnambs</w:t>
          </w:r>
          <w:proofErr w:type="spellEnd"/>
          <w:r w:rsidRPr="007319C7">
            <w:rPr>
              <w:lang w:val="en-US"/>
            </w:rPr>
            <w:t>, T. &amp; Appel, M. (2019). Are robots becoming unpopular? Changes in attitudes towards autonomous robotic systems in Europe.</w:t>
          </w:r>
          <w:bookmarkEnd w:id="342"/>
          <w:r w:rsidRPr="007319C7">
            <w:rPr>
              <w:lang w:val="en-US"/>
            </w:rPr>
            <w:t xml:space="preserve"> </w:t>
          </w:r>
          <w:r w:rsidRPr="00F9491C">
            <w:rPr>
              <w:i/>
            </w:rPr>
            <w:t xml:space="preserve">Computers in Human </w:t>
          </w:r>
          <w:proofErr w:type="spellStart"/>
          <w:r w:rsidRPr="00F9491C">
            <w:rPr>
              <w:i/>
            </w:rPr>
            <w:t>Behavior</w:t>
          </w:r>
          <w:proofErr w:type="spellEnd"/>
          <w:r w:rsidRPr="00F9491C">
            <w:t xml:space="preserve">, </w:t>
          </w:r>
          <w:r w:rsidRPr="00F9491C">
            <w:rPr>
              <w:i/>
            </w:rPr>
            <w:t>93</w:t>
          </w:r>
          <w:r w:rsidRPr="00F9491C">
            <w:t>, 53–61. https://doi.org/10.1016/j.chb.2018.11.045</w:t>
          </w:r>
        </w:p>
        <w:p w14:paraId="0177BEA3" w14:textId="77777777" w:rsidR="00F9491C" w:rsidRPr="007319C7" w:rsidRDefault="00F9491C" w:rsidP="00F9491C">
          <w:pPr>
            <w:pStyle w:val="CitaviBibliographyEntry"/>
            <w:rPr>
              <w:lang w:val="en-US"/>
            </w:rPr>
          </w:pPr>
          <w:bookmarkStart w:id="343" w:name="_CTVL0010b9af6404d7c468cb86d55af8b39d6c4"/>
          <w:proofErr w:type="spellStart"/>
          <w:r>
            <w:t>Gnambs</w:t>
          </w:r>
          <w:proofErr w:type="spellEnd"/>
          <w:r>
            <w:t xml:space="preserve">, T., Stein, J.‑P., Appel, M., Griese, F. &amp; Zinn, S. (2025). </w:t>
          </w:r>
          <w:r w:rsidRPr="007319C7">
            <w:rPr>
              <w:lang w:val="en-US"/>
            </w:rPr>
            <w:t>An economical measure of attitudes towards artificial intelligence in work, healthcare, and education (ATTARI-WHE).</w:t>
          </w:r>
          <w:bookmarkEnd w:id="343"/>
          <w:r w:rsidRPr="007319C7">
            <w:rPr>
              <w:lang w:val="en-US"/>
            </w:rPr>
            <w:t xml:space="preserve"> </w:t>
          </w:r>
          <w:r w:rsidRPr="007319C7">
            <w:rPr>
              <w:i/>
              <w:lang w:val="en-US"/>
            </w:rPr>
            <w:t>Computers in Human Behavior: Artificial Humans</w:t>
          </w:r>
          <w:r w:rsidRPr="007319C7">
            <w:rPr>
              <w:lang w:val="en-US"/>
            </w:rPr>
            <w:t xml:space="preserve">, </w:t>
          </w:r>
          <w:r w:rsidRPr="007319C7">
            <w:rPr>
              <w:i/>
              <w:lang w:val="en-US"/>
            </w:rPr>
            <w:t>3</w:t>
          </w:r>
          <w:r w:rsidRPr="007319C7">
            <w:rPr>
              <w:lang w:val="en-US"/>
            </w:rPr>
            <w:t>, 100106. https://doi.org/10.1016/j.chbah.2024.100106</w:t>
          </w:r>
        </w:p>
        <w:p w14:paraId="25807E45" w14:textId="77777777" w:rsidR="00F9491C" w:rsidRPr="007319C7" w:rsidRDefault="00F9491C" w:rsidP="00F9491C">
          <w:pPr>
            <w:pStyle w:val="CitaviBibliographyEntry"/>
            <w:rPr>
              <w:lang w:val="en-US"/>
            </w:rPr>
          </w:pPr>
          <w:bookmarkStart w:id="344" w:name="_CTVL001e2db5c232d47463da63cb581c82af08a"/>
          <w:r w:rsidRPr="007319C7">
            <w:rPr>
              <w:lang w:val="en-US"/>
            </w:rPr>
            <w:t>Gupta, R. &amp; Rathore, B. (2024). Exploring the generative AI adoption in service industry: A mixed-method analysis.</w:t>
          </w:r>
          <w:bookmarkEnd w:id="344"/>
          <w:r w:rsidRPr="007319C7">
            <w:rPr>
              <w:lang w:val="en-US"/>
            </w:rPr>
            <w:t xml:space="preserve"> </w:t>
          </w:r>
          <w:r w:rsidRPr="007319C7">
            <w:rPr>
              <w:i/>
              <w:lang w:val="en-US"/>
            </w:rPr>
            <w:t>Journal of Retailing and Consumer Services</w:t>
          </w:r>
          <w:r w:rsidRPr="007319C7">
            <w:rPr>
              <w:lang w:val="en-US"/>
            </w:rPr>
            <w:t xml:space="preserve">, </w:t>
          </w:r>
          <w:r w:rsidRPr="007319C7">
            <w:rPr>
              <w:i/>
              <w:lang w:val="en-US"/>
            </w:rPr>
            <w:t>81</w:t>
          </w:r>
          <w:r w:rsidRPr="007319C7">
            <w:rPr>
              <w:lang w:val="en-US"/>
            </w:rPr>
            <w:t>, 103997. https://doi.org/10.1016/j.jretconser.2024.103997</w:t>
          </w:r>
        </w:p>
        <w:p w14:paraId="271529FD" w14:textId="77777777" w:rsidR="00F9491C" w:rsidRPr="007319C7" w:rsidRDefault="00F9491C" w:rsidP="00F9491C">
          <w:pPr>
            <w:pStyle w:val="CitaviBibliographyEntry"/>
            <w:rPr>
              <w:lang w:val="en-US"/>
            </w:rPr>
          </w:pPr>
          <w:bookmarkStart w:id="345" w:name="_CTVL00196d3a498e687454392f4311550d1f80c"/>
          <w:r w:rsidRPr="007319C7">
            <w:rPr>
              <w:lang w:val="en-US"/>
            </w:rPr>
            <w:t>Gupta, V. (2024). An Empirical Evaluation of a Generative Artificial Intelligence Technology Adoption Model from Entrepreneurs’ Perspectives.</w:t>
          </w:r>
          <w:bookmarkEnd w:id="345"/>
          <w:r w:rsidRPr="007319C7">
            <w:rPr>
              <w:lang w:val="en-US"/>
            </w:rPr>
            <w:t xml:space="preserve"> </w:t>
          </w:r>
          <w:r w:rsidRPr="007319C7">
            <w:rPr>
              <w:i/>
              <w:lang w:val="en-US"/>
            </w:rPr>
            <w:t>Systems</w:t>
          </w:r>
          <w:r w:rsidRPr="007319C7">
            <w:rPr>
              <w:lang w:val="en-US"/>
            </w:rPr>
            <w:t xml:space="preserve">, </w:t>
          </w:r>
          <w:r w:rsidRPr="007319C7">
            <w:rPr>
              <w:i/>
              <w:lang w:val="en-US"/>
            </w:rPr>
            <w:t>12</w:t>
          </w:r>
          <w:r w:rsidRPr="007319C7">
            <w:rPr>
              <w:lang w:val="en-US"/>
            </w:rPr>
            <w:t>(3), 103. https://doi.org/10.3390/systems12030103</w:t>
          </w:r>
        </w:p>
        <w:p w14:paraId="1ED5E9FA" w14:textId="77777777" w:rsidR="00F9491C" w:rsidRPr="007319C7" w:rsidRDefault="00F9491C" w:rsidP="00F9491C">
          <w:pPr>
            <w:pStyle w:val="CitaviBibliographyEntry"/>
            <w:rPr>
              <w:lang w:val="en-US"/>
            </w:rPr>
          </w:pPr>
          <w:bookmarkStart w:id="346" w:name="_CTVL0015b1628fcd59a4ff98bafed13cc4b8535"/>
          <w:r w:rsidRPr="007319C7">
            <w:rPr>
              <w:lang w:val="en-US"/>
            </w:rPr>
            <w:lastRenderedPageBreak/>
            <w:t>Haase, J. &amp; Hanel, P. H. (2023). Artificial muses: Generative artificial intelligence chatbots have risen to human-level creativity.</w:t>
          </w:r>
          <w:bookmarkEnd w:id="346"/>
          <w:r w:rsidRPr="007319C7">
            <w:rPr>
              <w:lang w:val="en-US"/>
            </w:rPr>
            <w:t xml:space="preserve"> </w:t>
          </w:r>
          <w:r w:rsidRPr="007319C7">
            <w:rPr>
              <w:i/>
              <w:lang w:val="en-US"/>
            </w:rPr>
            <w:t>Journal of Creativity</w:t>
          </w:r>
          <w:r w:rsidRPr="007319C7">
            <w:rPr>
              <w:lang w:val="en-US"/>
            </w:rPr>
            <w:t xml:space="preserve">, </w:t>
          </w:r>
          <w:r w:rsidRPr="007319C7">
            <w:rPr>
              <w:i/>
              <w:lang w:val="en-US"/>
            </w:rPr>
            <w:t>33</w:t>
          </w:r>
          <w:r w:rsidRPr="007319C7">
            <w:rPr>
              <w:lang w:val="en-US"/>
            </w:rPr>
            <w:t>(3), 100066. https://doi.org/10.1016/j.yjoc.2023.100066</w:t>
          </w:r>
        </w:p>
        <w:p w14:paraId="73AF81B3" w14:textId="77777777" w:rsidR="00F9491C" w:rsidRPr="007319C7" w:rsidRDefault="00F9491C" w:rsidP="00F9491C">
          <w:pPr>
            <w:pStyle w:val="CitaviBibliographyEntry"/>
            <w:rPr>
              <w:lang w:val="en-US"/>
            </w:rPr>
          </w:pPr>
          <w:bookmarkStart w:id="347" w:name="_CTVL0010362707c35924611a42b152b624be837"/>
          <w:r w:rsidRPr="007319C7">
            <w:rPr>
              <w:lang w:val="en-US"/>
            </w:rPr>
            <w:t xml:space="preserve">Hadi, M. U., </w:t>
          </w:r>
          <w:proofErr w:type="spellStart"/>
          <w:r w:rsidRPr="007319C7">
            <w:rPr>
              <w:lang w:val="en-US"/>
            </w:rPr>
            <w:t>tashi</w:t>
          </w:r>
          <w:proofErr w:type="spellEnd"/>
          <w:r w:rsidRPr="007319C7">
            <w:rPr>
              <w:lang w:val="en-US"/>
            </w:rPr>
            <w:t xml:space="preserve">, q. a., Qureshi, R., Shah, A., </w:t>
          </w:r>
          <w:proofErr w:type="spellStart"/>
          <w:r w:rsidRPr="007319C7">
            <w:rPr>
              <w:lang w:val="en-US"/>
            </w:rPr>
            <w:t>muneer</w:t>
          </w:r>
          <w:proofErr w:type="spellEnd"/>
          <w:r w:rsidRPr="007319C7">
            <w:rPr>
              <w:lang w:val="en-US"/>
            </w:rPr>
            <w:t xml:space="preserve">, a., Irfan, M., Zafar, A., Shaikh, M. B., Akhtar, N., Wu, J. &amp; </w:t>
          </w:r>
          <w:proofErr w:type="spellStart"/>
          <w:r w:rsidRPr="007319C7">
            <w:rPr>
              <w:lang w:val="en-US"/>
            </w:rPr>
            <w:t>Mirjalili</w:t>
          </w:r>
          <w:proofErr w:type="spellEnd"/>
          <w:r w:rsidRPr="007319C7">
            <w:rPr>
              <w:lang w:val="en-US"/>
            </w:rPr>
            <w:t>, S. (2023).</w:t>
          </w:r>
          <w:bookmarkEnd w:id="347"/>
          <w:r w:rsidRPr="007319C7">
            <w:rPr>
              <w:lang w:val="en-US"/>
            </w:rPr>
            <w:t xml:space="preserve"> </w:t>
          </w:r>
          <w:r w:rsidRPr="007319C7">
            <w:rPr>
              <w:i/>
              <w:lang w:val="en-US"/>
            </w:rPr>
            <w:t xml:space="preserve">Large Language Models: A Comprehensive Survey of its Applications, Challenges, Limitations, and Future Prospects. </w:t>
          </w:r>
          <w:r w:rsidRPr="007319C7">
            <w:rPr>
              <w:lang w:val="en-US"/>
            </w:rPr>
            <w:t>https://doi.org/10.36227/techrxiv.23589741.v4</w:t>
          </w:r>
        </w:p>
        <w:p w14:paraId="2D67F276" w14:textId="77777777" w:rsidR="00F9491C" w:rsidRPr="007319C7" w:rsidRDefault="00F9491C" w:rsidP="00F9491C">
          <w:pPr>
            <w:pStyle w:val="CitaviBibliographyEntry"/>
            <w:rPr>
              <w:lang w:val="en-US"/>
            </w:rPr>
          </w:pPr>
          <w:bookmarkStart w:id="348" w:name="_CTVL001c1f409da1d14472d9461e01e77139d3f"/>
          <w:proofErr w:type="spellStart"/>
          <w:r>
            <w:t>Hashmi</w:t>
          </w:r>
          <w:proofErr w:type="spellEnd"/>
          <w:r>
            <w:t xml:space="preserve">, N. &amp; </w:t>
          </w:r>
          <w:proofErr w:type="spellStart"/>
          <w:r>
            <w:t>Bal</w:t>
          </w:r>
          <w:proofErr w:type="spellEnd"/>
          <w:r>
            <w:t xml:space="preserve">, A. S. (2024). </w:t>
          </w:r>
          <w:r w:rsidRPr="007319C7">
            <w:rPr>
              <w:lang w:val="en-US"/>
            </w:rPr>
            <w:t>Generative AI in higher education and beyond.</w:t>
          </w:r>
          <w:bookmarkEnd w:id="348"/>
          <w:r w:rsidRPr="007319C7">
            <w:rPr>
              <w:lang w:val="en-US"/>
            </w:rPr>
            <w:t xml:space="preserve"> </w:t>
          </w:r>
          <w:r w:rsidRPr="007319C7">
            <w:rPr>
              <w:i/>
              <w:lang w:val="en-US"/>
            </w:rPr>
            <w:t>Business Horizons</w:t>
          </w:r>
          <w:r w:rsidRPr="007319C7">
            <w:rPr>
              <w:lang w:val="en-US"/>
            </w:rPr>
            <w:t xml:space="preserve">, </w:t>
          </w:r>
          <w:r w:rsidRPr="007319C7">
            <w:rPr>
              <w:i/>
              <w:lang w:val="en-US"/>
            </w:rPr>
            <w:t>67</w:t>
          </w:r>
          <w:r w:rsidRPr="007319C7">
            <w:rPr>
              <w:lang w:val="en-US"/>
            </w:rPr>
            <w:t>(5), 607–614. https://doi.org/10.1016/j.bushor.2024.05.005</w:t>
          </w:r>
        </w:p>
        <w:p w14:paraId="6336665F" w14:textId="77777777" w:rsidR="00F9491C" w:rsidRPr="007319C7" w:rsidRDefault="00F9491C" w:rsidP="00F9491C">
          <w:pPr>
            <w:pStyle w:val="CitaviBibliographyEntry"/>
            <w:rPr>
              <w:lang w:val="en-US"/>
            </w:rPr>
          </w:pPr>
          <w:bookmarkStart w:id="349" w:name="_CTVL00138590c007eeb4397aef854e61e9ebdc8"/>
          <w:r w:rsidRPr="007319C7">
            <w:rPr>
              <w:lang w:val="en-US"/>
            </w:rPr>
            <w:t>Hassani, H. &amp; Silva, E. S. (2023). The Role of ChatGPT in Data Science: How AI-Assisted Conversational Interfaces Are Revolutionizing the Field.</w:t>
          </w:r>
          <w:bookmarkEnd w:id="349"/>
          <w:r w:rsidRPr="007319C7">
            <w:rPr>
              <w:lang w:val="en-US"/>
            </w:rPr>
            <w:t xml:space="preserve"> </w:t>
          </w:r>
          <w:r w:rsidRPr="007319C7">
            <w:rPr>
              <w:i/>
              <w:lang w:val="en-US"/>
            </w:rPr>
            <w:t>Big Data and Cognitive Computing</w:t>
          </w:r>
          <w:r w:rsidRPr="007319C7">
            <w:rPr>
              <w:lang w:val="en-US"/>
            </w:rPr>
            <w:t xml:space="preserve">, </w:t>
          </w:r>
          <w:r w:rsidRPr="007319C7">
            <w:rPr>
              <w:i/>
              <w:lang w:val="en-US"/>
            </w:rPr>
            <w:t>7</w:t>
          </w:r>
          <w:r w:rsidRPr="007319C7">
            <w:rPr>
              <w:lang w:val="en-US"/>
            </w:rPr>
            <w:t>(2), 62. https://doi.org/10.3390/bdcc7020062</w:t>
          </w:r>
        </w:p>
        <w:p w14:paraId="4389E20D" w14:textId="77777777" w:rsidR="00F9491C" w:rsidRPr="007319C7" w:rsidRDefault="00F9491C" w:rsidP="00F9491C">
          <w:pPr>
            <w:pStyle w:val="CitaviBibliographyEntry"/>
            <w:rPr>
              <w:lang w:val="en-US"/>
            </w:rPr>
          </w:pPr>
          <w:bookmarkStart w:id="350" w:name="_CTVL001cc1848dd7d644ba2afef73c7c9694987"/>
          <w:proofErr w:type="spellStart"/>
          <w:r w:rsidRPr="007319C7">
            <w:rPr>
              <w:lang w:val="en-US"/>
            </w:rPr>
            <w:t>Hessari</w:t>
          </w:r>
          <w:proofErr w:type="spellEnd"/>
          <w:r w:rsidRPr="007319C7">
            <w:rPr>
              <w:lang w:val="en-US"/>
            </w:rPr>
            <w:t xml:space="preserve">, H., Bai, A. &amp; </w:t>
          </w:r>
          <w:proofErr w:type="spellStart"/>
          <w:r w:rsidRPr="007319C7">
            <w:rPr>
              <w:lang w:val="en-US"/>
            </w:rPr>
            <w:t>Daneshmandi</w:t>
          </w:r>
          <w:proofErr w:type="spellEnd"/>
          <w:r w:rsidRPr="007319C7">
            <w:rPr>
              <w:lang w:val="en-US"/>
            </w:rPr>
            <w:t>, F. (2024). Generative AI: Boosting Adaptability and Reducing Workplace Overload.</w:t>
          </w:r>
          <w:bookmarkEnd w:id="350"/>
          <w:r w:rsidRPr="007319C7">
            <w:rPr>
              <w:lang w:val="en-US"/>
            </w:rPr>
            <w:t xml:space="preserve"> </w:t>
          </w:r>
          <w:r w:rsidRPr="007319C7">
            <w:rPr>
              <w:i/>
              <w:lang w:val="en-US"/>
            </w:rPr>
            <w:t>Journal of Computer Information Systems</w:t>
          </w:r>
          <w:r w:rsidRPr="007319C7">
            <w:rPr>
              <w:lang w:val="en-US"/>
            </w:rPr>
            <w:t>, 1–14. https://doi.org/10.1080/08874417.2024.2417672</w:t>
          </w:r>
        </w:p>
        <w:p w14:paraId="1FC0AACB" w14:textId="77777777" w:rsidR="00F9491C" w:rsidRPr="007319C7" w:rsidRDefault="00F9491C" w:rsidP="00F9491C">
          <w:pPr>
            <w:pStyle w:val="CitaviBibliographyEntry"/>
            <w:rPr>
              <w:lang w:val="en-US"/>
            </w:rPr>
          </w:pPr>
          <w:bookmarkStart w:id="351" w:name="_CTVL001f90e898400c44612ae5d87e8e399b6e2"/>
          <w:r w:rsidRPr="007319C7">
            <w:rPr>
              <w:lang w:val="en-US"/>
            </w:rPr>
            <w:t>Hoff, K. A. &amp; Bashir, M. (2015). Trust in automation: integrating empirical evidence on factors that influence trust.</w:t>
          </w:r>
          <w:bookmarkEnd w:id="351"/>
          <w:r w:rsidRPr="007319C7">
            <w:rPr>
              <w:lang w:val="en-US"/>
            </w:rPr>
            <w:t xml:space="preserve"> </w:t>
          </w:r>
          <w:r w:rsidRPr="007319C7">
            <w:rPr>
              <w:i/>
              <w:lang w:val="en-US"/>
            </w:rPr>
            <w:t>Human Factors: The Journal of the Human Factors and Ergonomics Society</w:t>
          </w:r>
          <w:r w:rsidRPr="007319C7">
            <w:rPr>
              <w:lang w:val="en-US"/>
            </w:rPr>
            <w:t xml:space="preserve">, </w:t>
          </w:r>
          <w:r w:rsidRPr="007319C7">
            <w:rPr>
              <w:i/>
              <w:lang w:val="en-US"/>
            </w:rPr>
            <w:t>57</w:t>
          </w:r>
          <w:r w:rsidRPr="007319C7">
            <w:rPr>
              <w:lang w:val="en-US"/>
            </w:rPr>
            <w:t>(3), 407–434. https://doi.org/10.1177/0018720814547570</w:t>
          </w:r>
        </w:p>
        <w:p w14:paraId="07697B45" w14:textId="77777777" w:rsidR="00F9491C" w:rsidRPr="007319C7" w:rsidRDefault="00F9491C" w:rsidP="00F9491C">
          <w:pPr>
            <w:pStyle w:val="CitaviBibliographyEntry"/>
            <w:rPr>
              <w:lang w:val="en-US"/>
            </w:rPr>
          </w:pPr>
          <w:bookmarkStart w:id="352" w:name="_CTVL001762a81119d3e4468b5d45fe54d974837"/>
          <w:r w:rsidRPr="007319C7">
            <w:rPr>
              <w:lang w:val="en-US"/>
            </w:rPr>
            <w:t xml:space="preserve">Ivanov, S., </w:t>
          </w:r>
          <w:proofErr w:type="spellStart"/>
          <w:r w:rsidRPr="007319C7">
            <w:rPr>
              <w:lang w:val="en-US"/>
            </w:rPr>
            <w:t>Kuyumdzhiev</w:t>
          </w:r>
          <w:proofErr w:type="spellEnd"/>
          <w:r w:rsidRPr="007319C7">
            <w:rPr>
              <w:lang w:val="en-US"/>
            </w:rPr>
            <w:t>, M. &amp; Webster, C. (2020). Automation fears: Drivers and solutions.</w:t>
          </w:r>
          <w:bookmarkEnd w:id="352"/>
          <w:r w:rsidRPr="007319C7">
            <w:rPr>
              <w:lang w:val="en-US"/>
            </w:rPr>
            <w:t xml:space="preserve"> </w:t>
          </w:r>
          <w:r w:rsidRPr="007319C7">
            <w:rPr>
              <w:i/>
              <w:lang w:val="en-US"/>
            </w:rPr>
            <w:t>Technology in Society</w:t>
          </w:r>
          <w:r w:rsidRPr="007319C7">
            <w:rPr>
              <w:lang w:val="en-US"/>
            </w:rPr>
            <w:t xml:space="preserve">, </w:t>
          </w:r>
          <w:r w:rsidRPr="007319C7">
            <w:rPr>
              <w:i/>
              <w:lang w:val="en-US"/>
            </w:rPr>
            <w:t>63</w:t>
          </w:r>
          <w:r w:rsidRPr="007319C7">
            <w:rPr>
              <w:lang w:val="en-US"/>
            </w:rPr>
            <w:t>, 101431. https://doi.org/10.1016/j.techsoc.2020.101431</w:t>
          </w:r>
        </w:p>
        <w:p w14:paraId="67DD6C5A" w14:textId="77777777" w:rsidR="00F9491C" w:rsidRPr="007319C7" w:rsidRDefault="00F9491C" w:rsidP="00F9491C">
          <w:pPr>
            <w:pStyle w:val="CitaviBibliographyEntry"/>
            <w:rPr>
              <w:lang w:val="en-US"/>
            </w:rPr>
          </w:pPr>
          <w:bookmarkStart w:id="353" w:name="_CTVL00151cb1b1d385542e68aca374dd184e296"/>
          <w:proofErr w:type="spellStart"/>
          <w:r w:rsidRPr="007319C7">
            <w:rPr>
              <w:lang w:val="en-US"/>
            </w:rPr>
            <w:t>Jacovi</w:t>
          </w:r>
          <w:proofErr w:type="spellEnd"/>
          <w:r w:rsidRPr="007319C7">
            <w:rPr>
              <w:lang w:val="en-US"/>
            </w:rPr>
            <w:t>, A., Marasović, A., Miller, T. &amp; Goldberg, Y. (2021). Formalizing Trust in Artificial Intelligence. In</w:t>
          </w:r>
          <w:bookmarkEnd w:id="353"/>
          <w:r w:rsidRPr="007319C7">
            <w:rPr>
              <w:lang w:val="en-US"/>
            </w:rPr>
            <w:t xml:space="preserve"> </w:t>
          </w:r>
          <w:r w:rsidRPr="007319C7">
            <w:rPr>
              <w:i/>
              <w:lang w:val="en-US"/>
            </w:rPr>
            <w:t xml:space="preserve">Proceedings of the 2021 ACM Conference on Fairness, Accountability, and Transparency </w:t>
          </w:r>
          <w:r w:rsidRPr="007319C7">
            <w:rPr>
              <w:lang w:val="en-US"/>
            </w:rPr>
            <w:t>(S. 624–635). ACM. https://doi.org/10.1145/3442188.3445923</w:t>
          </w:r>
        </w:p>
        <w:p w14:paraId="2C0A4CD7" w14:textId="77777777" w:rsidR="00F9491C" w:rsidRPr="007319C7" w:rsidRDefault="00F9491C" w:rsidP="00F9491C">
          <w:pPr>
            <w:pStyle w:val="CitaviBibliographyEntry"/>
            <w:rPr>
              <w:lang w:val="en-US"/>
            </w:rPr>
          </w:pPr>
          <w:bookmarkStart w:id="354" w:name="_CTVL0010aaa3da96e4043c89a405d5036868c2b"/>
          <w:r w:rsidRPr="007319C7">
            <w:rPr>
              <w:lang w:val="en-US"/>
            </w:rPr>
            <w:t xml:space="preserve">Ji, Z., Lee, N., </w:t>
          </w:r>
          <w:proofErr w:type="spellStart"/>
          <w:r w:rsidRPr="007319C7">
            <w:rPr>
              <w:lang w:val="en-US"/>
            </w:rPr>
            <w:t>Frieske</w:t>
          </w:r>
          <w:proofErr w:type="spellEnd"/>
          <w:r w:rsidRPr="007319C7">
            <w:rPr>
              <w:lang w:val="en-US"/>
            </w:rPr>
            <w:t xml:space="preserve">, R., Yu, T., Su, D., Xu, Y., Ishii, E., Bang, Y. J., </w:t>
          </w:r>
          <w:proofErr w:type="spellStart"/>
          <w:r w:rsidRPr="007319C7">
            <w:rPr>
              <w:lang w:val="en-US"/>
            </w:rPr>
            <w:t>Madotto</w:t>
          </w:r>
          <w:proofErr w:type="spellEnd"/>
          <w:r w:rsidRPr="007319C7">
            <w:rPr>
              <w:lang w:val="en-US"/>
            </w:rPr>
            <w:t>, A. &amp; Fung, P. (2023). Survey of Hallucination in Natural Language Generation.</w:t>
          </w:r>
          <w:bookmarkEnd w:id="354"/>
          <w:r w:rsidRPr="007319C7">
            <w:rPr>
              <w:lang w:val="en-US"/>
            </w:rPr>
            <w:t xml:space="preserve"> </w:t>
          </w:r>
          <w:r w:rsidRPr="007319C7">
            <w:rPr>
              <w:i/>
              <w:lang w:val="en-US"/>
            </w:rPr>
            <w:t>ACM Computing Surveys</w:t>
          </w:r>
          <w:r w:rsidRPr="007319C7">
            <w:rPr>
              <w:lang w:val="en-US"/>
            </w:rPr>
            <w:t xml:space="preserve">, </w:t>
          </w:r>
          <w:r w:rsidRPr="007319C7">
            <w:rPr>
              <w:i/>
              <w:lang w:val="en-US"/>
            </w:rPr>
            <w:t>55</w:t>
          </w:r>
          <w:r w:rsidRPr="007319C7">
            <w:rPr>
              <w:lang w:val="en-US"/>
            </w:rPr>
            <w:t>(12), 1–38. https://doi.org/10.1145/3571730</w:t>
          </w:r>
        </w:p>
        <w:p w14:paraId="39B34624" w14:textId="77777777" w:rsidR="00F9491C" w:rsidRDefault="00F9491C" w:rsidP="00F9491C">
          <w:pPr>
            <w:pStyle w:val="CitaviBibliographyEntry"/>
          </w:pPr>
          <w:bookmarkStart w:id="355" w:name="_CTVL0018a4b68c03888480fb57d2cb21bcf7e7c"/>
          <w:proofErr w:type="spellStart"/>
          <w:r>
            <w:t>Jutel</w:t>
          </w:r>
          <w:proofErr w:type="spellEnd"/>
          <w:r>
            <w:t xml:space="preserve">, M., </w:t>
          </w:r>
          <w:proofErr w:type="spellStart"/>
          <w:r>
            <w:t>Zemelka-Wiacek</w:t>
          </w:r>
          <w:proofErr w:type="spellEnd"/>
          <w:r>
            <w:t xml:space="preserve">, M., </w:t>
          </w:r>
          <w:proofErr w:type="spellStart"/>
          <w:r>
            <w:t>Ordak</w:t>
          </w:r>
          <w:proofErr w:type="spellEnd"/>
          <w:r>
            <w:t xml:space="preserve">, M., </w:t>
          </w:r>
          <w:proofErr w:type="spellStart"/>
          <w:r>
            <w:t>Pfaar</w:t>
          </w:r>
          <w:proofErr w:type="spellEnd"/>
          <w:r>
            <w:t xml:space="preserve">, O., </w:t>
          </w:r>
          <w:proofErr w:type="spellStart"/>
          <w:r>
            <w:t>Eiwegger</w:t>
          </w:r>
          <w:proofErr w:type="spellEnd"/>
          <w:r>
            <w:t xml:space="preserve">, T., Rechenmacher, M. &amp; </w:t>
          </w:r>
          <w:proofErr w:type="spellStart"/>
          <w:r>
            <w:t>Akdis</w:t>
          </w:r>
          <w:proofErr w:type="spellEnd"/>
          <w:r>
            <w:t xml:space="preserve">, C. A. (2023). </w:t>
          </w:r>
          <w:r w:rsidRPr="007319C7">
            <w:rPr>
              <w:lang w:val="en-US"/>
            </w:rPr>
            <w:t xml:space="preserve">The artificial intelligence (AI) revolution: How </w:t>
          </w:r>
          <w:r w:rsidRPr="007319C7">
            <w:rPr>
              <w:lang w:val="en-US"/>
            </w:rPr>
            <w:lastRenderedPageBreak/>
            <w:t>important for scientific work and its reliable sharing.</w:t>
          </w:r>
          <w:bookmarkEnd w:id="355"/>
          <w:r w:rsidRPr="007319C7">
            <w:rPr>
              <w:lang w:val="en-US"/>
            </w:rPr>
            <w:t xml:space="preserve"> </w:t>
          </w:r>
          <w:proofErr w:type="spellStart"/>
          <w:r w:rsidRPr="00F9491C">
            <w:rPr>
              <w:i/>
            </w:rPr>
            <w:t>Allergy</w:t>
          </w:r>
          <w:proofErr w:type="spellEnd"/>
          <w:r w:rsidRPr="00F9491C">
            <w:t xml:space="preserve">, </w:t>
          </w:r>
          <w:r w:rsidRPr="00F9491C">
            <w:rPr>
              <w:i/>
            </w:rPr>
            <w:t>78</w:t>
          </w:r>
          <w:r w:rsidRPr="00F9491C">
            <w:t>(8), 2085–2088. https://doi.org/10.1111/all.15778</w:t>
          </w:r>
        </w:p>
        <w:p w14:paraId="1767C7D8" w14:textId="77777777" w:rsidR="00F9491C" w:rsidRPr="007319C7" w:rsidRDefault="00F9491C" w:rsidP="00F9491C">
          <w:pPr>
            <w:pStyle w:val="CitaviBibliographyEntry"/>
            <w:rPr>
              <w:lang w:val="en-US"/>
            </w:rPr>
          </w:pPr>
          <w:bookmarkStart w:id="356" w:name="_CTVL001d70d902a13d849bbb85913b62021f729"/>
          <w:proofErr w:type="spellStart"/>
          <w:r>
            <w:t>Kasneci</w:t>
          </w:r>
          <w:proofErr w:type="spellEnd"/>
          <w:r>
            <w:t xml:space="preserve">, E., </w:t>
          </w:r>
          <w:proofErr w:type="spellStart"/>
          <w:r>
            <w:t>Sessler</w:t>
          </w:r>
          <w:proofErr w:type="spellEnd"/>
          <w:r>
            <w:t xml:space="preserve">, K., </w:t>
          </w:r>
          <w:proofErr w:type="spellStart"/>
          <w:r>
            <w:t>Küchemann</w:t>
          </w:r>
          <w:proofErr w:type="spellEnd"/>
          <w:r>
            <w:t xml:space="preserve">, S., Bannert, M., Dementieva, D., Fischer, F., Gasser, U., Groh, G., </w:t>
          </w:r>
          <w:proofErr w:type="spellStart"/>
          <w:r>
            <w:t>Günnemann</w:t>
          </w:r>
          <w:proofErr w:type="spellEnd"/>
          <w:r>
            <w:t xml:space="preserve">, S., </w:t>
          </w:r>
          <w:proofErr w:type="spellStart"/>
          <w:r>
            <w:t>Hüllermeier</w:t>
          </w:r>
          <w:proofErr w:type="spellEnd"/>
          <w:r>
            <w:t xml:space="preserve">, E., Krusche, S., </w:t>
          </w:r>
          <w:proofErr w:type="spellStart"/>
          <w:r>
            <w:t>Kutyniok</w:t>
          </w:r>
          <w:proofErr w:type="spellEnd"/>
          <w:r>
            <w:t xml:space="preserve">, G., Michaeli, T., </w:t>
          </w:r>
          <w:proofErr w:type="spellStart"/>
          <w:r>
            <w:t>Nerdel</w:t>
          </w:r>
          <w:proofErr w:type="spellEnd"/>
          <w:r>
            <w:t xml:space="preserve">, C., Pfeffer, J [Jürgen], </w:t>
          </w:r>
          <w:proofErr w:type="spellStart"/>
          <w:r>
            <w:t>Poquet</w:t>
          </w:r>
          <w:proofErr w:type="spellEnd"/>
          <w:r>
            <w:t xml:space="preserve">, O., Sailer, M., Schmidt, A., Seidel, T., . . . </w:t>
          </w:r>
          <w:proofErr w:type="spellStart"/>
          <w:r w:rsidRPr="007319C7">
            <w:rPr>
              <w:lang w:val="en-US"/>
            </w:rPr>
            <w:t>Kasneci</w:t>
          </w:r>
          <w:proofErr w:type="spellEnd"/>
          <w:r w:rsidRPr="007319C7">
            <w:rPr>
              <w:lang w:val="en-US"/>
            </w:rPr>
            <w:t>, G. (2023). ChatGPT for good? On opportunities and challenges of large language models for education.</w:t>
          </w:r>
          <w:bookmarkEnd w:id="356"/>
          <w:r w:rsidRPr="007319C7">
            <w:rPr>
              <w:lang w:val="en-US"/>
            </w:rPr>
            <w:t xml:space="preserve"> </w:t>
          </w:r>
          <w:r w:rsidRPr="007319C7">
            <w:rPr>
              <w:i/>
              <w:lang w:val="en-US"/>
            </w:rPr>
            <w:t>Learning and Individual Differences</w:t>
          </w:r>
          <w:r w:rsidRPr="007319C7">
            <w:rPr>
              <w:lang w:val="en-US"/>
            </w:rPr>
            <w:t xml:space="preserve">, </w:t>
          </w:r>
          <w:r w:rsidRPr="007319C7">
            <w:rPr>
              <w:i/>
              <w:lang w:val="en-US"/>
            </w:rPr>
            <w:t>103</w:t>
          </w:r>
          <w:r w:rsidRPr="007319C7">
            <w:rPr>
              <w:lang w:val="en-US"/>
            </w:rPr>
            <w:t>, 102274. https://doi.org/10.1016/j.lindif.2023.102274</w:t>
          </w:r>
        </w:p>
        <w:p w14:paraId="66FF3919" w14:textId="77777777" w:rsidR="00F9491C" w:rsidRPr="007319C7" w:rsidRDefault="00F9491C" w:rsidP="00F9491C">
          <w:pPr>
            <w:pStyle w:val="CitaviBibliographyEntry"/>
            <w:rPr>
              <w:lang w:val="en-US"/>
            </w:rPr>
          </w:pPr>
          <w:bookmarkStart w:id="357" w:name="_CTVL0015181ab87e7d84142ab56ae8e319f88ae"/>
          <w:r w:rsidRPr="007319C7">
            <w:rPr>
              <w:lang w:val="en-US"/>
            </w:rPr>
            <w:t xml:space="preserve">Kaya, F., Aydin, F., Schepman, A., Rodway, P., </w:t>
          </w:r>
          <w:proofErr w:type="spellStart"/>
          <w:r w:rsidRPr="007319C7">
            <w:rPr>
              <w:lang w:val="en-US"/>
            </w:rPr>
            <w:t>Yetişensoy</w:t>
          </w:r>
          <w:proofErr w:type="spellEnd"/>
          <w:r w:rsidRPr="007319C7">
            <w:rPr>
              <w:lang w:val="en-US"/>
            </w:rPr>
            <w:t>, O. &amp; Demir Kaya, M. (2024). The Roles of Personality Traits, AI Anxiety, and Demographic Factors in Attitudes toward Artificial Intelligence.</w:t>
          </w:r>
          <w:bookmarkEnd w:id="357"/>
          <w:r w:rsidRPr="007319C7">
            <w:rPr>
              <w:lang w:val="en-US"/>
            </w:rPr>
            <w:t xml:space="preserve"> </w:t>
          </w:r>
          <w:r w:rsidRPr="007319C7">
            <w:rPr>
              <w:i/>
              <w:lang w:val="en-US"/>
            </w:rPr>
            <w:t>International Journal of Human–Computer Interaction</w:t>
          </w:r>
          <w:r w:rsidRPr="007319C7">
            <w:rPr>
              <w:lang w:val="en-US"/>
            </w:rPr>
            <w:t xml:space="preserve">, </w:t>
          </w:r>
          <w:r w:rsidRPr="007319C7">
            <w:rPr>
              <w:i/>
              <w:lang w:val="en-US"/>
            </w:rPr>
            <w:t>40</w:t>
          </w:r>
          <w:r w:rsidRPr="007319C7">
            <w:rPr>
              <w:lang w:val="en-US"/>
            </w:rPr>
            <w:t>(2), 497–514. https://doi.org/10.1080/10447318.2022.2151730</w:t>
          </w:r>
        </w:p>
        <w:p w14:paraId="4EEFAE06" w14:textId="77777777" w:rsidR="00F9491C" w:rsidRPr="007319C7" w:rsidRDefault="00F9491C" w:rsidP="00F9491C">
          <w:pPr>
            <w:pStyle w:val="CitaviBibliographyEntry"/>
            <w:rPr>
              <w:lang w:val="en-US"/>
            </w:rPr>
          </w:pPr>
          <w:bookmarkStart w:id="358" w:name="_CTVL001409523af948a4823a178c0429d6c4c42"/>
          <w:r w:rsidRPr="007319C7">
            <w:rPr>
              <w:lang w:val="en-US"/>
            </w:rPr>
            <w:t>Kelly, S., Kaye, S.‑A. &amp; Oviedo-Trespalacios, O. (2023). What factors contribute to the acceptance of artificial intelligence? A systematic review.</w:t>
          </w:r>
          <w:bookmarkEnd w:id="358"/>
          <w:r w:rsidRPr="007319C7">
            <w:rPr>
              <w:lang w:val="en-US"/>
            </w:rPr>
            <w:t xml:space="preserve"> </w:t>
          </w:r>
          <w:r w:rsidRPr="007319C7">
            <w:rPr>
              <w:i/>
              <w:lang w:val="en-US"/>
            </w:rPr>
            <w:t>Telematics and Informatics</w:t>
          </w:r>
          <w:r w:rsidRPr="007319C7">
            <w:rPr>
              <w:lang w:val="en-US"/>
            </w:rPr>
            <w:t xml:space="preserve">, </w:t>
          </w:r>
          <w:r w:rsidRPr="007319C7">
            <w:rPr>
              <w:i/>
              <w:lang w:val="en-US"/>
            </w:rPr>
            <w:t>77</w:t>
          </w:r>
          <w:r w:rsidRPr="007319C7">
            <w:rPr>
              <w:lang w:val="en-US"/>
            </w:rPr>
            <w:t>, 101925. https://doi.org/10.1016/j.tele.2022.101925</w:t>
          </w:r>
        </w:p>
        <w:p w14:paraId="34DE1A69" w14:textId="77777777" w:rsidR="00F9491C" w:rsidRPr="007319C7" w:rsidRDefault="00F9491C" w:rsidP="00F9491C">
          <w:pPr>
            <w:pStyle w:val="CitaviBibliographyEntry"/>
            <w:rPr>
              <w:lang w:val="en-US"/>
            </w:rPr>
          </w:pPr>
          <w:bookmarkStart w:id="359" w:name="_CTVL0015f3bc439db1947dfbe34f444384a9059"/>
          <w:r>
            <w:t xml:space="preserve">Kieslich, K., </w:t>
          </w:r>
          <w:proofErr w:type="spellStart"/>
          <w:r>
            <w:t>Lünich</w:t>
          </w:r>
          <w:proofErr w:type="spellEnd"/>
          <w:r>
            <w:t xml:space="preserve">, M. &amp; Marcinkowski, F. (2021). </w:t>
          </w:r>
          <w:r w:rsidRPr="007319C7">
            <w:rPr>
              <w:lang w:val="en-US"/>
            </w:rPr>
            <w:t>The Threats of Artificial Intelligence Scale (TAI).</w:t>
          </w:r>
          <w:bookmarkEnd w:id="359"/>
          <w:r w:rsidRPr="007319C7">
            <w:rPr>
              <w:lang w:val="en-US"/>
            </w:rPr>
            <w:t xml:space="preserve"> </w:t>
          </w:r>
          <w:r w:rsidRPr="007319C7">
            <w:rPr>
              <w:i/>
              <w:lang w:val="en-US"/>
            </w:rPr>
            <w:t>International Journal of Social Robotics</w:t>
          </w:r>
          <w:r w:rsidRPr="007319C7">
            <w:rPr>
              <w:lang w:val="en-US"/>
            </w:rPr>
            <w:t xml:space="preserve">, </w:t>
          </w:r>
          <w:r w:rsidRPr="007319C7">
            <w:rPr>
              <w:i/>
              <w:lang w:val="en-US"/>
            </w:rPr>
            <w:t>13</w:t>
          </w:r>
          <w:r w:rsidRPr="007319C7">
            <w:rPr>
              <w:lang w:val="en-US"/>
            </w:rPr>
            <w:t>(7), 1563–1577. https://doi.org/10.1007/s12369-020-00734-w</w:t>
          </w:r>
        </w:p>
        <w:p w14:paraId="0ADD8C32" w14:textId="77777777" w:rsidR="00F9491C" w:rsidRDefault="00F9491C" w:rsidP="00F9491C">
          <w:pPr>
            <w:pStyle w:val="CitaviBibliographyEntry"/>
          </w:pPr>
          <w:bookmarkStart w:id="360" w:name="_CTVL001bd1014375de142218b90480a32775ccd"/>
          <w:proofErr w:type="spellStart"/>
          <w:r w:rsidRPr="007319C7">
            <w:rPr>
              <w:lang w:val="en-US"/>
            </w:rPr>
            <w:t>Kizilcec</w:t>
          </w:r>
          <w:proofErr w:type="spellEnd"/>
          <w:r w:rsidRPr="007319C7">
            <w:rPr>
              <w:lang w:val="en-US"/>
            </w:rPr>
            <w:t>, R. F. (2016). How Much Information? In J. Kaye (Hrsg.),</w:t>
          </w:r>
          <w:bookmarkEnd w:id="360"/>
          <w:r w:rsidRPr="007319C7">
            <w:rPr>
              <w:lang w:val="en-US"/>
            </w:rPr>
            <w:t xml:space="preserve"> </w:t>
          </w:r>
          <w:r w:rsidRPr="007319C7">
            <w:rPr>
              <w:i/>
              <w:lang w:val="en-US"/>
            </w:rPr>
            <w:t xml:space="preserve">ACM Digital Library, Proceedings of the 2016 CHI Conference on Human Factors in Computing Systems </w:t>
          </w:r>
          <w:r w:rsidRPr="007319C7">
            <w:rPr>
              <w:lang w:val="en-US"/>
            </w:rPr>
            <w:t xml:space="preserve">(S. 2390–2395). </w:t>
          </w:r>
          <w:r w:rsidRPr="00F9491C">
            <w:t>ACM. https://doi.org/10.1145/2858036.2858402</w:t>
          </w:r>
        </w:p>
        <w:p w14:paraId="05DFC7DC" w14:textId="77777777" w:rsidR="00F9491C" w:rsidRPr="007319C7" w:rsidRDefault="00F9491C" w:rsidP="00F9491C">
          <w:pPr>
            <w:pStyle w:val="CitaviBibliographyEntry"/>
            <w:rPr>
              <w:lang w:val="en-US"/>
            </w:rPr>
          </w:pPr>
          <w:bookmarkStart w:id="361" w:name="_CTVL001553c4625bf0f4007b6942a277f3e856a"/>
          <w:r>
            <w:t xml:space="preserve">Klingbeil, A., Grützner, C. &amp; Schreck, P. (2024). </w:t>
          </w:r>
          <w:r w:rsidRPr="007319C7">
            <w:rPr>
              <w:lang w:val="en-US"/>
            </w:rPr>
            <w:t>Trust and reliance on AI — An experimental study on the extent and costs of overreliance on AI.</w:t>
          </w:r>
          <w:bookmarkEnd w:id="361"/>
          <w:r w:rsidRPr="007319C7">
            <w:rPr>
              <w:lang w:val="en-US"/>
            </w:rPr>
            <w:t xml:space="preserve"> </w:t>
          </w:r>
          <w:r w:rsidRPr="007319C7">
            <w:rPr>
              <w:i/>
              <w:lang w:val="en-US"/>
            </w:rPr>
            <w:t>Computers in Human Behavior</w:t>
          </w:r>
          <w:r w:rsidRPr="007319C7">
            <w:rPr>
              <w:lang w:val="en-US"/>
            </w:rPr>
            <w:t xml:space="preserve">, </w:t>
          </w:r>
          <w:r w:rsidRPr="007319C7">
            <w:rPr>
              <w:i/>
              <w:lang w:val="en-US"/>
            </w:rPr>
            <w:t>160</w:t>
          </w:r>
          <w:r w:rsidRPr="007319C7">
            <w:rPr>
              <w:lang w:val="en-US"/>
            </w:rPr>
            <w:t>, 108352. https://doi.org/10.1016/j.chb.2024.108352</w:t>
          </w:r>
        </w:p>
        <w:p w14:paraId="60D33D91" w14:textId="77777777" w:rsidR="00815D31" w:rsidRPr="007319C7" w:rsidRDefault="00815D31" w:rsidP="00815D31">
          <w:pPr>
            <w:pStyle w:val="CitaviBibliographyEntry"/>
            <w:rPr>
              <w:lang w:val="en-US"/>
            </w:rPr>
          </w:pPr>
          <w:bookmarkStart w:id="362" w:name="_CTVL0015dd141fe1a8742bc83ef1f337807e949"/>
          <w:r w:rsidRPr="007319C7">
            <w:rPr>
              <w:lang w:val="en-US"/>
            </w:rPr>
            <w:t>Knowles, B. &amp; Richards, J. T. (2021, 22. Januar).</w:t>
          </w:r>
          <w:bookmarkEnd w:id="362"/>
          <w:r w:rsidRPr="007319C7">
            <w:rPr>
              <w:lang w:val="en-US"/>
            </w:rPr>
            <w:t xml:space="preserve"> </w:t>
          </w:r>
          <w:r w:rsidRPr="007319C7">
            <w:rPr>
              <w:i/>
              <w:lang w:val="en-US"/>
            </w:rPr>
            <w:t xml:space="preserve">The </w:t>
          </w:r>
          <w:proofErr w:type="spellStart"/>
          <w:r w:rsidRPr="007319C7">
            <w:rPr>
              <w:i/>
              <w:lang w:val="en-US"/>
            </w:rPr>
            <w:t>Sanction</w:t>
          </w:r>
          <w:proofErr w:type="spellEnd"/>
          <w:r w:rsidRPr="007319C7">
            <w:rPr>
              <w:i/>
              <w:lang w:val="en-US"/>
            </w:rPr>
            <w:t xml:space="preserve"> </w:t>
          </w:r>
          <w:proofErr w:type="spellStart"/>
          <w:r w:rsidRPr="007319C7">
            <w:rPr>
              <w:i/>
              <w:lang w:val="en-US"/>
            </w:rPr>
            <w:t>of</w:t>
          </w:r>
          <w:proofErr w:type="spellEnd"/>
          <w:r w:rsidRPr="007319C7">
            <w:rPr>
              <w:i/>
              <w:lang w:val="en-US"/>
            </w:rPr>
            <w:t xml:space="preserve"> Authority: </w:t>
          </w:r>
          <w:proofErr w:type="spellStart"/>
          <w:r w:rsidRPr="007319C7">
            <w:rPr>
              <w:i/>
              <w:lang w:val="en-US"/>
            </w:rPr>
            <w:t>Promoting</w:t>
          </w:r>
          <w:proofErr w:type="spellEnd"/>
          <w:r w:rsidRPr="007319C7">
            <w:rPr>
              <w:i/>
              <w:lang w:val="en-US"/>
            </w:rPr>
            <w:t xml:space="preserve"> Public Trust in AI</w:t>
          </w:r>
          <w:r w:rsidRPr="007319C7">
            <w:rPr>
              <w:lang w:val="en-US"/>
            </w:rPr>
            <w:t xml:space="preserve">. http://arxiv.org/pdf/2102.04221 </w:t>
          </w:r>
        </w:p>
        <w:p w14:paraId="0198C201" w14:textId="77777777" w:rsidR="00F9491C" w:rsidRPr="007319C7" w:rsidRDefault="00F9491C" w:rsidP="00F9491C">
          <w:pPr>
            <w:pStyle w:val="CitaviBibliographyEntry"/>
            <w:rPr>
              <w:lang w:val="en-US"/>
            </w:rPr>
          </w:pPr>
          <w:bookmarkStart w:id="363" w:name="_CTVL001691b090c25d14dd986df0b2f46a03eb0"/>
          <w:r>
            <w:t xml:space="preserve">Kunkel, J., </w:t>
          </w:r>
          <w:proofErr w:type="spellStart"/>
          <w:r>
            <w:t>Donkers</w:t>
          </w:r>
          <w:proofErr w:type="spellEnd"/>
          <w:r>
            <w:t xml:space="preserve">, T., Michael, L., </w:t>
          </w:r>
          <w:proofErr w:type="spellStart"/>
          <w:r>
            <w:t>Barbu</w:t>
          </w:r>
          <w:proofErr w:type="spellEnd"/>
          <w:r>
            <w:t xml:space="preserve">, C.‑M. &amp; Ziegler, J. (2019). </w:t>
          </w:r>
          <w:r w:rsidRPr="007319C7">
            <w:rPr>
              <w:lang w:val="en-US"/>
            </w:rPr>
            <w:t xml:space="preserve">Let Me Explain. In S. Brewster, G. Fitzpatrick, A. Cox &amp; V. </w:t>
          </w:r>
          <w:proofErr w:type="spellStart"/>
          <w:r w:rsidRPr="007319C7">
            <w:rPr>
              <w:lang w:val="en-US"/>
            </w:rPr>
            <w:t>Kostakos</w:t>
          </w:r>
          <w:proofErr w:type="spellEnd"/>
          <w:r w:rsidRPr="007319C7">
            <w:rPr>
              <w:lang w:val="en-US"/>
            </w:rPr>
            <w:t xml:space="preserve"> (Hrsg.),</w:t>
          </w:r>
          <w:bookmarkEnd w:id="363"/>
          <w:r w:rsidRPr="007319C7">
            <w:rPr>
              <w:lang w:val="en-US"/>
            </w:rPr>
            <w:t xml:space="preserve"> </w:t>
          </w:r>
          <w:r w:rsidRPr="007319C7">
            <w:rPr>
              <w:i/>
              <w:lang w:val="en-US"/>
            </w:rPr>
            <w:t xml:space="preserve">Proceedings of the 2019 CHI Conference on Human Factors in Computing Systems </w:t>
          </w:r>
          <w:r w:rsidRPr="007319C7">
            <w:rPr>
              <w:lang w:val="en-US"/>
            </w:rPr>
            <w:t>(S. 1–12). ACM. https://doi.org/10.1145/3290605.3300717</w:t>
          </w:r>
        </w:p>
        <w:p w14:paraId="19F3FEA6" w14:textId="77777777" w:rsidR="00F9491C" w:rsidRPr="007319C7" w:rsidRDefault="00F9491C" w:rsidP="00F9491C">
          <w:pPr>
            <w:pStyle w:val="CitaviBibliographyEntry"/>
            <w:rPr>
              <w:lang w:val="en-US"/>
            </w:rPr>
          </w:pPr>
          <w:bookmarkStart w:id="364" w:name="_CTVL001447e87e393fe460dbfb9cbc696ebf32d"/>
          <w:r w:rsidRPr="007319C7">
            <w:rPr>
              <w:lang w:val="en-US"/>
            </w:rPr>
            <w:lastRenderedPageBreak/>
            <w:t>Langer, M. &amp; Landers, R. N. (2021). The future of artificial intelligence at work: A review on effects of decision automation and augmentation on workers targeted by algorithms and third-party observers.</w:t>
          </w:r>
          <w:bookmarkEnd w:id="364"/>
          <w:r w:rsidRPr="007319C7">
            <w:rPr>
              <w:lang w:val="en-US"/>
            </w:rPr>
            <w:t xml:space="preserve"> </w:t>
          </w:r>
          <w:r w:rsidRPr="007319C7">
            <w:rPr>
              <w:i/>
              <w:lang w:val="en-US"/>
            </w:rPr>
            <w:t>Computers in Human Behavior</w:t>
          </w:r>
          <w:r w:rsidRPr="007319C7">
            <w:rPr>
              <w:lang w:val="en-US"/>
            </w:rPr>
            <w:t xml:space="preserve">, </w:t>
          </w:r>
          <w:r w:rsidRPr="007319C7">
            <w:rPr>
              <w:i/>
              <w:lang w:val="en-US"/>
            </w:rPr>
            <w:t>123</w:t>
          </w:r>
          <w:r w:rsidRPr="007319C7">
            <w:rPr>
              <w:lang w:val="en-US"/>
            </w:rPr>
            <w:t>, 106878. https://doi.org/10.1016/j.chb.2021.106878</w:t>
          </w:r>
        </w:p>
        <w:p w14:paraId="2C9D01A4" w14:textId="77777777" w:rsidR="00F9491C" w:rsidRPr="007319C7" w:rsidRDefault="00F9491C" w:rsidP="00F9491C">
          <w:pPr>
            <w:pStyle w:val="CitaviBibliographyEntry"/>
            <w:rPr>
              <w:lang w:val="en-US"/>
            </w:rPr>
          </w:pPr>
          <w:bookmarkStart w:id="365" w:name="_CTVL001de6b2e2658724984b14292a05fc32c2f"/>
          <w:r w:rsidRPr="007319C7">
            <w:rPr>
              <w:lang w:val="en-US"/>
            </w:rPr>
            <w:t>Lee, J. &amp; Moray, N. (1992). Trust, control strategies and allocation of function in human-machine systems.</w:t>
          </w:r>
          <w:bookmarkEnd w:id="365"/>
          <w:r w:rsidRPr="007319C7">
            <w:rPr>
              <w:lang w:val="en-US"/>
            </w:rPr>
            <w:t xml:space="preserve"> </w:t>
          </w:r>
          <w:r w:rsidRPr="007319C7">
            <w:rPr>
              <w:i/>
              <w:lang w:val="en-US"/>
            </w:rPr>
            <w:t>Ergonomics</w:t>
          </w:r>
          <w:r w:rsidRPr="007319C7">
            <w:rPr>
              <w:lang w:val="en-US"/>
            </w:rPr>
            <w:t xml:space="preserve">, </w:t>
          </w:r>
          <w:r w:rsidRPr="007319C7">
            <w:rPr>
              <w:i/>
              <w:lang w:val="en-US"/>
            </w:rPr>
            <w:t>35</w:t>
          </w:r>
          <w:r w:rsidRPr="007319C7">
            <w:rPr>
              <w:lang w:val="en-US"/>
            </w:rPr>
            <w:t>(10), 1243–1270. https://doi.org/10.1080/00140139208967392</w:t>
          </w:r>
        </w:p>
        <w:p w14:paraId="1B4BB394" w14:textId="77777777" w:rsidR="00F9491C" w:rsidRPr="007319C7" w:rsidRDefault="00F9491C" w:rsidP="00F9491C">
          <w:pPr>
            <w:pStyle w:val="CitaviBibliographyEntry"/>
            <w:rPr>
              <w:lang w:val="en-US"/>
            </w:rPr>
          </w:pPr>
          <w:bookmarkStart w:id="366" w:name="_CTVL0010123f2455d23442898fcd5f377491333"/>
          <w:r w:rsidRPr="007319C7">
            <w:rPr>
              <w:lang w:val="en-US"/>
            </w:rPr>
            <w:t>Lee, J. D. &amp; See, K. A. (2004). Trust in automation: designing for appropriate reliance.</w:t>
          </w:r>
          <w:bookmarkEnd w:id="366"/>
          <w:r w:rsidRPr="007319C7">
            <w:rPr>
              <w:lang w:val="en-US"/>
            </w:rPr>
            <w:t xml:space="preserve"> </w:t>
          </w:r>
          <w:r w:rsidRPr="007319C7">
            <w:rPr>
              <w:i/>
              <w:lang w:val="en-US"/>
            </w:rPr>
            <w:t>Human Factors: The Journal of the Human Factors and Ergonomics Society</w:t>
          </w:r>
          <w:r w:rsidRPr="007319C7">
            <w:rPr>
              <w:lang w:val="en-US"/>
            </w:rPr>
            <w:t xml:space="preserve">, </w:t>
          </w:r>
          <w:r w:rsidRPr="007319C7">
            <w:rPr>
              <w:i/>
              <w:lang w:val="en-US"/>
            </w:rPr>
            <w:t>46</w:t>
          </w:r>
          <w:r w:rsidRPr="007319C7">
            <w:rPr>
              <w:lang w:val="en-US"/>
            </w:rPr>
            <w:t>(1), 50–80. https://doi.org/10.1518/hfes.46.1.50_30392</w:t>
          </w:r>
        </w:p>
        <w:p w14:paraId="27AC52D9" w14:textId="77777777" w:rsidR="00F9491C" w:rsidRPr="007319C7" w:rsidRDefault="00F9491C" w:rsidP="00F9491C">
          <w:pPr>
            <w:pStyle w:val="CitaviBibliographyEntry"/>
            <w:rPr>
              <w:lang w:val="en-US"/>
            </w:rPr>
          </w:pPr>
          <w:bookmarkStart w:id="367" w:name="_CTVL0011ad2bf0f83d44365acd4adddc90470e9"/>
          <w:r w:rsidRPr="007319C7">
            <w:rPr>
              <w:lang w:val="en-US"/>
            </w:rPr>
            <w:t>Lee, M. K. (2018). Understanding perception of algorithmic decisions: Fairness, trust, and emotion in response to algorithmic management.</w:t>
          </w:r>
          <w:bookmarkEnd w:id="367"/>
          <w:r w:rsidRPr="007319C7">
            <w:rPr>
              <w:lang w:val="en-US"/>
            </w:rPr>
            <w:t xml:space="preserve"> </w:t>
          </w:r>
          <w:r w:rsidRPr="007319C7">
            <w:rPr>
              <w:i/>
              <w:lang w:val="en-US"/>
            </w:rPr>
            <w:t>Big Data &amp; Society</w:t>
          </w:r>
          <w:r w:rsidRPr="007319C7">
            <w:rPr>
              <w:lang w:val="en-US"/>
            </w:rPr>
            <w:t xml:space="preserve">, </w:t>
          </w:r>
          <w:r w:rsidRPr="007319C7">
            <w:rPr>
              <w:i/>
              <w:lang w:val="en-US"/>
            </w:rPr>
            <w:t>5</w:t>
          </w:r>
          <w:r w:rsidRPr="007319C7">
            <w:rPr>
              <w:lang w:val="en-US"/>
            </w:rPr>
            <w:t>(1), 205395171875668. https://doi.org/10.1177/2053951718756684</w:t>
          </w:r>
        </w:p>
        <w:p w14:paraId="718E1C47" w14:textId="77777777" w:rsidR="00F9491C" w:rsidRPr="00B86536" w:rsidRDefault="00F9491C" w:rsidP="00F9491C">
          <w:pPr>
            <w:pStyle w:val="CitaviBibliographyEntry"/>
            <w:rPr>
              <w:lang w:val="en-US"/>
            </w:rPr>
          </w:pPr>
          <w:bookmarkStart w:id="368" w:name="_CTVL0011532b4d67fb74b31ac760fbe8df4e48d"/>
          <w:r w:rsidRPr="007319C7">
            <w:rPr>
              <w:lang w:val="en-US"/>
            </w:rPr>
            <w:t>Liang, Y. &amp; Lee, S. A. (2017). Fear of Autonomous Robots and Artificial Intelligence: Evidence from National Representative Data with Probability Sampling.</w:t>
          </w:r>
          <w:bookmarkEnd w:id="368"/>
          <w:r w:rsidRPr="007319C7">
            <w:rPr>
              <w:lang w:val="en-US"/>
            </w:rPr>
            <w:t xml:space="preserve"> </w:t>
          </w:r>
          <w:r w:rsidRPr="00B86536">
            <w:rPr>
              <w:i/>
              <w:lang w:val="en-US"/>
            </w:rPr>
            <w:t>International Journal of Social Robotics</w:t>
          </w:r>
          <w:r w:rsidRPr="00B86536">
            <w:rPr>
              <w:lang w:val="en-US"/>
            </w:rPr>
            <w:t xml:space="preserve">, </w:t>
          </w:r>
          <w:r w:rsidRPr="00B86536">
            <w:rPr>
              <w:i/>
              <w:lang w:val="en-US"/>
            </w:rPr>
            <w:t>9</w:t>
          </w:r>
          <w:r w:rsidRPr="00B86536">
            <w:rPr>
              <w:lang w:val="en-US"/>
            </w:rPr>
            <w:t>(3), 379–384. https://doi.org/10.1007/s12369-017-0401-3</w:t>
          </w:r>
        </w:p>
        <w:p w14:paraId="18687CBD" w14:textId="77777777" w:rsidR="00F9491C" w:rsidRPr="00B86536" w:rsidRDefault="00F9491C" w:rsidP="00F9491C">
          <w:pPr>
            <w:pStyle w:val="CitaviBibliographyEntry"/>
            <w:rPr>
              <w:lang w:val="en-US"/>
            </w:rPr>
          </w:pPr>
          <w:bookmarkStart w:id="369" w:name="_CTVL0012cd3139972ba4d0d8fb06ef3d378b187"/>
          <w:r w:rsidRPr="00B86536">
            <w:rPr>
              <w:lang w:val="en-US"/>
            </w:rPr>
            <w:t>Lipton, Z. C. (2018). The mythos of model interpretability.</w:t>
          </w:r>
          <w:bookmarkEnd w:id="369"/>
          <w:r w:rsidRPr="00B86536">
            <w:rPr>
              <w:lang w:val="en-US"/>
            </w:rPr>
            <w:t xml:space="preserve"> </w:t>
          </w:r>
          <w:r w:rsidRPr="00B86536">
            <w:rPr>
              <w:i/>
              <w:lang w:val="en-US"/>
            </w:rPr>
            <w:t>Communications of the ACM</w:t>
          </w:r>
          <w:r w:rsidRPr="00B86536">
            <w:rPr>
              <w:lang w:val="en-US"/>
            </w:rPr>
            <w:t xml:space="preserve">, </w:t>
          </w:r>
          <w:r w:rsidRPr="00B86536">
            <w:rPr>
              <w:i/>
              <w:lang w:val="en-US"/>
            </w:rPr>
            <w:t>61</w:t>
          </w:r>
          <w:r w:rsidRPr="00B86536">
            <w:rPr>
              <w:lang w:val="en-US"/>
            </w:rPr>
            <w:t>(10), 36–43. https://doi.org/10.1145/3233231</w:t>
          </w:r>
        </w:p>
        <w:p w14:paraId="69A251C9" w14:textId="77777777" w:rsidR="00F9491C" w:rsidRPr="00B86536" w:rsidRDefault="00F9491C" w:rsidP="00F9491C">
          <w:pPr>
            <w:pStyle w:val="CitaviBibliographyEntry"/>
            <w:rPr>
              <w:lang w:val="en-US"/>
            </w:rPr>
          </w:pPr>
          <w:bookmarkStart w:id="370" w:name="_CTVL0012d63c4c0cb6c4f67a410664c9d8c5e93"/>
          <w:r w:rsidRPr="00B86536">
            <w:rPr>
              <w:lang w:val="en-US"/>
            </w:rPr>
            <w:t>Logg, J. M., Minson, J. A. &amp; Moore, D. A. (2019). Algorithm appreciation: People prefer algorithmic to human judgment.</w:t>
          </w:r>
          <w:bookmarkEnd w:id="370"/>
          <w:r w:rsidRPr="00B86536">
            <w:rPr>
              <w:lang w:val="en-US"/>
            </w:rPr>
            <w:t xml:space="preserve"> </w:t>
          </w:r>
          <w:r w:rsidRPr="00B86536">
            <w:rPr>
              <w:i/>
              <w:lang w:val="en-US"/>
            </w:rPr>
            <w:t>Organizational Behavior and Human Decision Processes</w:t>
          </w:r>
          <w:r w:rsidRPr="00B86536">
            <w:rPr>
              <w:lang w:val="en-US"/>
            </w:rPr>
            <w:t xml:space="preserve">, </w:t>
          </w:r>
          <w:r w:rsidRPr="00B86536">
            <w:rPr>
              <w:i/>
              <w:lang w:val="en-US"/>
            </w:rPr>
            <w:t>151</w:t>
          </w:r>
          <w:r w:rsidRPr="00B86536">
            <w:rPr>
              <w:lang w:val="en-US"/>
            </w:rPr>
            <w:t>, 90–103. https://doi.org/10.1016/j.obhdp.2018.12.005</w:t>
          </w:r>
        </w:p>
        <w:p w14:paraId="4AE05950" w14:textId="77777777" w:rsidR="00F9491C" w:rsidRPr="00B86536" w:rsidRDefault="00F9491C" w:rsidP="00F9491C">
          <w:pPr>
            <w:pStyle w:val="CitaviBibliographyEntry"/>
            <w:rPr>
              <w:lang w:val="en-US"/>
            </w:rPr>
          </w:pPr>
          <w:bookmarkStart w:id="371" w:name="_CTVL001b914e3d28ba3437fad724931bf90bb3a"/>
          <w:r w:rsidRPr="00B86536">
            <w:rPr>
              <w:lang w:val="en-US"/>
            </w:rPr>
            <w:t xml:space="preserve">Longoni, C., </w:t>
          </w:r>
          <w:proofErr w:type="spellStart"/>
          <w:r w:rsidRPr="00B86536">
            <w:rPr>
              <w:lang w:val="en-US"/>
            </w:rPr>
            <w:t>Bonezzi</w:t>
          </w:r>
          <w:proofErr w:type="spellEnd"/>
          <w:r w:rsidRPr="00B86536">
            <w:rPr>
              <w:lang w:val="en-US"/>
            </w:rPr>
            <w:t xml:space="preserve">, A. &amp; </w:t>
          </w:r>
          <w:proofErr w:type="spellStart"/>
          <w:r w:rsidRPr="00B86536">
            <w:rPr>
              <w:lang w:val="en-US"/>
            </w:rPr>
            <w:t>Morewedge</w:t>
          </w:r>
          <w:proofErr w:type="spellEnd"/>
          <w:r w:rsidRPr="00B86536">
            <w:rPr>
              <w:lang w:val="en-US"/>
            </w:rPr>
            <w:t>, C. K. (2019). Resistance to Medical Artificial Intelligence.</w:t>
          </w:r>
          <w:bookmarkEnd w:id="371"/>
          <w:r w:rsidRPr="00B86536">
            <w:rPr>
              <w:lang w:val="en-US"/>
            </w:rPr>
            <w:t xml:space="preserve"> </w:t>
          </w:r>
          <w:r w:rsidRPr="00B86536">
            <w:rPr>
              <w:i/>
              <w:lang w:val="en-US"/>
            </w:rPr>
            <w:t>Journal of Consumer Research</w:t>
          </w:r>
          <w:r w:rsidRPr="00B86536">
            <w:rPr>
              <w:lang w:val="en-US"/>
            </w:rPr>
            <w:t xml:space="preserve">, </w:t>
          </w:r>
          <w:r w:rsidRPr="00B86536">
            <w:rPr>
              <w:i/>
              <w:lang w:val="en-US"/>
            </w:rPr>
            <w:t>46</w:t>
          </w:r>
          <w:r w:rsidRPr="00B86536">
            <w:rPr>
              <w:lang w:val="en-US"/>
            </w:rPr>
            <w:t>(4), 629–650. https://doi.org/10.1093/jcr/ucz013</w:t>
          </w:r>
        </w:p>
        <w:p w14:paraId="0BD984F9" w14:textId="77777777" w:rsidR="00F9491C" w:rsidRPr="00B86536" w:rsidRDefault="00F9491C" w:rsidP="00F9491C">
          <w:pPr>
            <w:pStyle w:val="CitaviBibliographyEntry"/>
            <w:rPr>
              <w:lang w:val="en-US"/>
            </w:rPr>
          </w:pPr>
          <w:bookmarkStart w:id="372" w:name="_CTVL00156a88a4c063443fabdaa4928de2d7149"/>
          <w:r w:rsidRPr="00B86536">
            <w:rPr>
              <w:lang w:val="en-US"/>
            </w:rPr>
            <w:t>Ma, S., Lei, Y., Wang, X., Zheng, C., Shi, C., Yin, M. &amp; Ma, X. (2023). Who Should I Trust: AI or Myself? Leveraging Human and AI Correctness Likelihood to Promote Appropriate Trust in AI-Assisted Decision-Making. In A. Schmidt (Hrsg.),</w:t>
          </w:r>
          <w:bookmarkEnd w:id="372"/>
          <w:r w:rsidRPr="00B86536">
            <w:rPr>
              <w:lang w:val="en-US"/>
            </w:rPr>
            <w:t xml:space="preserve"> </w:t>
          </w:r>
          <w:r w:rsidRPr="00B86536">
            <w:rPr>
              <w:i/>
              <w:lang w:val="en-US"/>
            </w:rPr>
            <w:t xml:space="preserve">ACM Digital Library, Proceedings of the 2023 CHI Conference on Human Factors in Computing Systems </w:t>
          </w:r>
          <w:r w:rsidRPr="00B86536">
            <w:rPr>
              <w:lang w:val="en-US"/>
            </w:rPr>
            <w:t>(S. 1–19). Association for Computing Machinery. https://doi.org/10.1145/3544548.3581058</w:t>
          </w:r>
        </w:p>
        <w:p w14:paraId="33AD0279" w14:textId="77777777" w:rsidR="00F9491C" w:rsidRPr="00B86536" w:rsidRDefault="00F9491C" w:rsidP="00F9491C">
          <w:pPr>
            <w:pStyle w:val="CitaviBibliographyEntry"/>
            <w:rPr>
              <w:lang w:val="en-US"/>
            </w:rPr>
          </w:pPr>
          <w:bookmarkStart w:id="373" w:name="_CTVL00109dc0b00a7a946c794eb6595b49091e9"/>
          <w:r w:rsidRPr="00B86536">
            <w:rPr>
              <w:lang w:val="en-US"/>
            </w:rPr>
            <w:t>Marimon, F., Mas-Machuca, M. &amp; Akhmedova, A. (2024). Trusting in Generative AI: Catalyst for Employee Performance and Engagement in the Workplace.</w:t>
          </w:r>
          <w:bookmarkEnd w:id="373"/>
          <w:r w:rsidRPr="00B86536">
            <w:rPr>
              <w:lang w:val="en-US"/>
            </w:rPr>
            <w:t xml:space="preserve"> </w:t>
          </w:r>
          <w:r w:rsidRPr="00B86536">
            <w:rPr>
              <w:i/>
              <w:lang w:val="en-US"/>
            </w:rPr>
            <w:lastRenderedPageBreak/>
            <w:t>International Journal of Human–Computer Interaction</w:t>
          </w:r>
          <w:r w:rsidRPr="00B86536">
            <w:rPr>
              <w:lang w:val="en-US"/>
            </w:rPr>
            <w:t>, 1–16. https://doi.org/10.1080/10447318.2024.2388482</w:t>
          </w:r>
        </w:p>
        <w:p w14:paraId="60ACD9F7" w14:textId="77777777" w:rsidR="00F9491C" w:rsidRPr="00B86536" w:rsidRDefault="00F9491C" w:rsidP="00F9491C">
          <w:pPr>
            <w:pStyle w:val="CitaviBibliographyEntry"/>
            <w:rPr>
              <w:lang w:val="en-US"/>
            </w:rPr>
          </w:pPr>
          <w:bookmarkStart w:id="374" w:name="_CTVL0016bc50e8276674f529e666967a00b46ff"/>
          <w:proofErr w:type="spellStart"/>
          <w:r w:rsidRPr="00B86536">
            <w:rPr>
              <w:lang w:val="en-US"/>
            </w:rPr>
            <w:t>Mayahi</w:t>
          </w:r>
          <w:proofErr w:type="spellEnd"/>
          <w:r w:rsidRPr="00B86536">
            <w:rPr>
              <w:lang w:val="en-US"/>
            </w:rPr>
            <w:t xml:space="preserve">, S. &amp; Vidrih, M. (2022, 23. </w:t>
          </w:r>
          <w:r>
            <w:t>November).</w:t>
          </w:r>
          <w:bookmarkEnd w:id="374"/>
          <w:r>
            <w:t xml:space="preserve"> </w:t>
          </w:r>
          <w:r w:rsidRPr="00B86536">
            <w:rPr>
              <w:i/>
              <w:lang w:val="en-US"/>
            </w:rPr>
            <w:t>The Impact of Generative AI on the Future of Visual Content Marketing</w:t>
          </w:r>
          <w:r w:rsidRPr="00B86536">
            <w:rPr>
              <w:lang w:val="en-US"/>
            </w:rPr>
            <w:t xml:space="preserve">. http://arxiv.org/pdf/2211.12660 </w:t>
          </w:r>
        </w:p>
        <w:p w14:paraId="2A8C1F81" w14:textId="77777777" w:rsidR="00F9491C" w:rsidRPr="00B86536" w:rsidRDefault="00F9491C" w:rsidP="00F9491C">
          <w:pPr>
            <w:pStyle w:val="CitaviBibliographyEntry"/>
            <w:rPr>
              <w:lang w:val="en-US"/>
            </w:rPr>
          </w:pPr>
          <w:bookmarkStart w:id="375" w:name="_CTVL001911aeaf4cf714b2888e9262165d20284"/>
          <w:r w:rsidRPr="00B86536">
            <w:rPr>
              <w:lang w:val="en-US"/>
            </w:rPr>
            <w:t xml:space="preserve">Mayer, R. C., Davis, J. H. &amp; </w:t>
          </w:r>
          <w:proofErr w:type="spellStart"/>
          <w:r w:rsidRPr="00B86536">
            <w:rPr>
              <w:lang w:val="en-US"/>
            </w:rPr>
            <w:t>Schoorman</w:t>
          </w:r>
          <w:proofErr w:type="spellEnd"/>
          <w:r w:rsidRPr="00B86536">
            <w:rPr>
              <w:lang w:val="en-US"/>
            </w:rPr>
            <w:t>, F. D. (1995). An Integrative Model of Organizational Trust.</w:t>
          </w:r>
          <w:bookmarkEnd w:id="375"/>
          <w:r w:rsidRPr="00B86536">
            <w:rPr>
              <w:lang w:val="en-US"/>
            </w:rPr>
            <w:t xml:space="preserve"> </w:t>
          </w:r>
          <w:r w:rsidRPr="00B86536">
            <w:rPr>
              <w:i/>
              <w:lang w:val="en-US"/>
            </w:rPr>
            <w:t>The Academy of Management Review</w:t>
          </w:r>
          <w:r w:rsidRPr="00B86536">
            <w:rPr>
              <w:lang w:val="en-US"/>
            </w:rPr>
            <w:t xml:space="preserve">, </w:t>
          </w:r>
          <w:r w:rsidRPr="00B86536">
            <w:rPr>
              <w:i/>
              <w:lang w:val="en-US"/>
            </w:rPr>
            <w:t>20</w:t>
          </w:r>
          <w:r w:rsidRPr="00B86536">
            <w:rPr>
              <w:lang w:val="en-US"/>
            </w:rPr>
            <w:t>(3), 709. https://doi.org/10.2307/258792</w:t>
          </w:r>
        </w:p>
        <w:p w14:paraId="08219C59" w14:textId="77777777" w:rsidR="00F9491C" w:rsidRPr="00B86536" w:rsidRDefault="00F9491C" w:rsidP="00F9491C">
          <w:pPr>
            <w:pStyle w:val="CitaviBibliographyEntry"/>
            <w:rPr>
              <w:lang w:val="en-US"/>
            </w:rPr>
          </w:pPr>
          <w:bookmarkStart w:id="376" w:name="_CTVL0010639f7b7227942f487c20cfb66c64937"/>
          <w:r w:rsidRPr="00B86536">
            <w:rPr>
              <w:lang w:val="en-US"/>
            </w:rPr>
            <w:t>McAllister, D. J. (1995). Affect- and Cognition-Based Trust as Foundations for Interpersonal Cooperation in Organizations.</w:t>
          </w:r>
          <w:bookmarkEnd w:id="376"/>
          <w:r w:rsidRPr="00B86536">
            <w:rPr>
              <w:lang w:val="en-US"/>
            </w:rPr>
            <w:t xml:space="preserve"> </w:t>
          </w:r>
          <w:r w:rsidRPr="00B86536">
            <w:rPr>
              <w:i/>
              <w:lang w:val="en-US"/>
            </w:rPr>
            <w:t>Academy of Management Journal</w:t>
          </w:r>
          <w:r w:rsidRPr="00B86536">
            <w:rPr>
              <w:lang w:val="en-US"/>
            </w:rPr>
            <w:t xml:space="preserve">, </w:t>
          </w:r>
          <w:r w:rsidRPr="00B86536">
            <w:rPr>
              <w:i/>
              <w:lang w:val="en-US"/>
            </w:rPr>
            <w:t>38</w:t>
          </w:r>
          <w:r w:rsidRPr="00B86536">
            <w:rPr>
              <w:lang w:val="en-US"/>
            </w:rPr>
            <w:t>(1), 24–59. https://doi.org/10.5465/256727</w:t>
          </w:r>
        </w:p>
        <w:p w14:paraId="281B6780" w14:textId="77777777" w:rsidR="00F9491C" w:rsidRPr="00B86536" w:rsidRDefault="00F9491C" w:rsidP="00F9491C">
          <w:pPr>
            <w:pStyle w:val="CitaviBibliographyEntry"/>
            <w:rPr>
              <w:lang w:val="en-US"/>
            </w:rPr>
          </w:pPr>
          <w:bookmarkStart w:id="377" w:name="_CTVL001f43eb14a384a431dba874cedaaa99565"/>
          <w:r w:rsidRPr="00B86536">
            <w:rPr>
              <w:lang w:val="en-US"/>
            </w:rPr>
            <w:t>McClure, P. K. (2018). “You’re Fired,” Says the Robot.</w:t>
          </w:r>
          <w:bookmarkEnd w:id="377"/>
          <w:r w:rsidRPr="00B86536">
            <w:rPr>
              <w:lang w:val="en-US"/>
            </w:rPr>
            <w:t xml:space="preserve"> </w:t>
          </w:r>
          <w:r w:rsidRPr="00B86536">
            <w:rPr>
              <w:i/>
              <w:lang w:val="en-US"/>
            </w:rPr>
            <w:t>Social Science Computer Review</w:t>
          </w:r>
          <w:r w:rsidRPr="00B86536">
            <w:rPr>
              <w:lang w:val="en-US"/>
            </w:rPr>
            <w:t xml:space="preserve">, </w:t>
          </w:r>
          <w:r w:rsidRPr="00B86536">
            <w:rPr>
              <w:i/>
              <w:lang w:val="en-US"/>
            </w:rPr>
            <w:t>36</w:t>
          </w:r>
          <w:r w:rsidRPr="00B86536">
            <w:rPr>
              <w:lang w:val="en-US"/>
            </w:rPr>
            <w:t>(2), 139–156. https://doi.org/10.1177/0894439317698637</w:t>
          </w:r>
        </w:p>
        <w:p w14:paraId="59196120" w14:textId="77777777" w:rsidR="00F9491C" w:rsidRPr="00B86536" w:rsidRDefault="00F9491C" w:rsidP="00F9491C">
          <w:pPr>
            <w:pStyle w:val="CitaviBibliographyEntry"/>
            <w:rPr>
              <w:lang w:val="en-US"/>
            </w:rPr>
          </w:pPr>
          <w:bookmarkStart w:id="378" w:name="_CTVL0018ebd6b340c5f448a9de7882b4d941c5a"/>
          <w:proofErr w:type="spellStart"/>
          <w:r>
            <w:t>Mehrotra</w:t>
          </w:r>
          <w:proofErr w:type="spellEnd"/>
          <w:r>
            <w:t xml:space="preserve">, S., </w:t>
          </w:r>
          <w:proofErr w:type="spellStart"/>
          <w:r>
            <w:t>Degachi</w:t>
          </w:r>
          <w:proofErr w:type="spellEnd"/>
          <w:r>
            <w:t xml:space="preserve">, C., </w:t>
          </w:r>
          <w:proofErr w:type="spellStart"/>
          <w:r>
            <w:t>Vereschak</w:t>
          </w:r>
          <w:proofErr w:type="spellEnd"/>
          <w:r>
            <w:t xml:space="preserve">, O., Jonker, C. M. &amp; </w:t>
          </w:r>
          <w:proofErr w:type="spellStart"/>
          <w:r>
            <w:t>Tielman</w:t>
          </w:r>
          <w:proofErr w:type="spellEnd"/>
          <w:r>
            <w:t xml:space="preserve">, M. L. (2023, 8. </w:t>
          </w:r>
          <w:r w:rsidRPr="00B86536">
            <w:rPr>
              <w:lang w:val="en-US"/>
            </w:rPr>
            <w:t>November).</w:t>
          </w:r>
          <w:bookmarkEnd w:id="378"/>
          <w:r w:rsidRPr="00B86536">
            <w:rPr>
              <w:lang w:val="en-US"/>
            </w:rPr>
            <w:t xml:space="preserve"> </w:t>
          </w:r>
          <w:r w:rsidRPr="00B86536">
            <w:rPr>
              <w:i/>
              <w:lang w:val="en-US"/>
            </w:rPr>
            <w:t>A Systematic Review on Fostering Appropriate Trust in Human-AI Interaction</w:t>
          </w:r>
          <w:r w:rsidRPr="00B86536">
            <w:rPr>
              <w:lang w:val="en-US"/>
            </w:rPr>
            <w:t xml:space="preserve">. http://arxiv.org/pdf/2311.06305 </w:t>
          </w:r>
        </w:p>
        <w:p w14:paraId="52B6A968" w14:textId="77777777" w:rsidR="00F9491C" w:rsidRPr="00B86536" w:rsidRDefault="00F9491C" w:rsidP="00F9491C">
          <w:pPr>
            <w:pStyle w:val="CitaviBibliographyEntry"/>
            <w:rPr>
              <w:lang w:val="en-US"/>
            </w:rPr>
          </w:pPr>
          <w:bookmarkStart w:id="379" w:name="_CTVL0018de647e576164bac965ec4e19edac45c"/>
          <w:proofErr w:type="spellStart"/>
          <w:r w:rsidRPr="00B86536">
            <w:rPr>
              <w:lang w:val="en-US"/>
            </w:rPr>
            <w:t>Mogaji</w:t>
          </w:r>
          <w:proofErr w:type="spellEnd"/>
          <w:r w:rsidRPr="00B86536">
            <w:rPr>
              <w:lang w:val="en-US"/>
            </w:rPr>
            <w:t xml:space="preserve">, E., </w:t>
          </w:r>
          <w:proofErr w:type="spellStart"/>
          <w:r w:rsidRPr="00B86536">
            <w:rPr>
              <w:lang w:val="en-US"/>
            </w:rPr>
            <w:t>Viglia</w:t>
          </w:r>
          <w:proofErr w:type="spellEnd"/>
          <w:r w:rsidRPr="00B86536">
            <w:rPr>
              <w:lang w:val="en-US"/>
            </w:rPr>
            <w:t>, G., Srivastava, P. &amp; Dwivedi, Y. K. (2024). Is it the end of the technology acceptance model in the era of generative artificial intelligence?</w:t>
          </w:r>
          <w:bookmarkEnd w:id="379"/>
          <w:r w:rsidRPr="00B86536">
            <w:rPr>
              <w:lang w:val="en-US"/>
            </w:rPr>
            <w:t xml:space="preserve"> </w:t>
          </w:r>
          <w:r w:rsidRPr="00B86536">
            <w:rPr>
              <w:i/>
              <w:lang w:val="en-US"/>
            </w:rPr>
            <w:t xml:space="preserve">International Journal of Contemporary Hospitality Management. </w:t>
          </w:r>
          <w:r w:rsidRPr="00B86536">
            <w:rPr>
              <w:lang w:val="en-US"/>
            </w:rPr>
            <w:t>Vorab-Onlinepublikation. https://doi.org/10.1108/IJCHM-08-2023-1271</w:t>
          </w:r>
        </w:p>
        <w:p w14:paraId="142B095E" w14:textId="77777777" w:rsidR="00F9491C" w:rsidRPr="00B86536" w:rsidRDefault="00F9491C" w:rsidP="00F9491C">
          <w:pPr>
            <w:pStyle w:val="CitaviBibliographyEntry"/>
            <w:rPr>
              <w:lang w:val="en-US"/>
            </w:rPr>
          </w:pPr>
          <w:bookmarkStart w:id="380" w:name="_CTVL0017778cc45202e4cd083b471737bdec71a"/>
          <w:r w:rsidRPr="00B86536">
            <w:rPr>
              <w:lang w:val="en-US"/>
            </w:rPr>
            <w:t>Montemayor, C., Halpern, J. &amp; Fairweather, A. (2022). In principle obstacles for empathic AI: why we can't replace human empathy in healthcare.</w:t>
          </w:r>
          <w:bookmarkEnd w:id="380"/>
          <w:r w:rsidRPr="00B86536">
            <w:rPr>
              <w:lang w:val="en-US"/>
            </w:rPr>
            <w:t xml:space="preserve"> </w:t>
          </w:r>
          <w:r w:rsidRPr="00B86536">
            <w:rPr>
              <w:i/>
              <w:lang w:val="en-US"/>
            </w:rPr>
            <w:t>AI &amp; SOCIETY</w:t>
          </w:r>
          <w:r w:rsidRPr="00B86536">
            <w:rPr>
              <w:lang w:val="en-US"/>
            </w:rPr>
            <w:t xml:space="preserve">, </w:t>
          </w:r>
          <w:r w:rsidRPr="00B86536">
            <w:rPr>
              <w:i/>
              <w:lang w:val="en-US"/>
            </w:rPr>
            <w:t>37</w:t>
          </w:r>
          <w:r w:rsidRPr="00B86536">
            <w:rPr>
              <w:lang w:val="en-US"/>
            </w:rPr>
            <w:t>(4), 1353–1359. https://doi.org/10.1007/s00146-021-01230-z</w:t>
          </w:r>
        </w:p>
        <w:p w14:paraId="233A5B19" w14:textId="77777777" w:rsidR="00F9491C" w:rsidRPr="00B86536" w:rsidRDefault="00F9491C" w:rsidP="00F9491C">
          <w:pPr>
            <w:pStyle w:val="CitaviBibliographyEntry"/>
            <w:rPr>
              <w:lang w:val="en-US"/>
            </w:rPr>
          </w:pPr>
          <w:bookmarkStart w:id="381" w:name="_CTVL001ce6ed4839dd34f609fcf3b44772f503e"/>
          <w:proofErr w:type="spellStart"/>
          <w:r w:rsidRPr="00B86536">
            <w:rPr>
              <w:lang w:val="en-US"/>
            </w:rPr>
            <w:t>Moulaei</w:t>
          </w:r>
          <w:proofErr w:type="spellEnd"/>
          <w:r w:rsidRPr="00B86536">
            <w:rPr>
              <w:lang w:val="en-US"/>
            </w:rPr>
            <w:t xml:space="preserve">, K., Yadegari, A., </w:t>
          </w:r>
          <w:proofErr w:type="spellStart"/>
          <w:r w:rsidRPr="00B86536">
            <w:rPr>
              <w:lang w:val="en-US"/>
            </w:rPr>
            <w:t>Baharestani</w:t>
          </w:r>
          <w:proofErr w:type="spellEnd"/>
          <w:r w:rsidRPr="00B86536">
            <w:rPr>
              <w:lang w:val="en-US"/>
            </w:rPr>
            <w:t xml:space="preserve">, M., </w:t>
          </w:r>
          <w:proofErr w:type="spellStart"/>
          <w:r w:rsidRPr="00B86536">
            <w:rPr>
              <w:lang w:val="en-US"/>
            </w:rPr>
            <w:t>Farzanbakhsh</w:t>
          </w:r>
          <w:proofErr w:type="spellEnd"/>
          <w:r w:rsidRPr="00B86536">
            <w:rPr>
              <w:lang w:val="en-US"/>
            </w:rPr>
            <w:t xml:space="preserve">, S., Sabet, B. &amp; Reza </w:t>
          </w:r>
          <w:proofErr w:type="spellStart"/>
          <w:r w:rsidRPr="00B86536">
            <w:rPr>
              <w:lang w:val="en-US"/>
            </w:rPr>
            <w:t>Afrash</w:t>
          </w:r>
          <w:proofErr w:type="spellEnd"/>
          <w:r w:rsidRPr="00B86536">
            <w:rPr>
              <w:lang w:val="en-US"/>
            </w:rPr>
            <w:t>, M. (2024). Generative artificial intelligence in healthcare: A scoping review on benefits, challenges and applications.</w:t>
          </w:r>
          <w:bookmarkEnd w:id="381"/>
          <w:r w:rsidRPr="00B86536">
            <w:rPr>
              <w:lang w:val="en-US"/>
            </w:rPr>
            <w:t xml:space="preserve"> </w:t>
          </w:r>
          <w:r w:rsidRPr="00B86536">
            <w:rPr>
              <w:i/>
              <w:lang w:val="en-US"/>
            </w:rPr>
            <w:t>International journal of medical informatics</w:t>
          </w:r>
          <w:r w:rsidRPr="00B86536">
            <w:rPr>
              <w:lang w:val="en-US"/>
            </w:rPr>
            <w:t xml:space="preserve">, </w:t>
          </w:r>
          <w:r w:rsidRPr="00B86536">
            <w:rPr>
              <w:i/>
              <w:lang w:val="en-US"/>
            </w:rPr>
            <w:t>188</w:t>
          </w:r>
          <w:r w:rsidRPr="00B86536">
            <w:rPr>
              <w:lang w:val="en-US"/>
            </w:rPr>
            <w:t>, 105474. https://doi.org/10.1016/j.ijmedinf.2024.105474</w:t>
          </w:r>
        </w:p>
        <w:p w14:paraId="1FE272AD" w14:textId="77777777" w:rsidR="00F9491C" w:rsidRPr="00B86536" w:rsidRDefault="00F9491C" w:rsidP="00F9491C">
          <w:pPr>
            <w:pStyle w:val="CitaviBibliographyEntry"/>
            <w:rPr>
              <w:lang w:val="en-US"/>
            </w:rPr>
          </w:pPr>
          <w:bookmarkStart w:id="382" w:name="_CTVL00180f41b2fe9724dec804bfe913d0aed21"/>
          <w:proofErr w:type="spellStart"/>
          <w:r w:rsidRPr="00B86536">
            <w:rPr>
              <w:lang w:val="en-US"/>
            </w:rPr>
            <w:t>Nagtegaal</w:t>
          </w:r>
          <w:proofErr w:type="spellEnd"/>
          <w:r w:rsidRPr="00B86536">
            <w:rPr>
              <w:lang w:val="en-US"/>
            </w:rPr>
            <w:t>, R. (2021). The impact of using algorithms for managerial decisions on public employees' procedural justice.</w:t>
          </w:r>
          <w:bookmarkEnd w:id="382"/>
          <w:r w:rsidRPr="00B86536">
            <w:rPr>
              <w:lang w:val="en-US"/>
            </w:rPr>
            <w:t xml:space="preserve"> </w:t>
          </w:r>
          <w:r w:rsidRPr="00B86536">
            <w:rPr>
              <w:i/>
              <w:lang w:val="en-US"/>
            </w:rPr>
            <w:t>Government Information Quarterly</w:t>
          </w:r>
          <w:r w:rsidRPr="00B86536">
            <w:rPr>
              <w:lang w:val="en-US"/>
            </w:rPr>
            <w:t xml:space="preserve">, </w:t>
          </w:r>
          <w:r w:rsidRPr="00B86536">
            <w:rPr>
              <w:i/>
              <w:lang w:val="en-US"/>
            </w:rPr>
            <w:t>38</w:t>
          </w:r>
          <w:r w:rsidRPr="00B86536">
            <w:rPr>
              <w:lang w:val="en-US"/>
            </w:rPr>
            <w:t>(1), 101536. https://doi.org/10.1016/j.giq.2020.101536</w:t>
          </w:r>
        </w:p>
        <w:p w14:paraId="5754CD06" w14:textId="77777777" w:rsidR="00F9491C" w:rsidRPr="00B86536" w:rsidRDefault="00F9491C" w:rsidP="00F9491C">
          <w:pPr>
            <w:pStyle w:val="CitaviBibliographyEntry"/>
            <w:rPr>
              <w:lang w:val="en-US"/>
            </w:rPr>
          </w:pPr>
          <w:bookmarkStart w:id="383" w:name="_CTVL0014037977f408b4963ac8271915ec447ef"/>
          <w:r w:rsidRPr="00B86536">
            <w:rPr>
              <w:lang w:val="en-US"/>
            </w:rPr>
            <w:t>Nam, T. (2019). Technology usage, expected job sustainability, and perceived job insecurity.</w:t>
          </w:r>
          <w:bookmarkEnd w:id="383"/>
          <w:r w:rsidRPr="00B86536">
            <w:rPr>
              <w:lang w:val="en-US"/>
            </w:rPr>
            <w:t xml:space="preserve"> </w:t>
          </w:r>
          <w:r w:rsidRPr="00B86536">
            <w:rPr>
              <w:i/>
              <w:lang w:val="en-US"/>
            </w:rPr>
            <w:t>Technological Forecasting and Social Change</w:t>
          </w:r>
          <w:r w:rsidRPr="00B86536">
            <w:rPr>
              <w:lang w:val="en-US"/>
            </w:rPr>
            <w:t xml:space="preserve">, </w:t>
          </w:r>
          <w:r w:rsidRPr="00B86536">
            <w:rPr>
              <w:i/>
              <w:lang w:val="en-US"/>
            </w:rPr>
            <w:t>138</w:t>
          </w:r>
          <w:r w:rsidRPr="00B86536">
            <w:rPr>
              <w:lang w:val="en-US"/>
            </w:rPr>
            <w:t>, 155–165. https://doi.org/10.1016/j.techfore.2018.08.017</w:t>
          </w:r>
        </w:p>
        <w:p w14:paraId="3C3AFF0F" w14:textId="77777777" w:rsidR="00F9491C" w:rsidRPr="00B86536" w:rsidRDefault="00F9491C" w:rsidP="00F9491C">
          <w:pPr>
            <w:pStyle w:val="CitaviBibliographyEntry"/>
            <w:rPr>
              <w:lang w:val="en-US"/>
            </w:rPr>
          </w:pPr>
          <w:bookmarkStart w:id="384" w:name="_CTVL0019b663d7e9b0b44c6a5a48fc1e4189e7d"/>
          <w:r>
            <w:lastRenderedPageBreak/>
            <w:t xml:space="preserve">Nomura, T., </w:t>
          </w:r>
          <w:proofErr w:type="spellStart"/>
          <w:r>
            <w:t>Kanda</w:t>
          </w:r>
          <w:proofErr w:type="spellEnd"/>
          <w:r>
            <w:t xml:space="preserve">, T. &amp; Suzuki, T. (2006). </w:t>
          </w:r>
          <w:r w:rsidRPr="00B86536">
            <w:rPr>
              <w:lang w:val="en-US"/>
            </w:rPr>
            <w:t>Experimental investigation into influence of negative attitudes toward robots on human–robot interaction.</w:t>
          </w:r>
          <w:bookmarkEnd w:id="384"/>
          <w:r w:rsidRPr="00B86536">
            <w:rPr>
              <w:lang w:val="en-US"/>
            </w:rPr>
            <w:t xml:space="preserve"> </w:t>
          </w:r>
          <w:r w:rsidRPr="00B86536">
            <w:rPr>
              <w:i/>
              <w:lang w:val="en-US"/>
            </w:rPr>
            <w:t>AI &amp; SOCIETY</w:t>
          </w:r>
          <w:r w:rsidRPr="00B86536">
            <w:rPr>
              <w:lang w:val="en-US"/>
            </w:rPr>
            <w:t xml:space="preserve">, </w:t>
          </w:r>
          <w:r w:rsidRPr="00B86536">
            <w:rPr>
              <w:i/>
              <w:lang w:val="en-US"/>
            </w:rPr>
            <w:t>20</w:t>
          </w:r>
          <w:r w:rsidRPr="00B86536">
            <w:rPr>
              <w:lang w:val="en-US"/>
            </w:rPr>
            <w:t>(2), 138–150. https://doi.org/10.1007/s00146-005-0012-7</w:t>
          </w:r>
        </w:p>
        <w:p w14:paraId="3A4CD6C7" w14:textId="77777777" w:rsidR="00F9491C" w:rsidRPr="00B86536" w:rsidRDefault="00F9491C" w:rsidP="00F9491C">
          <w:pPr>
            <w:pStyle w:val="CitaviBibliographyEntry"/>
            <w:rPr>
              <w:lang w:val="en-US"/>
            </w:rPr>
          </w:pPr>
          <w:bookmarkStart w:id="385" w:name="_CTVL001aa046c67b188489593521747498a99b1"/>
          <w:proofErr w:type="spellStart"/>
          <w:r w:rsidRPr="00B86536">
            <w:rPr>
              <w:lang w:val="en-US"/>
            </w:rPr>
            <w:t>Ntoutsi</w:t>
          </w:r>
          <w:proofErr w:type="spellEnd"/>
          <w:r w:rsidRPr="00B86536">
            <w:rPr>
              <w:lang w:val="en-US"/>
            </w:rPr>
            <w:t xml:space="preserve">, E., Fafalios, P., Gadiraju, U., Iosifidis, V., </w:t>
          </w:r>
          <w:proofErr w:type="spellStart"/>
          <w:r w:rsidRPr="00B86536">
            <w:rPr>
              <w:lang w:val="en-US"/>
            </w:rPr>
            <w:t>Nejdl</w:t>
          </w:r>
          <w:proofErr w:type="spellEnd"/>
          <w:r w:rsidRPr="00B86536">
            <w:rPr>
              <w:lang w:val="en-US"/>
            </w:rPr>
            <w:t xml:space="preserve">, W., Vidal, M.‑E., Ruggieri, S., Turini, F., Papadopoulos, S., </w:t>
          </w:r>
          <w:proofErr w:type="spellStart"/>
          <w:r w:rsidRPr="00B86536">
            <w:rPr>
              <w:lang w:val="en-US"/>
            </w:rPr>
            <w:t>Krasanakis</w:t>
          </w:r>
          <w:proofErr w:type="spellEnd"/>
          <w:r w:rsidRPr="00B86536">
            <w:rPr>
              <w:lang w:val="en-US"/>
            </w:rPr>
            <w:t>, E., Kompatsiaris, I., Kinder‐</w:t>
          </w:r>
          <w:proofErr w:type="spellStart"/>
          <w:r w:rsidRPr="00B86536">
            <w:rPr>
              <w:lang w:val="en-US"/>
            </w:rPr>
            <w:t>Kurlanda</w:t>
          </w:r>
          <w:proofErr w:type="spellEnd"/>
          <w:r w:rsidRPr="00B86536">
            <w:rPr>
              <w:lang w:val="en-US"/>
            </w:rPr>
            <w:t xml:space="preserve">, K., Wagner, C., Karimi, F., Fernandez, M., Alani, H., Berendt, B., Kruegel, T., Heinze, C., . . . </w:t>
          </w:r>
          <w:r>
            <w:t xml:space="preserve">Staab, S. (2020). </w:t>
          </w:r>
          <w:r w:rsidRPr="00B86536">
            <w:rPr>
              <w:lang w:val="en-US"/>
            </w:rPr>
            <w:t>Bias in data‐driven artificial intelligence systems—An introductory survey.</w:t>
          </w:r>
          <w:bookmarkEnd w:id="385"/>
          <w:r w:rsidRPr="00B86536">
            <w:rPr>
              <w:lang w:val="en-US"/>
            </w:rPr>
            <w:t xml:space="preserve"> </w:t>
          </w:r>
          <w:r w:rsidRPr="00B86536">
            <w:rPr>
              <w:i/>
              <w:lang w:val="en-US"/>
            </w:rPr>
            <w:t>WIREs Data Mining and Knowledge Discovery</w:t>
          </w:r>
          <w:r w:rsidRPr="00B86536">
            <w:rPr>
              <w:lang w:val="en-US"/>
            </w:rPr>
            <w:t xml:space="preserve">, </w:t>
          </w:r>
          <w:r w:rsidRPr="00B86536">
            <w:rPr>
              <w:i/>
              <w:lang w:val="en-US"/>
            </w:rPr>
            <w:t>10</w:t>
          </w:r>
          <w:r w:rsidRPr="00B86536">
            <w:rPr>
              <w:lang w:val="en-US"/>
            </w:rPr>
            <w:t>(3), Artikel e1356. https://doi.org/10.1002/widm.1356</w:t>
          </w:r>
        </w:p>
        <w:p w14:paraId="6A955DD9" w14:textId="77777777" w:rsidR="00F9491C" w:rsidRPr="00B86536" w:rsidRDefault="00F9491C" w:rsidP="00F9491C">
          <w:pPr>
            <w:pStyle w:val="CitaviBibliographyEntry"/>
            <w:rPr>
              <w:lang w:val="en-US"/>
            </w:rPr>
          </w:pPr>
          <w:bookmarkStart w:id="386" w:name="_CTVL001a742d641c46949dd9fbc05c91c5ddadf"/>
          <w:r w:rsidRPr="00B86536">
            <w:rPr>
              <w:lang w:val="en-US"/>
            </w:rPr>
            <w:t>O’Shaughnessy, M. R., Schiff, D. S., Varshney, L. R., Rozell, C. J. &amp; Davenport, M. A. (2023). What governs attitudes toward artificial intelligence adoption and governance?</w:t>
          </w:r>
          <w:bookmarkEnd w:id="386"/>
          <w:r w:rsidRPr="00B86536">
            <w:rPr>
              <w:lang w:val="en-US"/>
            </w:rPr>
            <w:t xml:space="preserve"> </w:t>
          </w:r>
          <w:r w:rsidRPr="00B86536">
            <w:rPr>
              <w:i/>
              <w:lang w:val="en-US"/>
            </w:rPr>
            <w:t>Science and Public Policy</w:t>
          </w:r>
          <w:r w:rsidRPr="00B86536">
            <w:rPr>
              <w:lang w:val="en-US"/>
            </w:rPr>
            <w:t xml:space="preserve">, </w:t>
          </w:r>
          <w:r w:rsidRPr="00B86536">
            <w:rPr>
              <w:i/>
              <w:lang w:val="en-US"/>
            </w:rPr>
            <w:t>50</w:t>
          </w:r>
          <w:r w:rsidRPr="00B86536">
            <w:rPr>
              <w:lang w:val="en-US"/>
            </w:rPr>
            <w:t>(2), 161–176. https://doi.org/10.1093/scipol/scac056</w:t>
          </w:r>
        </w:p>
        <w:p w14:paraId="0F15CBC8" w14:textId="77777777" w:rsidR="00F9491C" w:rsidRPr="00B86536" w:rsidRDefault="00F9491C" w:rsidP="00F9491C">
          <w:pPr>
            <w:pStyle w:val="CitaviBibliographyEntry"/>
            <w:rPr>
              <w:lang w:val="en-US"/>
            </w:rPr>
          </w:pPr>
          <w:bookmarkStart w:id="387" w:name="_CTVL001e61695443aa4461a950873e0c303e389"/>
          <w:r w:rsidRPr="00B86536">
            <w:rPr>
              <w:lang w:val="en-US"/>
            </w:rPr>
            <w:t xml:space="preserve">Ooi, K.‑B., Tan, G. W.‑H., Al-Emran, M., Al-Sharafi, M. A., Capatina, A., Chakraborty, A., Dwivedi, Y. K., Huang, T.‑L., Kar, A. K., Lee, V.‑H., Loh, X.‑M., Micu, A., </w:t>
          </w:r>
          <w:proofErr w:type="spellStart"/>
          <w:r w:rsidRPr="00B86536">
            <w:rPr>
              <w:lang w:val="en-US"/>
            </w:rPr>
            <w:t>Mikalef</w:t>
          </w:r>
          <w:proofErr w:type="spellEnd"/>
          <w:r w:rsidRPr="00B86536">
            <w:rPr>
              <w:lang w:val="en-US"/>
            </w:rPr>
            <w:t xml:space="preserve">, P., </w:t>
          </w:r>
          <w:proofErr w:type="spellStart"/>
          <w:r w:rsidRPr="00B86536">
            <w:rPr>
              <w:lang w:val="en-US"/>
            </w:rPr>
            <w:t>Mogaji</w:t>
          </w:r>
          <w:proofErr w:type="spellEnd"/>
          <w:r w:rsidRPr="00B86536">
            <w:rPr>
              <w:lang w:val="en-US"/>
            </w:rPr>
            <w:t xml:space="preserve">, E., Pandey, N., Raman, R., Rana, N. P., Sarker, P., Sharma, A., . . . </w:t>
          </w:r>
          <w:r>
            <w:t xml:space="preserve">Wong, L.‑W. (2023). </w:t>
          </w:r>
          <w:r w:rsidRPr="00B86536">
            <w:rPr>
              <w:lang w:val="en-US"/>
            </w:rPr>
            <w:t>The Potential of Generative Artificial Intelligence Across Disciplines: Perspectives and Future Directions.</w:t>
          </w:r>
          <w:bookmarkEnd w:id="387"/>
          <w:r w:rsidRPr="00B86536">
            <w:rPr>
              <w:lang w:val="en-US"/>
            </w:rPr>
            <w:t xml:space="preserve"> </w:t>
          </w:r>
          <w:r w:rsidRPr="00B86536">
            <w:rPr>
              <w:i/>
              <w:lang w:val="en-US"/>
            </w:rPr>
            <w:t>Journal of Computer Information Systems</w:t>
          </w:r>
          <w:r w:rsidRPr="00B86536">
            <w:rPr>
              <w:lang w:val="en-US"/>
            </w:rPr>
            <w:t>, 1–32. https://doi.org/10.1080/08874417.2023.2261010</w:t>
          </w:r>
        </w:p>
        <w:p w14:paraId="67451F2E" w14:textId="77777777" w:rsidR="00F9491C" w:rsidRPr="00B86536" w:rsidRDefault="00F9491C" w:rsidP="00F9491C">
          <w:pPr>
            <w:pStyle w:val="CitaviBibliographyEntry"/>
            <w:rPr>
              <w:lang w:val="en-US"/>
            </w:rPr>
          </w:pPr>
          <w:bookmarkStart w:id="388" w:name="_CTVL001082b49ac7aae41319bcb51d4807ed832"/>
          <w:r w:rsidRPr="00B86536">
            <w:rPr>
              <w:lang w:val="en-US"/>
            </w:rPr>
            <w:t>Ostrom, T. M. (1969). The relationship between the affective, behavioral, and cognitive components of attitude.</w:t>
          </w:r>
          <w:bookmarkEnd w:id="388"/>
          <w:r w:rsidRPr="00B86536">
            <w:rPr>
              <w:lang w:val="en-US"/>
            </w:rPr>
            <w:t xml:space="preserve"> </w:t>
          </w:r>
          <w:r w:rsidRPr="00B86536">
            <w:rPr>
              <w:i/>
              <w:lang w:val="en-US"/>
            </w:rPr>
            <w:t>Journal of Experimental Social Psychology</w:t>
          </w:r>
          <w:r w:rsidRPr="00B86536">
            <w:rPr>
              <w:lang w:val="en-US"/>
            </w:rPr>
            <w:t xml:space="preserve">, </w:t>
          </w:r>
          <w:r w:rsidRPr="00B86536">
            <w:rPr>
              <w:i/>
              <w:lang w:val="en-US"/>
            </w:rPr>
            <w:t>5</w:t>
          </w:r>
          <w:r w:rsidRPr="00B86536">
            <w:rPr>
              <w:lang w:val="en-US"/>
            </w:rPr>
            <w:t>(1), 12–30. https://doi.org/10.1016/0022-1031(69)90003-1</w:t>
          </w:r>
        </w:p>
        <w:p w14:paraId="6D9ED01A" w14:textId="77777777" w:rsidR="00F9491C" w:rsidRPr="00B86536" w:rsidRDefault="00F9491C" w:rsidP="00F9491C">
          <w:pPr>
            <w:pStyle w:val="CitaviBibliographyEntry"/>
            <w:rPr>
              <w:lang w:val="en-US"/>
            </w:rPr>
          </w:pPr>
          <w:bookmarkStart w:id="389" w:name="_CTVL001be102aaa6e404590971f9ef36c8bf57b"/>
          <w:r w:rsidRPr="00B86536">
            <w:rPr>
              <w:lang w:val="en-US"/>
            </w:rPr>
            <w:t>Parasuraman, R. &amp; Riley, V. (1997). Humans and Automation: Use, Misuse, Disuse, Abuse.</w:t>
          </w:r>
          <w:bookmarkEnd w:id="389"/>
          <w:r w:rsidRPr="00B86536">
            <w:rPr>
              <w:lang w:val="en-US"/>
            </w:rPr>
            <w:t xml:space="preserve"> </w:t>
          </w:r>
          <w:r w:rsidRPr="00B86536">
            <w:rPr>
              <w:i/>
              <w:lang w:val="en-US"/>
            </w:rPr>
            <w:t>Human Factors: The Journal of the Human Factors and Ergonomics Society</w:t>
          </w:r>
          <w:r w:rsidRPr="00B86536">
            <w:rPr>
              <w:lang w:val="en-US"/>
            </w:rPr>
            <w:t xml:space="preserve">, </w:t>
          </w:r>
          <w:r w:rsidRPr="00B86536">
            <w:rPr>
              <w:i/>
              <w:lang w:val="en-US"/>
            </w:rPr>
            <w:t>39</w:t>
          </w:r>
          <w:r w:rsidRPr="00B86536">
            <w:rPr>
              <w:lang w:val="en-US"/>
            </w:rPr>
            <w:t>(2), 230–253. https://doi.org/10.1518/001872097778543886</w:t>
          </w:r>
        </w:p>
        <w:p w14:paraId="70735F3F" w14:textId="77777777" w:rsidR="00F9491C" w:rsidRPr="00B86536" w:rsidRDefault="00F9491C" w:rsidP="00F9491C">
          <w:pPr>
            <w:pStyle w:val="CitaviBibliographyEntry"/>
            <w:rPr>
              <w:lang w:val="en-US"/>
            </w:rPr>
          </w:pPr>
          <w:bookmarkStart w:id="390" w:name="_CTVL001adfc1d742f904bf69b6436ac4c3a39ad"/>
          <w:r w:rsidRPr="00B86536">
            <w:rPr>
              <w:lang w:val="en-US"/>
            </w:rPr>
            <w:t>Pavlik, J. V. (2023). Collaborating With ChatGPT: Considering the Implications of Generative Artificial Intelligence for Journalism and Media Education.</w:t>
          </w:r>
          <w:bookmarkEnd w:id="390"/>
          <w:r w:rsidRPr="00B86536">
            <w:rPr>
              <w:lang w:val="en-US"/>
            </w:rPr>
            <w:t xml:space="preserve"> </w:t>
          </w:r>
          <w:r w:rsidRPr="00B86536">
            <w:rPr>
              <w:i/>
              <w:lang w:val="en-US"/>
            </w:rPr>
            <w:t>Journalism &amp; Mass Communication Educator</w:t>
          </w:r>
          <w:r w:rsidRPr="00B86536">
            <w:rPr>
              <w:lang w:val="en-US"/>
            </w:rPr>
            <w:t xml:space="preserve">, </w:t>
          </w:r>
          <w:r w:rsidRPr="00B86536">
            <w:rPr>
              <w:i/>
              <w:lang w:val="en-US"/>
            </w:rPr>
            <w:t>78</w:t>
          </w:r>
          <w:r w:rsidRPr="00B86536">
            <w:rPr>
              <w:lang w:val="en-US"/>
            </w:rPr>
            <w:t>(1), 84–93. https://doi.org/10.1177/10776958221149577</w:t>
          </w:r>
        </w:p>
        <w:p w14:paraId="38A9B406" w14:textId="77777777" w:rsidR="00F9491C" w:rsidRPr="00B86536" w:rsidRDefault="00F9491C" w:rsidP="00F9491C">
          <w:pPr>
            <w:pStyle w:val="CitaviBibliographyEntry"/>
            <w:rPr>
              <w:lang w:val="en-US"/>
            </w:rPr>
          </w:pPr>
          <w:bookmarkStart w:id="391" w:name="_CTVL0016ae11ea438af47eab19e41070c449ed2"/>
          <w:r w:rsidRPr="00B86536">
            <w:rPr>
              <w:lang w:val="en-US"/>
            </w:rPr>
            <w:t xml:space="preserve">Pfeffer, J [Jeffrey]. (2020). The Role of the General Manager in the New Economy: Can We Save People from Technology Dysfunctions? In J. Canals &amp; F. </w:t>
          </w:r>
          <w:proofErr w:type="spellStart"/>
          <w:r w:rsidRPr="00B86536">
            <w:rPr>
              <w:lang w:val="en-US"/>
            </w:rPr>
            <w:t>Heukamp</w:t>
          </w:r>
          <w:proofErr w:type="spellEnd"/>
          <w:r w:rsidRPr="00B86536">
            <w:rPr>
              <w:lang w:val="en-US"/>
            </w:rPr>
            <w:t xml:space="preserve"> </w:t>
          </w:r>
          <w:r w:rsidRPr="00B86536">
            <w:rPr>
              <w:lang w:val="en-US"/>
            </w:rPr>
            <w:lastRenderedPageBreak/>
            <w:t>(Hrsg.),</w:t>
          </w:r>
          <w:bookmarkEnd w:id="391"/>
          <w:r w:rsidRPr="00B86536">
            <w:rPr>
              <w:lang w:val="en-US"/>
            </w:rPr>
            <w:t xml:space="preserve"> </w:t>
          </w:r>
          <w:r w:rsidRPr="00B86536">
            <w:rPr>
              <w:i/>
              <w:lang w:val="en-US"/>
            </w:rPr>
            <w:t xml:space="preserve">The Future of Management in an AI World </w:t>
          </w:r>
          <w:r w:rsidRPr="00B86536">
            <w:rPr>
              <w:lang w:val="en-US"/>
            </w:rPr>
            <w:t>(S. 67–92). Springer International Publishing. https://doi.org/10.1007/978-3-030-20680-2_4</w:t>
          </w:r>
        </w:p>
        <w:p w14:paraId="5C90285E" w14:textId="77777777" w:rsidR="00F9491C" w:rsidRPr="00B86536" w:rsidRDefault="00F9491C" w:rsidP="00F9491C">
          <w:pPr>
            <w:pStyle w:val="CitaviBibliographyEntry"/>
            <w:rPr>
              <w:lang w:val="en-US"/>
            </w:rPr>
          </w:pPr>
          <w:bookmarkStart w:id="392" w:name="_CTVL0014c125a333d544a60b81dc0cb587e330a"/>
          <w:r w:rsidRPr="00B86536">
            <w:rPr>
              <w:lang w:val="en-US"/>
            </w:rPr>
            <w:t xml:space="preserve">Pinaya, W. H. L., Graham, M. S., Kerfoot, E., </w:t>
          </w:r>
          <w:proofErr w:type="spellStart"/>
          <w:r w:rsidRPr="00B86536">
            <w:rPr>
              <w:lang w:val="en-US"/>
            </w:rPr>
            <w:t>Tudosiu</w:t>
          </w:r>
          <w:proofErr w:type="spellEnd"/>
          <w:r w:rsidRPr="00B86536">
            <w:rPr>
              <w:lang w:val="en-US"/>
            </w:rPr>
            <w:t xml:space="preserve">, P.‑D., </w:t>
          </w:r>
          <w:proofErr w:type="spellStart"/>
          <w:r w:rsidRPr="00B86536">
            <w:rPr>
              <w:lang w:val="en-US"/>
            </w:rPr>
            <w:t>Dafflon</w:t>
          </w:r>
          <w:proofErr w:type="spellEnd"/>
          <w:r w:rsidRPr="00B86536">
            <w:rPr>
              <w:lang w:val="en-US"/>
            </w:rPr>
            <w:t xml:space="preserve">, J., Fernandez, V., Sanchez, P., Wolleb, J., Da Costa, P. F., Patel, A., Chung, H., Zhao, C., Peng, W., Liu, Z., Mei, X., Lucena, O., Ye, J. C., </w:t>
          </w:r>
          <w:proofErr w:type="spellStart"/>
          <w:r w:rsidRPr="00B86536">
            <w:rPr>
              <w:lang w:val="en-US"/>
            </w:rPr>
            <w:t>Tsaftaris</w:t>
          </w:r>
          <w:proofErr w:type="spellEnd"/>
          <w:r w:rsidRPr="00B86536">
            <w:rPr>
              <w:lang w:val="en-US"/>
            </w:rPr>
            <w:t>, S. A., Dogra, P., . . . Cardoso, M. J. (2023, 27. Juli).</w:t>
          </w:r>
          <w:bookmarkEnd w:id="392"/>
          <w:r w:rsidRPr="00B86536">
            <w:rPr>
              <w:lang w:val="en-US"/>
            </w:rPr>
            <w:t xml:space="preserve"> </w:t>
          </w:r>
          <w:r w:rsidRPr="00B86536">
            <w:rPr>
              <w:i/>
              <w:lang w:val="en-US"/>
            </w:rPr>
            <w:t>Generative AI for Medical Imaging: extending the MONAI Framework</w:t>
          </w:r>
          <w:r w:rsidRPr="00B86536">
            <w:rPr>
              <w:lang w:val="en-US"/>
            </w:rPr>
            <w:t xml:space="preserve">. http://arxiv.org/pdf/2307.15208 </w:t>
          </w:r>
        </w:p>
        <w:p w14:paraId="67B5C771" w14:textId="77777777" w:rsidR="00F9491C" w:rsidRPr="00B86536" w:rsidRDefault="00F9491C" w:rsidP="00F9491C">
          <w:pPr>
            <w:pStyle w:val="CitaviBibliographyEntry"/>
            <w:rPr>
              <w:lang w:val="en-US"/>
            </w:rPr>
          </w:pPr>
          <w:bookmarkStart w:id="393" w:name="_CTVL001e3612db149644a3b943f1db587bf2d44"/>
          <w:r w:rsidRPr="00B86536">
            <w:rPr>
              <w:lang w:val="en-US"/>
            </w:rPr>
            <w:t>R Core Team. (2024).</w:t>
          </w:r>
          <w:bookmarkEnd w:id="393"/>
          <w:r w:rsidRPr="00B86536">
            <w:rPr>
              <w:lang w:val="en-US"/>
            </w:rPr>
            <w:t xml:space="preserve"> </w:t>
          </w:r>
          <w:r w:rsidRPr="00B86536">
            <w:rPr>
              <w:i/>
              <w:lang w:val="en-US"/>
            </w:rPr>
            <w:t>R: A language and environment for statistical computing</w:t>
          </w:r>
          <w:r w:rsidRPr="00B86536">
            <w:rPr>
              <w:lang w:val="en-US"/>
            </w:rPr>
            <w:t>. https://www.r-project.org/</w:t>
          </w:r>
        </w:p>
        <w:p w14:paraId="20AD617B" w14:textId="77777777" w:rsidR="00F9491C" w:rsidRPr="00B86536" w:rsidRDefault="00F9491C" w:rsidP="00F9491C">
          <w:pPr>
            <w:pStyle w:val="CitaviBibliographyEntry"/>
            <w:rPr>
              <w:lang w:val="en-US"/>
            </w:rPr>
          </w:pPr>
          <w:bookmarkStart w:id="394" w:name="_CTVL001899aafd87b1b4fb7976deab4c26b557c"/>
          <w:r w:rsidRPr="00B86536">
            <w:rPr>
              <w:lang w:val="en-US"/>
            </w:rPr>
            <w:t>Rai, A. (2020). Explainable AI: from black box to glass box.</w:t>
          </w:r>
          <w:bookmarkEnd w:id="394"/>
          <w:r w:rsidRPr="00B86536">
            <w:rPr>
              <w:lang w:val="en-US"/>
            </w:rPr>
            <w:t xml:space="preserve"> </w:t>
          </w:r>
          <w:r w:rsidRPr="00B86536">
            <w:rPr>
              <w:i/>
              <w:lang w:val="en-US"/>
            </w:rPr>
            <w:t>Journal of the Academy of Marketing Science</w:t>
          </w:r>
          <w:r w:rsidRPr="00B86536">
            <w:rPr>
              <w:lang w:val="en-US"/>
            </w:rPr>
            <w:t xml:space="preserve">, </w:t>
          </w:r>
          <w:r w:rsidRPr="00B86536">
            <w:rPr>
              <w:i/>
              <w:lang w:val="en-US"/>
            </w:rPr>
            <w:t>48</w:t>
          </w:r>
          <w:r w:rsidRPr="00B86536">
            <w:rPr>
              <w:lang w:val="en-US"/>
            </w:rPr>
            <w:t>(1), 137–141. https://doi.org/10.1007/s11747-019-00710-5</w:t>
          </w:r>
        </w:p>
        <w:p w14:paraId="62B9E81B" w14:textId="77777777" w:rsidR="00F9491C" w:rsidRPr="00B86536" w:rsidRDefault="00F9491C" w:rsidP="00F9491C">
          <w:pPr>
            <w:pStyle w:val="CitaviBibliographyEntry"/>
            <w:rPr>
              <w:lang w:val="en-US"/>
            </w:rPr>
          </w:pPr>
          <w:bookmarkStart w:id="395" w:name="_CTVL0016b8dc5b704a24843a0ae9645a8634e71"/>
          <w:r w:rsidRPr="00B86536">
            <w:rPr>
              <w:lang w:val="en-US"/>
            </w:rPr>
            <w:t xml:space="preserve">Recio-Román, A., Recio-Menéndez, M. &amp; Román-González, M. V. (2024). The Future of Retail. In E. Li &amp; T. K. </w:t>
          </w:r>
          <w:proofErr w:type="spellStart"/>
          <w:r w:rsidRPr="00B86536">
            <w:rPr>
              <w:lang w:val="en-US"/>
            </w:rPr>
            <w:t>Tarnanidis</w:t>
          </w:r>
          <w:proofErr w:type="spellEnd"/>
          <w:r w:rsidRPr="00B86536">
            <w:rPr>
              <w:lang w:val="en-US"/>
            </w:rPr>
            <w:t xml:space="preserve"> (Hrsg.),</w:t>
          </w:r>
          <w:bookmarkEnd w:id="395"/>
          <w:r w:rsidRPr="00B86536">
            <w:rPr>
              <w:lang w:val="en-US"/>
            </w:rPr>
            <w:t xml:space="preserve"> </w:t>
          </w:r>
          <w:r w:rsidRPr="00B86536">
            <w:rPr>
              <w:i/>
              <w:lang w:val="en-US"/>
            </w:rPr>
            <w:t xml:space="preserve">Advances in Marketing, Customer Relationship Management, and E-Services. Reshaping Marketing Science in Wholesaling and Retailing </w:t>
          </w:r>
          <w:r w:rsidRPr="00B86536">
            <w:rPr>
              <w:lang w:val="en-US"/>
            </w:rPr>
            <w:t>(S. 309–333). IGI Global. https://doi.org/10.4018/979-8-3693-6145-0.ch013</w:t>
          </w:r>
        </w:p>
        <w:p w14:paraId="5FFB7F96" w14:textId="77777777" w:rsidR="00F9491C" w:rsidRPr="00B86536" w:rsidRDefault="00F9491C" w:rsidP="00F9491C">
          <w:pPr>
            <w:pStyle w:val="CitaviBibliographyEntry"/>
            <w:rPr>
              <w:lang w:val="en-US"/>
            </w:rPr>
          </w:pPr>
          <w:bookmarkStart w:id="396" w:name="_CTVL0017ed87c801e364e77b4f268badd351296"/>
          <w:r w:rsidRPr="00B86536">
            <w:rPr>
              <w:lang w:val="en-US"/>
            </w:rPr>
            <w:t>Riedl, R. (2022). Is trust in artificial intelligence systems related to user personality? Review of empirical evidence and future research directions.</w:t>
          </w:r>
          <w:bookmarkEnd w:id="396"/>
          <w:r w:rsidRPr="00B86536">
            <w:rPr>
              <w:lang w:val="en-US"/>
            </w:rPr>
            <w:t xml:space="preserve"> </w:t>
          </w:r>
          <w:r w:rsidRPr="00B86536">
            <w:rPr>
              <w:i/>
              <w:lang w:val="en-US"/>
            </w:rPr>
            <w:t>Electronic Markets</w:t>
          </w:r>
          <w:r w:rsidRPr="00B86536">
            <w:rPr>
              <w:lang w:val="en-US"/>
            </w:rPr>
            <w:t xml:space="preserve">, </w:t>
          </w:r>
          <w:r w:rsidRPr="00B86536">
            <w:rPr>
              <w:i/>
              <w:lang w:val="en-US"/>
            </w:rPr>
            <w:t>32</w:t>
          </w:r>
          <w:r w:rsidRPr="00B86536">
            <w:rPr>
              <w:lang w:val="en-US"/>
            </w:rPr>
            <w:t>(4), 2021–2051. https://doi.org/10.1007/s12525-022-00594-4</w:t>
          </w:r>
        </w:p>
        <w:p w14:paraId="0FEE3D98" w14:textId="77777777" w:rsidR="00F9491C" w:rsidRPr="00B86536" w:rsidRDefault="00F9491C" w:rsidP="00F9491C">
          <w:pPr>
            <w:pStyle w:val="CitaviBibliographyEntry"/>
            <w:rPr>
              <w:lang w:val="en-US"/>
            </w:rPr>
          </w:pPr>
          <w:bookmarkStart w:id="397" w:name="_CTVL00110536a592a8c41488b382f4b9b552183"/>
          <w:r w:rsidRPr="00B86536">
            <w:rPr>
              <w:lang w:val="en-US"/>
            </w:rPr>
            <w:t>Sallam, M. (2023). ChatGPT Utility in Healthcare Education, Research, and Practice: Systematic Review on the Promising Perspectives and Valid Concerns.</w:t>
          </w:r>
          <w:bookmarkEnd w:id="397"/>
          <w:r w:rsidRPr="00B86536">
            <w:rPr>
              <w:lang w:val="en-US"/>
            </w:rPr>
            <w:t xml:space="preserve"> </w:t>
          </w:r>
          <w:r w:rsidRPr="00B86536">
            <w:rPr>
              <w:i/>
              <w:lang w:val="en-US"/>
            </w:rPr>
            <w:t>Healthcare (Basel, Switzerland)</w:t>
          </w:r>
          <w:r w:rsidRPr="00B86536">
            <w:rPr>
              <w:lang w:val="en-US"/>
            </w:rPr>
            <w:t xml:space="preserve">, </w:t>
          </w:r>
          <w:r w:rsidRPr="00B86536">
            <w:rPr>
              <w:i/>
              <w:lang w:val="en-US"/>
            </w:rPr>
            <w:t>11</w:t>
          </w:r>
          <w:r w:rsidRPr="00B86536">
            <w:rPr>
              <w:lang w:val="en-US"/>
            </w:rPr>
            <w:t>(6). https://doi.org/10.3390/healthcare11060887</w:t>
          </w:r>
        </w:p>
        <w:p w14:paraId="15D10CA3" w14:textId="77777777" w:rsidR="00F9491C" w:rsidRPr="00B86536" w:rsidRDefault="00F9491C" w:rsidP="00F9491C">
          <w:pPr>
            <w:pStyle w:val="CitaviBibliographyEntry"/>
            <w:rPr>
              <w:lang w:val="en-US"/>
            </w:rPr>
          </w:pPr>
          <w:bookmarkStart w:id="398" w:name="_CTVL0019c456171376c47b4b819b6580a318e8b"/>
          <w:r w:rsidRPr="00B86536">
            <w:rPr>
              <w:lang w:val="en-US"/>
            </w:rPr>
            <w:t>Schepman, A. &amp; Rodway, P. (2020). Initial validation of the general attitudes towards Artificial Intelligence Scale.</w:t>
          </w:r>
          <w:bookmarkEnd w:id="398"/>
          <w:r w:rsidRPr="00B86536">
            <w:rPr>
              <w:lang w:val="en-US"/>
            </w:rPr>
            <w:t xml:space="preserve"> </w:t>
          </w:r>
          <w:r w:rsidRPr="00B86536">
            <w:rPr>
              <w:i/>
              <w:lang w:val="en-US"/>
            </w:rPr>
            <w:t>Computers in human behavior reports</w:t>
          </w:r>
          <w:r w:rsidRPr="00B86536">
            <w:rPr>
              <w:lang w:val="en-US"/>
            </w:rPr>
            <w:t xml:space="preserve">, </w:t>
          </w:r>
          <w:r w:rsidRPr="00B86536">
            <w:rPr>
              <w:i/>
              <w:lang w:val="en-US"/>
            </w:rPr>
            <w:t>1</w:t>
          </w:r>
          <w:r w:rsidRPr="00B86536">
            <w:rPr>
              <w:lang w:val="en-US"/>
            </w:rPr>
            <w:t>, 100014. https://doi.org/10.1016/j.chbr.2020.100014</w:t>
          </w:r>
        </w:p>
        <w:p w14:paraId="792EE42A" w14:textId="77777777" w:rsidR="00F9491C" w:rsidRPr="00B86536" w:rsidRDefault="00F9491C" w:rsidP="00F9491C">
          <w:pPr>
            <w:pStyle w:val="CitaviBibliographyEntry"/>
            <w:rPr>
              <w:lang w:val="en-US"/>
            </w:rPr>
          </w:pPr>
          <w:bookmarkStart w:id="399" w:name="_CTVL0011bde85f58c1b4af1a7ecb0e93aa697a8"/>
          <w:r w:rsidRPr="00B86536">
            <w:rPr>
              <w:lang w:val="en-US"/>
            </w:rPr>
            <w:t>Schepman, A. &amp; Rodway, P. (2023). The General Attitudes towards Artificial Intelligence Scale (GAAIS): Confirmatory Validation and Associations with Personality, Corporate Distrust, and General Trust.</w:t>
          </w:r>
          <w:bookmarkEnd w:id="399"/>
          <w:r w:rsidRPr="00B86536">
            <w:rPr>
              <w:lang w:val="en-US"/>
            </w:rPr>
            <w:t xml:space="preserve"> </w:t>
          </w:r>
          <w:r w:rsidRPr="00B86536">
            <w:rPr>
              <w:i/>
              <w:lang w:val="en-US"/>
            </w:rPr>
            <w:t>International Journal of Human–Computer Interaction</w:t>
          </w:r>
          <w:r w:rsidRPr="00B86536">
            <w:rPr>
              <w:lang w:val="en-US"/>
            </w:rPr>
            <w:t xml:space="preserve">, </w:t>
          </w:r>
          <w:r w:rsidRPr="00B86536">
            <w:rPr>
              <w:i/>
              <w:lang w:val="en-US"/>
            </w:rPr>
            <w:t>39</w:t>
          </w:r>
          <w:r w:rsidRPr="00B86536">
            <w:rPr>
              <w:lang w:val="en-US"/>
            </w:rPr>
            <w:t>(13), 2724–2741. https://doi.org/10.1080/10447318.2022.2085400</w:t>
          </w:r>
        </w:p>
        <w:p w14:paraId="12199045" w14:textId="77777777" w:rsidR="00F9491C" w:rsidRPr="00B86536" w:rsidRDefault="00F9491C" w:rsidP="00F9491C">
          <w:pPr>
            <w:pStyle w:val="CitaviBibliographyEntry"/>
            <w:rPr>
              <w:lang w:val="en-US"/>
            </w:rPr>
          </w:pPr>
          <w:bookmarkStart w:id="400" w:name="_CTVL0011dec7f68dd7c48d4be562fac00602080"/>
          <w:r w:rsidRPr="00B86536">
            <w:rPr>
              <w:lang w:val="en-US"/>
            </w:rPr>
            <w:lastRenderedPageBreak/>
            <w:t>Shamim, S., Yang, Y., Ul Zia, N., Khan, Z. &amp; Shariq, S. M. (2023). Mechanisms of cognitive trust development in artificial intelligence among front line employees: An empirical examination from a developing economy.</w:t>
          </w:r>
          <w:bookmarkEnd w:id="400"/>
          <w:r w:rsidRPr="00B86536">
            <w:rPr>
              <w:lang w:val="en-US"/>
            </w:rPr>
            <w:t xml:space="preserve"> </w:t>
          </w:r>
          <w:r w:rsidRPr="00B86536">
            <w:rPr>
              <w:i/>
              <w:lang w:val="en-US"/>
            </w:rPr>
            <w:t>Journal of Business Research</w:t>
          </w:r>
          <w:r w:rsidRPr="00B86536">
            <w:rPr>
              <w:lang w:val="en-US"/>
            </w:rPr>
            <w:t xml:space="preserve">, </w:t>
          </w:r>
          <w:r w:rsidRPr="00B86536">
            <w:rPr>
              <w:i/>
              <w:lang w:val="en-US"/>
            </w:rPr>
            <w:t>167</w:t>
          </w:r>
          <w:r w:rsidRPr="00B86536">
            <w:rPr>
              <w:lang w:val="en-US"/>
            </w:rPr>
            <w:t>, 114168. https://doi.org/10.1016/j.jbusres.2023.114168</w:t>
          </w:r>
        </w:p>
        <w:p w14:paraId="09EC0F9E" w14:textId="77777777" w:rsidR="00F9491C" w:rsidRDefault="00F9491C" w:rsidP="00F9491C">
          <w:pPr>
            <w:pStyle w:val="CitaviBibliographyEntry"/>
          </w:pPr>
          <w:bookmarkStart w:id="401" w:name="_CTVL001ec7da22e01444df9a5bb81143c882c96"/>
          <w:r w:rsidRPr="00B86536">
            <w:rPr>
              <w:lang w:val="en-US"/>
            </w:rPr>
            <w:t xml:space="preserve">Sindermann, C., Sha, P., Zhou, M., Wernicke, J., Schmitt, H. S., Li, M., </w:t>
          </w:r>
          <w:proofErr w:type="spellStart"/>
          <w:r w:rsidRPr="00B86536">
            <w:rPr>
              <w:lang w:val="en-US"/>
            </w:rPr>
            <w:t>Sariyska</w:t>
          </w:r>
          <w:proofErr w:type="spellEnd"/>
          <w:r w:rsidRPr="00B86536">
            <w:rPr>
              <w:lang w:val="en-US"/>
            </w:rPr>
            <w:t>, R., Stavrou, M., Becker, B. &amp; Montag, C. (2021). Assessing the Attitude Towards Artificial Intelligence: Introduction of a Short Measure in German, Chinese, and English Language.</w:t>
          </w:r>
          <w:bookmarkEnd w:id="401"/>
          <w:r w:rsidRPr="00B86536">
            <w:rPr>
              <w:lang w:val="en-US"/>
            </w:rPr>
            <w:t xml:space="preserve"> </w:t>
          </w:r>
          <w:r w:rsidRPr="00F9491C">
            <w:rPr>
              <w:i/>
            </w:rPr>
            <w:t>KI - Künstliche Intelligenz</w:t>
          </w:r>
          <w:r w:rsidRPr="00F9491C">
            <w:t xml:space="preserve">, </w:t>
          </w:r>
          <w:r w:rsidRPr="00F9491C">
            <w:rPr>
              <w:i/>
            </w:rPr>
            <w:t>35</w:t>
          </w:r>
          <w:r w:rsidRPr="00F9491C">
            <w:t>(1), 109–118. https://doi.org/10.1007/s13218-020-00689-0</w:t>
          </w:r>
        </w:p>
        <w:p w14:paraId="67A620B7" w14:textId="77777777" w:rsidR="00F9491C" w:rsidRPr="00B86536" w:rsidRDefault="00F9491C" w:rsidP="00F9491C">
          <w:pPr>
            <w:pStyle w:val="CitaviBibliographyEntry"/>
            <w:rPr>
              <w:lang w:val="en-US"/>
            </w:rPr>
          </w:pPr>
          <w:bookmarkStart w:id="402" w:name="_CTVL001ea73ead1c3a840e095a88b88d8a02254"/>
          <w:r>
            <w:t xml:space="preserve">Sindermann, C., Yang, H., </w:t>
          </w:r>
          <w:proofErr w:type="spellStart"/>
          <w:r>
            <w:t>Elhai</w:t>
          </w:r>
          <w:proofErr w:type="spellEnd"/>
          <w:r>
            <w:t xml:space="preserve">, J. D., Yang, S., Quan, L., Li, M. &amp; Montag, C. (2022). </w:t>
          </w:r>
          <w:r w:rsidRPr="00B86536">
            <w:rPr>
              <w:lang w:val="en-US"/>
            </w:rPr>
            <w:t>Acceptance and Fear of Artificial Intelligence: associations with personality in a German and a Chinese sample.</w:t>
          </w:r>
          <w:bookmarkEnd w:id="402"/>
          <w:r w:rsidRPr="00B86536">
            <w:rPr>
              <w:lang w:val="en-US"/>
            </w:rPr>
            <w:t xml:space="preserve"> </w:t>
          </w:r>
          <w:r w:rsidRPr="00B86536">
            <w:rPr>
              <w:i/>
              <w:lang w:val="en-US"/>
            </w:rPr>
            <w:t>Discover Psychology</w:t>
          </w:r>
          <w:r w:rsidRPr="00B86536">
            <w:rPr>
              <w:lang w:val="en-US"/>
            </w:rPr>
            <w:t xml:space="preserve">, </w:t>
          </w:r>
          <w:r w:rsidRPr="00B86536">
            <w:rPr>
              <w:i/>
              <w:lang w:val="en-US"/>
            </w:rPr>
            <w:t>2</w:t>
          </w:r>
          <w:r w:rsidRPr="00B86536">
            <w:rPr>
              <w:lang w:val="en-US"/>
            </w:rPr>
            <w:t>(1). https://doi.org/10.1007/s44202-022-00020-y</w:t>
          </w:r>
        </w:p>
        <w:p w14:paraId="786E5BBD" w14:textId="77777777" w:rsidR="00F9491C" w:rsidRPr="00B86536" w:rsidRDefault="00F9491C" w:rsidP="00F9491C">
          <w:pPr>
            <w:pStyle w:val="CitaviBibliographyEntry"/>
            <w:rPr>
              <w:lang w:val="en-US"/>
            </w:rPr>
          </w:pPr>
          <w:bookmarkStart w:id="403" w:name="_CTVL001fe9ac27fff814fca88455fc74f5f8862"/>
          <w:r w:rsidRPr="00B86536">
            <w:rPr>
              <w:lang w:val="en-US"/>
            </w:rPr>
            <w:t>Stein, J.‑P., Liebold, B. &amp; Ohler, P. (2019). Stay back, clever thing! Linking situational control and human uniqueness concerns to the aversion against autonomous technology.</w:t>
          </w:r>
          <w:bookmarkEnd w:id="403"/>
          <w:r w:rsidRPr="00B86536">
            <w:rPr>
              <w:lang w:val="en-US"/>
            </w:rPr>
            <w:t xml:space="preserve"> </w:t>
          </w:r>
          <w:r w:rsidRPr="00B86536">
            <w:rPr>
              <w:i/>
              <w:lang w:val="en-US"/>
            </w:rPr>
            <w:t>Computers in Human Behavior</w:t>
          </w:r>
          <w:r w:rsidRPr="00B86536">
            <w:rPr>
              <w:lang w:val="en-US"/>
            </w:rPr>
            <w:t xml:space="preserve">, </w:t>
          </w:r>
          <w:r w:rsidRPr="00B86536">
            <w:rPr>
              <w:i/>
              <w:lang w:val="en-US"/>
            </w:rPr>
            <w:t>95</w:t>
          </w:r>
          <w:r w:rsidRPr="00B86536">
            <w:rPr>
              <w:lang w:val="en-US"/>
            </w:rPr>
            <w:t>, 73–82. https://doi.org/10.1016/j.chb.2019.01.021</w:t>
          </w:r>
        </w:p>
        <w:p w14:paraId="3DC2D8D9" w14:textId="77777777" w:rsidR="00F9491C" w:rsidRPr="00B86536" w:rsidRDefault="00F9491C" w:rsidP="00F9491C">
          <w:pPr>
            <w:pStyle w:val="CitaviBibliographyEntry"/>
            <w:rPr>
              <w:lang w:val="en-US"/>
            </w:rPr>
          </w:pPr>
          <w:bookmarkStart w:id="404" w:name="_CTVL00168404174f37941b5b92091890466f41e"/>
          <w:r w:rsidRPr="00B86536">
            <w:rPr>
              <w:lang w:val="en-US"/>
            </w:rPr>
            <w:t xml:space="preserve">Stein, J.‑P., Messingschlager, T., </w:t>
          </w:r>
          <w:proofErr w:type="spellStart"/>
          <w:r w:rsidRPr="00B86536">
            <w:rPr>
              <w:lang w:val="en-US"/>
            </w:rPr>
            <w:t>Gnambs</w:t>
          </w:r>
          <w:proofErr w:type="spellEnd"/>
          <w:r w:rsidRPr="00B86536">
            <w:rPr>
              <w:lang w:val="en-US"/>
            </w:rPr>
            <w:t>, T., Hutmacher, F. &amp; Appel, M. (2024). Attitudes towards AI: measurement and associations with personality.</w:t>
          </w:r>
          <w:bookmarkEnd w:id="404"/>
          <w:r w:rsidRPr="00B86536">
            <w:rPr>
              <w:lang w:val="en-US"/>
            </w:rPr>
            <w:t xml:space="preserve"> </w:t>
          </w:r>
          <w:r w:rsidRPr="00B86536">
            <w:rPr>
              <w:i/>
              <w:lang w:val="en-US"/>
            </w:rPr>
            <w:t>Scientific Reports</w:t>
          </w:r>
          <w:r w:rsidRPr="00B86536">
            <w:rPr>
              <w:lang w:val="en-US"/>
            </w:rPr>
            <w:t xml:space="preserve">, </w:t>
          </w:r>
          <w:r w:rsidRPr="00B86536">
            <w:rPr>
              <w:i/>
              <w:lang w:val="en-US"/>
            </w:rPr>
            <w:t>14</w:t>
          </w:r>
          <w:r w:rsidRPr="00B86536">
            <w:rPr>
              <w:lang w:val="en-US"/>
            </w:rPr>
            <w:t>(1), 2909. https://doi.org/10.1038/s41598-024-53335-2</w:t>
          </w:r>
        </w:p>
        <w:p w14:paraId="04F3A74E" w14:textId="77777777" w:rsidR="00F9491C" w:rsidRPr="00B86536" w:rsidRDefault="00F9491C" w:rsidP="00F9491C">
          <w:pPr>
            <w:pStyle w:val="CitaviBibliographyEntry"/>
            <w:rPr>
              <w:lang w:val="en-US"/>
            </w:rPr>
          </w:pPr>
          <w:bookmarkStart w:id="405" w:name="_CTVL00128d97c885bb6450ba51adc6711f9d664"/>
          <w:r w:rsidRPr="00B86536">
            <w:rPr>
              <w:lang w:val="en-US"/>
            </w:rPr>
            <w:t xml:space="preserve">Strzelecki, A. &amp; </w:t>
          </w:r>
          <w:proofErr w:type="spellStart"/>
          <w:r w:rsidRPr="00B86536">
            <w:rPr>
              <w:lang w:val="en-US"/>
            </w:rPr>
            <w:t>ElArabawy</w:t>
          </w:r>
          <w:proofErr w:type="spellEnd"/>
          <w:r w:rsidRPr="00B86536">
            <w:rPr>
              <w:lang w:val="en-US"/>
            </w:rPr>
            <w:t>, S. (2024). Investigation of the moderation effect of gender and study level on the acceptance and use of generative AI by higher education students: Comparative evidence from Poland and Egypt.</w:t>
          </w:r>
          <w:bookmarkEnd w:id="405"/>
          <w:r w:rsidRPr="00B86536">
            <w:rPr>
              <w:lang w:val="en-US"/>
            </w:rPr>
            <w:t xml:space="preserve"> </w:t>
          </w:r>
          <w:r w:rsidRPr="00B86536">
            <w:rPr>
              <w:i/>
              <w:lang w:val="en-US"/>
            </w:rPr>
            <w:t>British Journal of Educational Technology</w:t>
          </w:r>
          <w:r w:rsidRPr="00B86536">
            <w:rPr>
              <w:lang w:val="en-US"/>
            </w:rPr>
            <w:t xml:space="preserve">, </w:t>
          </w:r>
          <w:r w:rsidRPr="00B86536">
            <w:rPr>
              <w:i/>
              <w:lang w:val="en-US"/>
            </w:rPr>
            <w:t>55</w:t>
          </w:r>
          <w:r w:rsidRPr="00B86536">
            <w:rPr>
              <w:lang w:val="en-US"/>
            </w:rPr>
            <w:t>(3), 1209–1230. https://doi.org/10.1111/bjet.13425</w:t>
          </w:r>
        </w:p>
        <w:p w14:paraId="4F0EC154" w14:textId="77777777" w:rsidR="00F9491C" w:rsidRPr="00B86536" w:rsidRDefault="00F9491C" w:rsidP="00F9491C">
          <w:pPr>
            <w:pStyle w:val="CitaviBibliographyEntry"/>
            <w:rPr>
              <w:lang w:val="en-US"/>
            </w:rPr>
          </w:pPr>
          <w:bookmarkStart w:id="406" w:name="_CTVL001696f09a707a14af297e421f685a28701"/>
          <w:r w:rsidRPr="00B86536">
            <w:rPr>
              <w:lang w:val="en-US"/>
            </w:rPr>
            <w:t>Suen, H.‑Y. &amp; Hung, K.‑E. (2023). Building trust in automatic video interviews using various AI interfaces: Tangibility, immediacy, and transparency.</w:t>
          </w:r>
          <w:bookmarkEnd w:id="406"/>
          <w:r w:rsidRPr="00B86536">
            <w:rPr>
              <w:lang w:val="en-US"/>
            </w:rPr>
            <w:t xml:space="preserve"> </w:t>
          </w:r>
          <w:r w:rsidRPr="00B86536">
            <w:rPr>
              <w:i/>
              <w:lang w:val="en-US"/>
            </w:rPr>
            <w:t>Computers in Human Behavior</w:t>
          </w:r>
          <w:r w:rsidRPr="00B86536">
            <w:rPr>
              <w:lang w:val="en-US"/>
            </w:rPr>
            <w:t xml:space="preserve">, </w:t>
          </w:r>
          <w:r w:rsidRPr="00B86536">
            <w:rPr>
              <w:i/>
              <w:lang w:val="en-US"/>
            </w:rPr>
            <w:t>143</w:t>
          </w:r>
          <w:r w:rsidRPr="00B86536">
            <w:rPr>
              <w:lang w:val="en-US"/>
            </w:rPr>
            <w:t>, 107713. https://doi.org/10.1016/j.chb.2023.107713</w:t>
          </w:r>
        </w:p>
        <w:p w14:paraId="1A38F603" w14:textId="77777777" w:rsidR="00F9491C" w:rsidRPr="00B86536" w:rsidRDefault="00F9491C" w:rsidP="00F9491C">
          <w:pPr>
            <w:pStyle w:val="CitaviBibliographyEntry"/>
            <w:rPr>
              <w:lang w:val="en-US"/>
            </w:rPr>
          </w:pPr>
          <w:bookmarkStart w:id="407" w:name="_CTVL001e939ec19f96e4be58e6d8fe0c4198633"/>
          <w:r w:rsidRPr="00B86536">
            <w:rPr>
              <w:lang w:val="en-US"/>
            </w:rPr>
            <w:t xml:space="preserve">Sun, J., Liao, Q. V., Muller, M., Agarwal, M., Houde, S., </w:t>
          </w:r>
          <w:proofErr w:type="spellStart"/>
          <w:r w:rsidRPr="00B86536">
            <w:rPr>
              <w:lang w:val="en-US"/>
            </w:rPr>
            <w:t>Talamadupula</w:t>
          </w:r>
          <w:proofErr w:type="spellEnd"/>
          <w:r w:rsidRPr="00B86536">
            <w:rPr>
              <w:lang w:val="en-US"/>
            </w:rPr>
            <w:t>, K. &amp; Weisz, J. D. (2022). Investigating Explainability of Generative AI for Code through Scenario-based Design. In</w:t>
          </w:r>
          <w:bookmarkEnd w:id="407"/>
          <w:r w:rsidRPr="00B86536">
            <w:rPr>
              <w:lang w:val="en-US"/>
            </w:rPr>
            <w:t xml:space="preserve"> </w:t>
          </w:r>
          <w:r w:rsidRPr="00B86536">
            <w:rPr>
              <w:i/>
              <w:lang w:val="en-US"/>
            </w:rPr>
            <w:t xml:space="preserve">27th International Conference on Intelligent User Interfaces </w:t>
          </w:r>
          <w:r w:rsidRPr="00B86536">
            <w:rPr>
              <w:lang w:val="en-US"/>
            </w:rPr>
            <w:t>(S. 212–228). ACM. https://doi.org/10.1145/3490099.3511119</w:t>
          </w:r>
        </w:p>
        <w:p w14:paraId="36FB9349" w14:textId="77777777" w:rsidR="00F9491C" w:rsidRPr="00B86536" w:rsidRDefault="00F9491C" w:rsidP="00F9491C">
          <w:pPr>
            <w:pStyle w:val="CitaviBibliographyEntry"/>
            <w:rPr>
              <w:lang w:val="en-US"/>
            </w:rPr>
          </w:pPr>
          <w:bookmarkStart w:id="408" w:name="_CTVL001f8da9198c8ed4e49bd7c40028a305d51"/>
          <w:r>
            <w:lastRenderedPageBreak/>
            <w:t xml:space="preserve">Teubner, T., Flath, C. M., Weinhardt, C., van der Aalst, W. &amp; Hinz, O. (2023). </w:t>
          </w:r>
          <w:r w:rsidRPr="00B86536">
            <w:rPr>
              <w:lang w:val="en-US"/>
            </w:rPr>
            <w:t>Welcome to the Era of ChatGPT et al.</w:t>
          </w:r>
          <w:bookmarkEnd w:id="408"/>
          <w:r w:rsidRPr="00B86536">
            <w:rPr>
              <w:lang w:val="en-US"/>
            </w:rPr>
            <w:t xml:space="preserve"> </w:t>
          </w:r>
          <w:r w:rsidRPr="00B86536">
            <w:rPr>
              <w:i/>
              <w:lang w:val="en-US"/>
            </w:rPr>
            <w:t>Business &amp; Information Systems Engineering</w:t>
          </w:r>
          <w:r w:rsidRPr="00B86536">
            <w:rPr>
              <w:lang w:val="en-US"/>
            </w:rPr>
            <w:t xml:space="preserve">, </w:t>
          </w:r>
          <w:r w:rsidRPr="00B86536">
            <w:rPr>
              <w:i/>
              <w:lang w:val="en-US"/>
            </w:rPr>
            <w:t>65</w:t>
          </w:r>
          <w:r w:rsidRPr="00B86536">
            <w:rPr>
              <w:lang w:val="en-US"/>
            </w:rPr>
            <w:t>(2), 95–101. https://doi.org/10.1007/s12599-023-00795-x</w:t>
          </w:r>
        </w:p>
        <w:p w14:paraId="5579B730" w14:textId="77777777" w:rsidR="00F9491C" w:rsidRPr="00B86536" w:rsidRDefault="00F9491C" w:rsidP="00F9491C">
          <w:pPr>
            <w:pStyle w:val="CitaviBibliographyEntry"/>
            <w:rPr>
              <w:lang w:val="en-US"/>
            </w:rPr>
          </w:pPr>
          <w:bookmarkStart w:id="409" w:name="_CTVL001754b77e62ac3406ab5ada44d17a139ea"/>
          <w:proofErr w:type="spellStart"/>
          <w:r w:rsidRPr="00B86536">
            <w:rPr>
              <w:lang w:val="en-US"/>
            </w:rPr>
            <w:t>Tivian</w:t>
          </w:r>
          <w:proofErr w:type="spellEnd"/>
          <w:r w:rsidRPr="00B86536">
            <w:rPr>
              <w:lang w:val="en-US"/>
            </w:rPr>
            <w:t>. (2024).</w:t>
          </w:r>
          <w:bookmarkEnd w:id="409"/>
          <w:r w:rsidRPr="00B86536">
            <w:rPr>
              <w:lang w:val="en-US"/>
            </w:rPr>
            <w:t xml:space="preserve"> </w:t>
          </w:r>
          <w:r w:rsidRPr="00B86536">
            <w:rPr>
              <w:i/>
              <w:lang w:val="en-US"/>
            </w:rPr>
            <w:t>Unipark</w:t>
          </w:r>
          <w:r w:rsidRPr="00B86536">
            <w:rPr>
              <w:lang w:val="en-US"/>
            </w:rPr>
            <w:t>. https://ww2.unipark.de/www/main.php</w:t>
          </w:r>
        </w:p>
        <w:p w14:paraId="55508E25" w14:textId="77777777" w:rsidR="00F9491C" w:rsidRPr="00B86536" w:rsidRDefault="00F9491C" w:rsidP="00F9491C">
          <w:pPr>
            <w:pStyle w:val="CitaviBibliographyEntry"/>
            <w:rPr>
              <w:lang w:val="en-US"/>
            </w:rPr>
          </w:pPr>
          <w:bookmarkStart w:id="410" w:name="_CTVL00151c948a8a41942b1893016f40c5079fe"/>
          <w:proofErr w:type="spellStart"/>
          <w:r w:rsidRPr="00B86536">
            <w:rPr>
              <w:lang w:val="en-US"/>
            </w:rPr>
            <w:t>Toreini</w:t>
          </w:r>
          <w:proofErr w:type="spellEnd"/>
          <w:r w:rsidRPr="00B86536">
            <w:rPr>
              <w:lang w:val="en-US"/>
            </w:rPr>
            <w:t xml:space="preserve">, E., Aitken, M., </w:t>
          </w:r>
          <w:proofErr w:type="spellStart"/>
          <w:r w:rsidRPr="00B86536">
            <w:rPr>
              <w:lang w:val="en-US"/>
            </w:rPr>
            <w:t>Coopamootoo</w:t>
          </w:r>
          <w:proofErr w:type="spellEnd"/>
          <w:r w:rsidRPr="00B86536">
            <w:rPr>
              <w:lang w:val="en-US"/>
            </w:rPr>
            <w:t xml:space="preserve">, K., Elliott, K., Zelaya, C. G. &amp; van </w:t>
          </w:r>
          <w:proofErr w:type="spellStart"/>
          <w:r w:rsidRPr="00B86536">
            <w:rPr>
              <w:lang w:val="en-US"/>
            </w:rPr>
            <w:t>Moorsel</w:t>
          </w:r>
          <w:proofErr w:type="spellEnd"/>
          <w:r w:rsidRPr="00B86536">
            <w:rPr>
              <w:lang w:val="en-US"/>
            </w:rPr>
            <w:t>, A. (2020). The relationship between trust in AI and trustworthy machine learning technologies. In M. Hildebrandt, C. Castillo, E. Celis, S. Ruggieri, L. Taylor &amp; G. Zanfir-Fortuna (Hrsg.),</w:t>
          </w:r>
          <w:bookmarkEnd w:id="410"/>
          <w:r w:rsidRPr="00B86536">
            <w:rPr>
              <w:lang w:val="en-US"/>
            </w:rPr>
            <w:t xml:space="preserve"> </w:t>
          </w:r>
          <w:r w:rsidRPr="00B86536">
            <w:rPr>
              <w:i/>
              <w:lang w:val="en-US"/>
            </w:rPr>
            <w:t xml:space="preserve">Proceedings of the 2020 Conference on Fairness, Accountability, and Transparency </w:t>
          </w:r>
          <w:r w:rsidRPr="00B86536">
            <w:rPr>
              <w:lang w:val="en-US"/>
            </w:rPr>
            <w:t>(S. 272–283). ACM. https://doi.org/10.1145/3351095.3372834</w:t>
          </w:r>
        </w:p>
        <w:p w14:paraId="17814663" w14:textId="77777777" w:rsidR="00F9491C" w:rsidRPr="00B86536" w:rsidRDefault="00F9491C" w:rsidP="00F9491C">
          <w:pPr>
            <w:pStyle w:val="CitaviBibliographyEntry"/>
            <w:rPr>
              <w:lang w:val="en-US"/>
            </w:rPr>
          </w:pPr>
          <w:bookmarkStart w:id="411" w:name="_CTVL001214e62c7855947999c452d8dfad808f3"/>
          <w:r w:rsidRPr="00B86536">
            <w:rPr>
              <w:lang w:val="en-US"/>
            </w:rPr>
            <w:t>Venkatesh, Morris &amp; Davis (2003). User Acceptance of Information Technology: Toward a Unified View.</w:t>
          </w:r>
          <w:bookmarkEnd w:id="411"/>
          <w:r w:rsidRPr="00B86536">
            <w:rPr>
              <w:lang w:val="en-US"/>
            </w:rPr>
            <w:t xml:space="preserve"> </w:t>
          </w:r>
          <w:r w:rsidRPr="00B86536">
            <w:rPr>
              <w:i/>
              <w:lang w:val="en-US"/>
            </w:rPr>
            <w:t>MIS Quarterly</w:t>
          </w:r>
          <w:r w:rsidRPr="00B86536">
            <w:rPr>
              <w:lang w:val="en-US"/>
            </w:rPr>
            <w:t xml:space="preserve">, </w:t>
          </w:r>
          <w:r w:rsidRPr="00B86536">
            <w:rPr>
              <w:i/>
              <w:lang w:val="en-US"/>
            </w:rPr>
            <w:t>27</w:t>
          </w:r>
          <w:r w:rsidRPr="00B86536">
            <w:rPr>
              <w:lang w:val="en-US"/>
            </w:rPr>
            <w:t>(3), 425. https://doi.org/10.2307/30036540</w:t>
          </w:r>
        </w:p>
        <w:p w14:paraId="77871257" w14:textId="77777777" w:rsidR="00F9491C" w:rsidRPr="00B86536" w:rsidRDefault="00F9491C" w:rsidP="00F9491C">
          <w:pPr>
            <w:pStyle w:val="CitaviBibliographyEntry"/>
            <w:rPr>
              <w:lang w:val="en-US"/>
            </w:rPr>
          </w:pPr>
          <w:bookmarkStart w:id="412" w:name="_CTVL001405fcebab1254c22b9d5a6c4b369d993"/>
          <w:r w:rsidRPr="00B86536">
            <w:rPr>
              <w:lang w:val="en-US"/>
            </w:rPr>
            <w:t>Venkatesh, Thong &amp; Xu (2012). Consumer Acceptance and Use of Information Technology: Extending the Unified Theory of Acceptance and Use of Technology.</w:t>
          </w:r>
          <w:bookmarkEnd w:id="412"/>
          <w:r w:rsidRPr="00B86536">
            <w:rPr>
              <w:lang w:val="en-US"/>
            </w:rPr>
            <w:t xml:space="preserve"> </w:t>
          </w:r>
          <w:r w:rsidRPr="00B86536">
            <w:rPr>
              <w:i/>
              <w:lang w:val="en-US"/>
            </w:rPr>
            <w:t>MIS Quarterly</w:t>
          </w:r>
          <w:r w:rsidRPr="00B86536">
            <w:rPr>
              <w:lang w:val="en-US"/>
            </w:rPr>
            <w:t xml:space="preserve">, </w:t>
          </w:r>
          <w:r w:rsidRPr="00B86536">
            <w:rPr>
              <w:i/>
              <w:lang w:val="en-US"/>
            </w:rPr>
            <w:t>36</w:t>
          </w:r>
          <w:r w:rsidRPr="00B86536">
            <w:rPr>
              <w:lang w:val="en-US"/>
            </w:rPr>
            <w:t>(1), 157. https://doi.org/10.2307/41410412</w:t>
          </w:r>
        </w:p>
        <w:p w14:paraId="42C8887E" w14:textId="77777777" w:rsidR="00F9491C" w:rsidRPr="00B86536" w:rsidRDefault="00F9491C" w:rsidP="00F9491C">
          <w:pPr>
            <w:pStyle w:val="CitaviBibliographyEntry"/>
            <w:rPr>
              <w:lang w:val="en-US"/>
            </w:rPr>
          </w:pPr>
          <w:bookmarkStart w:id="413" w:name="_CTVL001748d50b2cf844938b941afbee7c5fc6d"/>
          <w:r w:rsidRPr="00B86536">
            <w:rPr>
              <w:lang w:val="en-US"/>
            </w:rPr>
            <w:t>Venkatesh, V. (2022). Adoption and use of AI tools: a research agenda grounded in UTAUT.</w:t>
          </w:r>
          <w:bookmarkEnd w:id="413"/>
          <w:r w:rsidRPr="00B86536">
            <w:rPr>
              <w:lang w:val="en-US"/>
            </w:rPr>
            <w:t xml:space="preserve"> </w:t>
          </w:r>
          <w:r w:rsidRPr="00B86536">
            <w:rPr>
              <w:i/>
              <w:lang w:val="en-US"/>
            </w:rPr>
            <w:t>Annals of Operations Research</w:t>
          </w:r>
          <w:r w:rsidRPr="00B86536">
            <w:rPr>
              <w:lang w:val="en-US"/>
            </w:rPr>
            <w:t xml:space="preserve">, </w:t>
          </w:r>
          <w:r w:rsidRPr="00B86536">
            <w:rPr>
              <w:i/>
              <w:lang w:val="en-US"/>
            </w:rPr>
            <w:t>308</w:t>
          </w:r>
          <w:r w:rsidRPr="00B86536">
            <w:rPr>
              <w:lang w:val="en-US"/>
            </w:rPr>
            <w:t>(1-2), 641–652. https://doi.org/10.1007/s10479-020-03918-9</w:t>
          </w:r>
        </w:p>
        <w:p w14:paraId="29BA91A6" w14:textId="77777777" w:rsidR="00F9491C" w:rsidRPr="00B86536" w:rsidRDefault="00F9491C" w:rsidP="00F9491C">
          <w:pPr>
            <w:pStyle w:val="CitaviBibliographyEntry"/>
            <w:rPr>
              <w:lang w:val="en-US"/>
            </w:rPr>
          </w:pPr>
          <w:bookmarkStart w:id="414" w:name="_CTVL001332cb438fb724ac3b3e83e6f0b8a76af"/>
          <w:r w:rsidRPr="00B86536">
            <w:rPr>
              <w:lang w:val="en-US"/>
            </w:rPr>
            <w:t xml:space="preserve">Wach, K., Duong, C. D., </w:t>
          </w:r>
          <w:proofErr w:type="spellStart"/>
          <w:r w:rsidRPr="00B86536">
            <w:rPr>
              <w:lang w:val="en-US"/>
            </w:rPr>
            <w:t>Ejdys</w:t>
          </w:r>
          <w:proofErr w:type="spellEnd"/>
          <w:r w:rsidRPr="00B86536">
            <w:rPr>
              <w:lang w:val="en-US"/>
            </w:rPr>
            <w:t xml:space="preserve">, J., </w:t>
          </w:r>
          <w:proofErr w:type="spellStart"/>
          <w:r w:rsidRPr="00B86536">
            <w:rPr>
              <w:lang w:val="en-US"/>
            </w:rPr>
            <w:t>Kazlauskaitė</w:t>
          </w:r>
          <w:proofErr w:type="spellEnd"/>
          <w:r w:rsidRPr="00B86536">
            <w:rPr>
              <w:lang w:val="en-US"/>
            </w:rPr>
            <w:t xml:space="preserve">, R., </w:t>
          </w:r>
          <w:proofErr w:type="spellStart"/>
          <w:r w:rsidRPr="00B86536">
            <w:rPr>
              <w:lang w:val="en-US"/>
            </w:rPr>
            <w:t>Korzynski</w:t>
          </w:r>
          <w:proofErr w:type="spellEnd"/>
          <w:r w:rsidRPr="00B86536">
            <w:rPr>
              <w:lang w:val="en-US"/>
            </w:rPr>
            <w:t xml:space="preserve">, P., Mazurek, G., </w:t>
          </w:r>
          <w:proofErr w:type="spellStart"/>
          <w:r w:rsidRPr="00B86536">
            <w:rPr>
              <w:lang w:val="en-US"/>
            </w:rPr>
            <w:t>Paliszkiewicz</w:t>
          </w:r>
          <w:proofErr w:type="spellEnd"/>
          <w:r w:rsidRPr="00B86536">
            <w:rPr>
              <w:lang w:val="en-US"/>
            </w:rPr>
            <w:t>, J. &amp; Ziemba, E. (2023). The dark side of generative artificial intelligence: A critical analysis of controversies and risks of ChatGPT.</w:t>
          </w:r>
          <w:bookmarkEnd w:id="414"/>
          <w:r w:rsidRPr="00B86536">
            <w:rPr>
              <w:lang w:val="en-US"/>
            </w:rPr>
            <w:t xml:space="preserve"> </w:t>
          </w:r>
          <w:r w:rsidRPr="00B86536">
            <w:rPr>
              <w:i/>
              <w:lang w:val="en-US"/>
            </w:rPr>
            <w:t>Entrepreneurial Business and Economics Review</w:t>
          </w:r>
          <w:r w:rsidRPr="00B86536">
            <w:rPr>
              <w:lang w:val="en-US"/>
            </w:rPr>
            <w:t xml:space="preserve">, </w:t>
          </w:r>
          <w:r w:rsidRPr="00B86536">
            <w:rPr>
              <w:i/>
              <w:lang w:val="en-US"/>
            </w:rPr>
            <w:t>11</w:t>
          </w:r>
          <w:r w:rsidRPr="00B86536">
            <w:rPr>
              <w:lang w:val="en-US"/>
            </w:rPr>
            <w:t>(2), 7–30. https://doi.org/10.15678/EBER.2023.110201</w:t>
          </w:r>
        </w:p>
        <w:p w14:paraId="54E6DCAF" w14:textId="77777777" w:rsidR="00F9491C" w:rsidRPr="00B86536" w:rsidRDefault="00F9491C" w:rsidP="00F9491C">
          <w:pPr>
            <w:pStyle w:val="CitaviBibliographyEntry"/>
            <w:rPr>
              <w:lang w:val="en-US"/>
            </w:rPr>
          </w:pPr>
          <w:bookmarkStart w:id="415" w:name="_CTVL00150b68daa9e4f4f61be64cf66cfea2cef"/>
          <w:r w:rsidRPr="00B86536">
            <w:rPr>
              <w:lang w:val="en-US"/>
            </w:rPr>
            <w:t>Wang, Y.‑Y. &amp; Wang, Y.‑S. (2022). Development and validation of an artificial intelligence anxiety scale: an initial application in predicting motivated learning behavior.</w:t>
          </w:r>
          <w:bookmarkEnd w:id="415"/>
          <w:r w:rsidRPr="00B86536">
            <w:rPr>
              <w:lang w:val="en-US"/>
            </w:rPr>
            <w:t xml:space="preserve"> </w:t>
          </w:r>
          <w:r w:rsidRPr="00B86536">
            <w:rPr>
              <w:i/>
              <w:lang w:val="en-US"/>
            </w:rPr>
            <w:t>Interactive Learning Environments</w:t>
          </w:r>
          <w:r w:rsidRPr="00B86536">
            <w:rPr>
              <w:lang w:val="en-US"/>
            </w:rPr>
            <w:t xml:space="preserve">, </w:t>
          </w:r>
          <w:r w:rsidRPr="00B86536">
            <w:rPr>
              <w:i/>
              <w:lang w:val="en-US"/>
            </w:rPr>
            <w:t>30</w:t>
          </w:r>
          <w:r w:rsidRPr="00B86536">
            <w:rPr>
              <w:lang w:val="en-US"/>
            </w:rPr>
            <w:t>(4), 619–634. https://doi.org/10.1080/10494820.2019.1674887</w:t>
          </w:r>
        </w:p>
        <w:p w14:paraId="5B8589A2" w14:textId="77777777" w:rsidR="00F9491C" w:rsidRPr="00B86536" w:rsidRDefault="00F9491C" w:rsidP="00F9491C">
          <w:pPr>
            <w:pStyle w:val="CitaviBibliographyEntry"/>
            <w:rPr>
              <w:lang w:val="en-US"/>
            </w:rPr>
          </w:pPr>
          <w:bookmarkStart w:id="416" w:name="_CTVL001f9ccd145d8254c45887a19c6a8a040eb"/>
          <w:r w:rsidRPr="00B86536">
            <w:rPr>
              <w:lang w:val="en-US"/>
            </w:rPr>
            <w:t xml:space="preserve">Wesche, J. S., Hennig, F., </w:t>
          </w:r>
          <w:proofErr w:type="spellStart"/>
          <w:r w:rsidRPr="00B86536">
            <w:rPr>
              <w:lang w:val="en-US"/>
            </w:rPr>
            <w:t>Kollhed</w:t>
          </w:r>
          <w:proofErr w:type="spellEnd"/>
          <w:r w:rsidRPr="00B86536">
            <w:rPr>
              <w:lang w:val="en-US"/>
            </w:rPr>
            <w:t>, C. S., Quade, J., Kluge, S. &amp; Sonderegger, A. (2022). People’s reactions to decisions by human vs. algorithmic decision-makers: the role of explanations and type of selection tests.</w:t>
          </w:r>
          <w:bookmarkEnd w:id="416"/>
          <w:r w:rsidRPr="00B86536">
            <w:rPr>
              <w:lang w:val="en-US"/>
            </w:rPr>
            <w:t xml:space="preserve"> </w:t>
          </w:r>
          <w:r w:rsidRPr="00B86536">
            <w:rPr>
              <w:i/>
              <w:lang w:val="en-US"/>
            </w:rPr>
            <w:t>European Journal of Work and Organizational Psychology</w:t>
          </w:r>
          <w:r w:rsidRPr="00B86536">
            <w:rPr>
              <w:lang w:val="en-US"/>
            </w:rPr>
            <w:t xml:space="preserve">, </w:t>
          </w:r>
          <w:r w:rsidRPr="00B86536">
            <w:rPr>
              <w:i/>
              <w:lang w:val="en-US"/>
            </w:rPr>
            <w:t>33</w:t>
          </w:r>
          <w:r w:rsidRPr="00B86536">
            <w:rPr>
              <w:lang w:val="en-US"/>
            </w:rPr>
            <w:t>(2), 146–157. https://doi.org/10.1080/1359432X.2022.2132940</w:t>
          </w:r>
        </w:p>
        <w:p w14:paraId="37598558" w14:textId="77777777" w:rsidR="00F9491C" w:rsidRPr="00B86536" w:rsidRDefault="00F9491C" w:rsidP="00F9491C">
          <w:pPr>
            <w:pStyle w:val="CitaviBibliographyEntry"/>
            <w:rPr>
              <w:lang w:val="en-US"/>
            </w:rPr>
          </w:pPr>
          <w:bookmarkStart w:id="417" w:name="_CTVL001281e0ef59a8b4ce0b6ce2728f1e6e71d"/>
          <w:r w:rsidRPr="00B86536">
            <w:rPr>
              <w:lang w:val="en-US"/>
            </w:rPr>
            <w:lastRenderedPageBreak/>
            <w:t>Wharton School of the University of Pennsylvania. (2024, 14. April).</w:t>
          </w:r>
          <w:bookmarkEnd w:id="417"/>
          <w:r w:rsidRPr="00B86536">
            <w:rPr>
              <w:lang w:val="en-US"/>
            </w:rPr>
            <w:t xml:space="preserve"> </w:t>
          </w:r>
          <w:r w:rsidRPr="00B86536">
            <w:rPr>
              <w:i/>
              <w:lang w:val="en-US"/>
            </w:rPr>
            <w:t>As Predicted</w:t>
          </w:r>
          <w:r w:rsidRPr="00B86536">
            <w:rPr>
              <w:lang w:val="en-US"/>
            </w:rPr>
            <w:t>. https://aspredicted.org/</w:t>
          </w:r>
        </w:p>
        <w:p w14:paraId="67ED9579" w14:textId="77777777" w:rsidR="00F9491C" w:rsidRPr="00B86536" w:rsidRDefault="00F9491C" w:rsidP="00F9491C">
          <w:pPr>
            <w:pStyle w:val="CitaviBibliographyEntry"/>
            <w:rPr>
              <w:lang w:val="en-US"/>
            </w:rPr>
          </w:pPr>
          <w:bookmarkStart w:id="418" w:name="_CTVL0018e4003fe402f41a093a6548af3f17dc1"/>
          <w:r w:rsidRPr="00B86536">
            <w:rPr>
              <w:lang w:val="en-US"/>
            </w:rPr>
            <w:t>Wilcox, R. (2018). Robust ANCOVA, Curvature, and the Curse of Dimensionality.</w:t>
          </w:r>
          <w:bookmarkEnd w:id="418"/>
          <w:r w:rsidRPr="00B86536">
            <w:rPr>
              <w:lang w:val="en-US"/>
            </w:rPr>
            <w:t xml:space="preserve"> </w:t>
          </w:r>
          <w:r w:rsidRPr="00B86536">
            <w:rPr>
              <w:i/>
              <w:lang w:val="en-US"/>
            </w:rPr>
            <w:t>Journal of Modern Applied Statistical Methods</w:t>
          </w:r>
          <w:r w:rsidRPr="00B86536">
            <w:rPr>
              <w:lang w:val="en-US"/>
            </w:rPr>
            <w:t xml:space="preserve">, </w:t>
          </w:r>
          <w:r w:rsidRPr="00B86536">
            <w:rPr>
              <w:i/>
              <w:lang w:val="en-US"/>
            </w:rPr>
            <w:t>17</w:t>
          </w:r>
          <w:r w:rsidRPr="00B86536">
            <w:rPr>
              <w:lang w:val="en-US"/>
            </w:rPr>
            <w:t xml:space="preserve">(2), Artikel </w:t>
          </w:r>
          <w:proofErr w:type="gramStart"/>
          <w:r w:rsidRPr="00B86536">
            <w:rPr>
              <w:lang w:val="en-US"/>
            </w:rPr>
            <w:t>jmasm.eP</w:t>
          </w:r>
          <w:proofErr w:type="gramEnd"/>
          <w:r w:rsidRPr="00B86536">
            <w:rPr>
              <w:lang w:val="en-US"/>
            </w:rPr>
            <w:t>2682. https://doi.org/10.22237/jmasm/1551906370</w:t>
          </w:r>
        </w:p>
        <w:p w14:paraId="61AA200D" w14:textId="77777777" w:rsidR="00F9491C" w:rsidRPr="00B86536" w:rsidRDefault="00F9491C" w:rsidP="00F9491C">
          <w:pPr>
            <w:pStyle w:val="CitaviBibliographyEntry"/>
            <w:rPr>
              <w:lang w:val="en-US"/>
            </w:rPr>
          </w:pPr>
          <w:bookmarkStart w:id="419" w:name="_CTVL0018590029083d1488795616dd27327a8a2"/>
          <w:r w:rsidRPr="00B86536">
            <w:rPr>
              <w:lang w:val="en-US"/>
            </w:rPr>
            <w:t>Wilcox, R. R. (2022).</w:t>
          </w:r>
          <w:bookmarkEnd w:id="419"/>
          <w:r w:rsidRPr="00B86536">
            <w:rPr>
              <w:lang w:val="en-US"/>
            </w:rPr>
            <w:t xml:space="preserve"> </w:t>
          </w:r>
          <w:r w:rsidRPr="00B86536">
            <w:rPr>
              <w:i/>
              <w:lang w:val="en-US"/>
            </w:rPr>
            <w:t>Introduction to robust estimation and hypothesis testing</w:t>
          </w:r>
          <w:r w:rsidRPr="00B86536">
            <w:rPr>
              <w:lang w:val="en-US"/>
            </w:rPr>
            <w:t xml:space="preserve"> (Fifth edition). Academic Press an imprint of Elsevier. https://zbmath.org/?q=an%3A1470.62006 </w:t>
          </w:r>
        </w:p>
        <w:p w14:paraId="281AE53D" w14:textId="77777777" w:rsidR="00F9491C" w:rsidRPr="00B86536" w:rsidRDefault="00F9491C" w:rsidP="00F9491C">
          <w:pPr>
            <w:pStyle w:val="CitaviBibliographyEntry"/>
            <w:rPr>
              <w:lang w:val="en-US"/>
            </w:rPr>
          </w:pPr>
          <w:bookmarkStart w:id="420" w:name="_CTVL001569755dcfba74928b595f1939b29d540"/>
          <w:r w:rsidRPr="00B86536">
            <w:rPr>
              <w:lang w:val="en-US"/>
            </w:rPr>
            <w:t>Xia, Y. &amp; Chen, Y. (2024). Driving Factors of Generative AI Adoption in New Product Development Teams from a UTAUT Perspective.</w:t>
          </w:r>
          <w:bookmarkEnd w:id="420"/>
          <w:r w:rsidRPr="00B86536">
            <w:rPr>
              <w:lang w:val="en-US"/>
            </w:rPr>
            <w:t xml:space="preserve"> </w:t>
          </w:r>
          <w:r w:rsidRPr="00B86536">
            <w:rPr>
              <w:i/>
              <w:lang w:val="en-US"/>
            </w:rPr>
            <w:t>International Journal of Human–Computer Interaction</w:t>
          </w:r>
          <w:r w:rsidRPr="00B86536">
            <w:rPr>
              <w:lang w:val="en-US"/>
            </w:rPr>
            <w:t>, 1–22. https://doi.org/10.1080/10447318.2024.2375686</w:t>
          </w:r>
        </w:p>
        <w:p w14:paraId="58C31734" w14:textId="18595350" w:rsidR="00BF02A7" w:rsidRPr="00772A1D" w:rsidRDefault="00F9491C" w:rsidP="00F9491C">
          <w:pPr>
            <w:pStyle w:val="CitaviBibliographyEntry"/>
          </w:pPr>
          <w:bookmarkStart w:id="421" w:name="_CTVL00197b1f8b308bb4d9cafbe92a29ccca838"/>
          <w:r w:rsidRPr="00C1647D">
            <w:t xml:space="preserve">Zheng, Y., Wang, Y., Liu, K. S.‑X. &amp; Jiang, M. Y.‑C. (2024). </w:t>
          </w:r>
          <w:r w:rsidRPr="00B86536">
            <w:rPr>
              <w:lang w:val="en-US"/>
            </w:rPr>
            <w:t>Examining the moderating effect of motivation on technology acceptance of generative AI for English as a foreign language learning.</w:t>
          </w:r>
          <w:bookmarkEnd w:id="421"/>
          <w:r w:rsidRPr="00B86536">
            <w:rPr>
              <w:lang w:val="en-US"/>
            </w:rPr>
            <w:t xml:space="preserve"> </w:t>
          </w:r>
          <w:r w:rsidRPr="00F9491C">
            <w:rPr>
              <w:i/>
            </w:rPr>
            <w:t xml:space="preserve">Education and Information Technologies. </w:t>
          </w:r>
          <w:r w:rsidRPr="00F9491C">
            <w:t>Vorab-Onlinepublikation. https://doi.org/10.1007/s10639-024-12763-3</w:t>
          </w:r>
          <w:r w:rsidR="00BF02A7" w:rsidRPr="0078560A">
            <w:fldChar w:fldCharType="end"/>
          </w:r>
        </w:p>
      </w:sdtContent>
    </w:sdt>
    <w:p w14:paraId="4F5E171B" w14:textId="77777777" w:rsidR="00BF02A7" w:rsidRPr="00772A1D" w:rsidRDefault="00BF02A7" w:rsidP="00751CB6">
      <w:pPr>
        <w:ind w:firstLine="0"/>
      </w:pPr>
    </w:p>
    <w:p w14:paraId="2C426CD6" w14:textId="77777777" w:rsidR="00751CB6" w:rsidRPr="00772A1D" w:rsidRDefault="00751CB6" w:rsidP="00751CB6">
      <w:pPr>
        <w:ind w:firstLine="0"/>
      </w:pPr>
    </w:p>
    <w:p w14:paraId="250B342C" w14:textId="77777777" w:rsidR="00E765FA" w:rsidRPr="00772A1D" w:rsidRDefault="00E765FA">
      <w:pPr>
        <w:ind w:firstLine="0"/>
        <w:contextualSpacing w:val="0"/>
      </w:pPr>
      <w:r w:rsidRPr="00772A1D">
        <w:br w:type="page"/>
      </w:r>
    </w:p>
    <w:p w14:paraId="3D298F7D" w14:textId="77777777" w:rsidR="00104228" w:rsidRDefault="00E765FA" w:rsidP="00E765FA">
      <w:pPr>
        <w:pStyle w:val="berschrift1"/>
      </w:pPr>
      <w:bookmarkStart w:id="422" w:name="_Ref191215312"/>
      <w:bookmarkStart w:id="423" w:name="_Toc191314536"/>
      <w:r w:rsidRPr="00772A1D">
        <w:lastRenderedPageBreak/>
        <w:t>Anhang</w:t>
      </w:r>
      <w:bookmarkEnd w:id="422"/>
      <w:bookmarkEnd w:id="423"/>
    </w:p>
    <w:p w14:paraId="7DBF80D5" w14:textId="79CC5D08" w:rsidR="0087107E" w:rsidRPr="00772A1D" w:rsidRDefault="00024E38" w:rsidP="00104228">
      <w:pPr>
        <w:pStyle w:val="berschrift2"/>
      </w:pPr>
      <w:bookmarkStart w:id="424" w:name="_Ref191296756"/>
      <w:bookmarkStart w:id="425" w:name="_Toc191314537"/>
      <w:r>
        <w:t xml:space="preserve">Items des </w:t>
      </w:r>
      <w:r w:rsidR="00431BBD" w:rsidRPr="00772A1D">
        <w:t>ATTARI-12</w:t>
      </w:r>
      <w:bookmarkEnd w:id="424"/>
      <w:bookmarkEnd w:id="425"/>
    </w:p>
    <w:p w14:paraId="226F8896" w14:textId="6A3E36FF" w:rsidR="00856CC1" w:rsidRDefault="00E43BEA" w:rsidP="00F84107">
      <w:r w:rsidRPr="00772A1D">
        <w:t xml:space="preserve">ATTARI-12 </w:t>
      </w:r>
      <w:r w:rsidR="00F87BD8" w:rsidRPr="00772A1D">
        <w:t>auf</w:t>
      </w:r>
      <w:r w:rsidRPr="00772A1D">
        <w:t xml:space="preserve"> Deutsch </w:t>
      </w:r>
      <w:sdt>
        <w:sdtPr>
          <w:alias w:val="To edit, see citavi.com/edit"/>
          <w:tag w:val="CitaviPlaceholder#931748aa-9f65-4450-bf6b-d28152770523"/>
          <w:id w:val="-370542337"/>
          <w:placeholder>
            <w:docPart w:val="53EF2EA2FCB94B638A091879F79E3288"/>
          </w:placeholder>
        </w:sdtPr>
        <w:sdtEndPr/>
        <w:sdtContent>
          <w:r w:rsidR="007A3DD2" w:rsidRPr="00772A1D">
            <w:fldChar w:fldCharType="begin"/>
          </w:r>
          <w:r w:rsidR="00AE7C1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OGM2YWVkLTIwMzEtNGVhYS1hNDZlLTQyOTc5MzgxYjQ4NCIsIlJhbmdlTGVuZ3RoIjoyMCwiUmVmZXJlbmNlSWQiOiI2ODQwNDE3NC1mMzc5LTQxYjUtYjkyMC05MTg5MDQ2NmY0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zOC9zNDE1OTgtMDI0LTUzMzM1LTIiLCJVcmlTdHJpbmciOiJodHRwczovL2RvaS5vcmcvMTAuMTAzOC9zNDE1OTgtMDI0LTUzMzM1L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hamF0IEJyw7xuZSIsIkNyZWF0ZWRPbiI6IjIwMjQtMDMtMzBUMDk6MDg6MzkiLCJNb2RpZmllZEJ5IjoiX05hamF0IEJyw7xuZSIsIklkIjoiZmY3MDBhMjgtZGI2ZS00ZTc2LWFjZGEtM2Q0OTViNDcxZjdkIiwiTW9kaWZpZWRPbiI6IjIwMjQtMDMtMzBUMDk6MDg6Mzk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ODMxNjg5OCIsIlVyaVN0cmluZyI6Imh0dHA6Ly93d3cubmNiaS5ubG0ubmloLmdvdi9wdWJtZWQvMzgzMTY4O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hamF0IEJyw7xuZSIsIkNyZWF0ZWRPbiI6IjIwMjQtMDMtMzBUMDk6MDg6NDMiLCJNb2RpZmllZEJ5IjoiX05hamF0IEJyw7xuZSIsIklkIjoiMGU2NzI4MjAtMDIwMi00NzY0LTk5NzUtNmMxOWQ0NjQ1YmM1IiwiTW9kaWZpZWRPbiI6IjIwMjQtMDMtMzBUMDk6MDg6NDM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uYXR1cmUuY29tL2FydGljbGVzL3M0MTU5OC0wMjQtNTMzMzUtMiIsIlVyaVN0cmluZyI6Imh0dHBzOi8vd3d3Lm5hdHVyZS5jb20vYXJ0aWNsZXMvczQxNTk4LTAyNC01MzMzNS0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YWphdCBCcsO8bmUiLCJDcmVhdGVkT24iOiIyMDI0LTAzLTMwVDA5OjA4OjM5IiwiTW9kaWZpZWRCeSI6Il9OYWphdCBCcsO8bmUiLCJJZCI6IjY2ZDIzMjAxLWEyNTItNDYwYy04ZDkzLTdjZmE0MjM0NGE4NiIsIk1vZGlmaWVkT24iOiIyMDI0LTAzLTMwVDA5OjA4OjM5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UE1DMTA4NDQyMDIiLCJVcmlTdHJpbmciOiJodHRwczovL3d3dy5uY2JpLm5sbS5uaWguZ292L3BtYy9hcnRpY2xlcy9QTUMxMDg0NDIw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}</w:instrText>
          </w:r>
          <w:r w:rsidR="007A3DD2" w:rsidRPr="00772A1D">
            <w:fldChar w:fldCharType="separate"/>
          </w:r>
          <w:r w:rsidR="00DC3234">
            <w:t>(Stein et al., 2024)</w:t>
          </w:r>
          <w:r w:rsidR="007A3DD2" w:rsidRPr="00772A1D">
            <w:fldChar w:fldCharType="end"/>
          </w:r>
        </w:sdtContent>
      </w:sdt>
    </w:p>
    <w:tbl>
      <w:tblPr>
        <w:tblW w:w="5000" w:type="pct"/>
        <w:tblCellSpacing w:w="14" w:type="dxa"/>
        <w:tblLayout w:type="fixed"/>
        <w:tblCellMar>
          <w:top w:w="57" w:type="dxa"/>
          <w:left w:w="70" w:type="dxa"/>
          <w:bottom w:w="57" w:type="dxa"/>
          <w:right w:w="70" w:type="dxa"/>
        </w:tblCellMar>
        <w:tblLook w:val="04A0" w:firstRow="1" w:lastRow="0" w:firstColumn="1" w:lastColumn="0" w:noHBand="0" w:noVBand="1"/>
      </w:tblPr>
      <w:tblGrid>
        <w:gridCol w:w="599"/>
        <w:gridCol w:w="5327"/>
        <w:gridCol w:w="1282"/>
        <w:gridCol w:w="1295"/>
      </w:tblGrid>
      <w:tr w:rsidR="003D5A92" w:rsidRPr="00580106" w14:paraId="586C81D1" w14:textId="77777777" w:rsidTr="003D5A92">
        <w:trPr>
          <w:trHeight w:val="300"/>
          <w:tblCellSpacing w:w="14" w:type="dxa"/>
        </w:trPr>
        <w:tc>
          <w:tcPr>
            <w:tcW w:w="333" w:type="pct"/>
            <w:tcBorders>
              <w:top w:val="single" w:sz="4" w:space="0" w:color="auto"/>
              <w:left w:val="nil"/>
              <w:bottom w:val="single" w:sz="4" w:space="0" w:color="000000"/>
              <w:right w:val="nil"/>
            </w:tcBorders>
            <w:shd w:val="clear" w:color="auto" w:fill="auto"/>
            <w:noWrap/>
            <w:hideMark/>
          </w:tcPr>
          <w:p w14:paraId="2101EC50"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Nr.</w:t>
            </w:r>
          </w:p>
        </w:tc>
        <w:tc>
          <w:tcPr>
            <w:tcW w:w="3168" w:type="pct"/>
            <w:tcBorders>
              <w:top w:val="single" w:sz="4" w:space="0" w:color="auto"/>
              <w:left w:val="nil"/>
              <w:bottom w:val="single" w:sz="4" w:space="0" w:color="000000"/>
              <w:right w:val="nil"/>
            </w:tcBorders>
            <w:shd w:val="clear" w:color="auto" w:fill="auto"/>
            <w:noWrap/>
            <w:hideMark/>
          </w:tcPr>
          <w:p w14:paraId="61D3753A"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Formulierung</w:t>
            </w:r>
          </w:p>
        </w:tc>
        <w:tc>
          <w:tcPr>
            <w:tcW w:w="750" w:type="pct"/>
            <w:tcBorders>
              <w:top w:val="single" w:sz="4" w:space="0" w:color="auto"/>
              <w:left w:val="nil"/>
              <w:bottom w:val="single" w:sz="4" w:space="0" w:color="000000"/>
              <w:right w:val="nil"/>
            </w:tcBorders>
            <w:shd w:val="clear" w:color="auto" w:fill="auto"/>
            <w:noWrap/>
            <w:hideMark/>
          </w:tcPr>
          <w:p w14:paraId="08452CCE"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Facette</w:t>
            </w:r>
          </w:p>
        </w:tc>
        <w:tc>
          <w:tcPr>
            <w:tcW w:w="749" w:type="pct"/>
            <w:tcBorders>
              <w:top w:val="single" w:sz="4" w:space="0" w:color="auto"/>
              <w:left w:val="nil"/>
              <w:bottom w:val="single" w:sz="4" w:space="0" w:color="000000"/>
              <w:right w:val="nil"/>
            </w:tcBorders>
            <w:shd w:val="clear" w:color="auto" w:fill="auto"/>
            <w:noWrap/>
            <w:hideMark/>
          </w:tcPr>
          <w:p w14:paraId="60D4A28A"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Valenz</w:t>
            </w:r>
          </w:p>
        </w:tc>
      </w:tr>
      <w:tr w:rsidR="003D5A92" w:rsidRPr="00681DF5" w14:paraId="53A897C3" w14:textId="77777777" w:rsidTr="003D5A92">
        <w:trPr>
          <w:trHeight w:val="300"/>
          <w:tblCellSpacing w:w="14" w:type="dxa"/>
        </w:trPr>
        <w:tc>
          <w:tcPr>
            <w:tcW w:w="333" w:type="pct"/>
            <w:tcBorders>
              <w:top w:val="nil"/>
              <w:left w:val="nil"/>
              <w:bottom w:val="nil"/>
              <w:right w:val="nil"/>
            </w:tcBorders>
            <w:shd w:val="clear" w:color="auto" w:fill="auto"/>
            <w:noWrap/>
            <w:hideMark/>
          </w:tcPr>
          <w:p w14:paraId="55BD082A"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1</w:t>
            </w:r>
          </w:p>
        </w:tc>
        <w:tc>
          <w:tcPr>
            <w:tcW w:w="3168" w:type="pct"/>
            <w:tcBorders>
              <w:top w:val="nil"/>
              <w:left w:val="nil"/>
              <w:bottom w:val="nil"/>
              <w:right w:val="nil"/>
            </w:tcBorders>
            <w:shd w:val="clear" w:color="auto" w:fill="auto"/>
            <w:noWrap/>
            <w:hideMark/>
          </w:tcPr>
          <w:p w14:paraId="4FEF19E9"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Künstliche Intelligenz wird die Welt verbessern.</w:t>
            </w:r>
          </w:p>
        </w:tc>
        <w:tc>
          <w:tcPr>
            <w:tcW w:w="750" w:type="pct"/>
            <w:tcBorders>
              <w:top w:val="nil"/>
              <w:left w:val="nil"/>
              <w:bottom w:val="nil"/>
              <w:right w:val="nil"/>
            </w:tcBorders>
            <w:shd w:val="clear" w:color="auto" w:fill="auto"/>
            <w:noWrap/>
            <w:hideMark/>
          </w:tcPr>
          <w:p w14:paraId="22C1D3A4"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Kognitiv</w:t>
            </w:r>
          </w:p>
        </w:tc>
        <w:tc>
          <w:tcPr>
            <w:tcW w:w="749" w:type="pct"/>
            <w:tcBorders>
              <w:top w:val="nil"/>
              <w:left w:val="nil"/>
              <w:bottom w:val="nil"/>
              <w:right w:val="nil"/>
            </w:tcBorders>
            <w:shd w:val="clear" w:color="auto" w:fill="auto"/>
            <w:noWrap/>
            <w:hideMark/>
          </w:tcPr>
          <w:p w14:paraId="00E105CF"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Positiv</w:t>
            </w:r>
          </w:p>
        </w:tc>
      </w:tr>
      <w:tr w:rsidR="003D5A92" w:rsidRPr="00681DF5" w14:paraId="39C9879A" w14:textId="77777777" w:rsidTr="003D5A92">
        <w:trPr>
          <w:trHeight w:val="300"/>
          <w:tblCellSpacing w:w="14" w:type="dxa"/>
        </w:trPr>
        <w:tc>
          <w:tcPr>
            <w:tcW w:w="333" w:type="pct"/>
            <w:tcBorders>
              <w:top w:val="nil"/>
              <w:left w:val="nil"/>
              <w:bottom w:val="nil"/>
              <w:right w:val="nil"/>
            </w:tcBorders>
            <w:shd w:val="clear" w:color="auto" w:fill="auto"/>
            <w:noWrap/>
            <w:hideMark/>
          </w:tcPr>
          <w:p w14:paraId="05D2EB36"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2</w:t>
            </w:r>
          </w:p>
        </w:tc>
        <w:tc>
          <w:tcPr>
            <w:tcW w:w="3168" w:type="pct"/>
            <w:tcBorders>
              <w:top w:val="nil"/>
              <w:left w:val="nil"/>
              <w:bottom w:val="nil"/>
              <w:right w:val="nil"/>
            </w:tcBorders>
            <w:shd w:val="clear" w:color="auto" w:fill="auto"/>
            <w:noWrap/>
            <w:hideMark/>
          </w:tcPr>
          <w:p w14:paraId="07962D9E"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Ich habe starke negative Emotionen gegenüber künstlicher Intelligenz.</w:t>
            </w:r>
          </w:p>
        </w:tc>
        <w:tc>
          <w:tcPr>
            <w:tcW w:w="750" w:type="pct"/>
            <w:tcBorders>
              <w:top w:val="nil"/>
              <w:left w:val="nil"/>
              <w:bottom w:val="nil"/>
              <w:right w:val="nil"/>
            </w:tcBorders>
            <w:shd w:val="clear" w:color="auto" w:fill="auto"/>
            <w:noWrap/>
            <w:hideMark/>
          </w:tcPr>
          <w:p w14:paraId="2760C650"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Affektiv</w:t>
            </w:r>
          </w:p>
        </w:tc>
        <w:tc>
          <w:tcPr>
            <w:tcW w:w="749" w:type="pct"/>
            <w:tcBorders>
              <w:top w:val="nil"/>
              <w:left w:val="nil"/>
              <w:bottom w:val="nil"/>
              <w:right w:val="nil"/>
            </w:tcBorders>
            <w:shd w:val="clear" w:color="auto" w:fill="auto"/>
            <w:noWrap/>
            <w:hideMark/>
          </w:tcPr>
          <w:p w14:paraId="46A4C294"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Negativ (reverse-</w:t>
            </w:r>
            <w:proofErr w:type="spellStart"/>
            <w:r w:rsidRPr="00681DF5">
              <w:rPr>
                <w:rFonts w:eastAsia="Times New Roman" w:cs="Times New Roman"/>
                <w:color w:val="000000"/>
                <w:lang w:eastAsia="de-DE"/>
              </w:rPr>
              <w:t>coded</w:t>
            </w:r>
            <w:proofErr w:type="spellEnd"/>
            <w:r w:rsidRPr="00681DF5">
              <w:rPr>
                <w:rFonts w:eastAsia="Times New Roman" w:cs="Times New Roman"/>
                <w:color w:val="000000"/>
                <w:lang w:eastAsia="de-DE"/>
              </w:rPr>
              <w:t>)</w:t>
            </w:r>
          </w:p>
        </w:tc>
      </w:tr>
      <w:tr w:rsidR="003D5A92" w:rsidRPr="00681DF5" w14:paraId="6A65AE04" w14:textId="77777777" w:rsidTr="003D5A92">
        <w:trPr>
          <w:trHeight w:val="300"/>
          <w:tblCellSpacing w:w="14" w:type="dxa"/>
        </w:trPr>
        <w:tc>
          <w:tcPr>
            <w:tcW w:w="333" w:type="pct"/>
            <w:tcBorders>
              <w:top w:val="nil"/>
              <w:left w:val="nil"/>
              <w:bottom w:val="nil"/>
              <w:right w:val="nil"/>
            </w:tcBorders>
            <w:shd w:val="clear" w:color="auto" w:fill="auto"/>
            <w:noWrap/>
            <w:hideMark/>
          </w:tcPr>
          <w:p w14:paraId="0363DEA3"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3</w:t>
            </w:r>
          </w:p>
        </w:tc>
        <w:tc>
          <w:tcPr>
            <w:tcW w:w="3168" w:type="pct"/>
            <w:tcBorders>
              <w:top w:val="nil"/>
              <w:left w:val="nil"/>
              <w:bottom w:val="nil"/>
              <w:right w:val="nil"/>
            </w:tcBorders>
            <w:shd w:val="clear" w:color="auto" w:fill="auto"/>
            <w:noWrap/>
            <w:hideMark/>
          </w:tcPr>
          <w:p w14:paraId="2960D5D4"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Ich möchte Technologien nutzen, die auf künstlicher Intelligenz basieren.</w:t>
            </w:r>
          </w:p>
        </w:tc>
        <w:tc>
          <w:tcPr>
            <w:tcW w:w="750" w:type="pct"/>
            <w:tcBorders>
              <w:top w:val="nil"/>
              <w:left w:val="nil"/>
              <w:bottom w:val="nil"/>
              <w:right w:val="nil"/>
            </w:tcBorders>
            <w:shd w:val="clear" w:color="auto" w:fill="auto"/>
            <w:noWrap/>
            <w:hideMark/>
          </w:tcPr>
          <w:p w14:paraId="02F7EBDA"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Behavioral</w:t>
            </w:r>
          </w:p>
        </w:tc>
        <w:tc>
          <w:tcPr>
            <w:tcW w:w="749" w:type="pct"/>
            <w:tcBorders>
              <w:top w:val="nil"/>
              <w:left w:val="nil"/>
              <w:bottom w:val="nil"/>
              <w:right w:val="nil"/>
            </w:tcBorders>
            <w:shd w:val="clear" w:color="auto" w:fill="auto"/>
            <w:noWrap/>
            <w:hideMark/>
          </w:tcPr>
          <w:p w14:paraId="7C1FC8C2"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Positiv</w:t>
            </w:r>
          </w:p>
        </w:tc>
      </w:tr>
      <w:tr w:rsidR="003D5A92" w:rsidRPr="00681DF5" w14:paraId="50E6828D" w14:textId="77777777" w:rsidTr="003D5A92">
        <w:trPr>
          <w:trHeight w:val="300"/>
          <w:tblCellSpacing w:w="14" w:type="dxa"/>
        </w:trPr>
        <w:tc>
          <w:tcPr>
            <w:tcW w:w="333" w:type="pct"/>
            <w:tcBorders>
              <w:top w:val="nil"/>
              <w:left w:val="nil"/>
              <w:bottom w:val="nil"/>
              <w:right w:val="nil"/>
            </w:tcBorders>
            <w:shd w:val="clear" w:color="auto" w:fill="auto"/>
            <w:noWrap/>
            <w:hideMark/>
          </w:tcPr>
          <w:p w14:paraId="59D1C3D1"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4</w:t>
            </w:r>
          </w:p>
        </w:tc>
        <w:tc>
          <w:tcPr>
            <w:tcW w:w="3168" w:type="pct"/>
            <w:tcBorders>
              <w:top w:val="nil"/>
              <w:left w:val="nil"/>
              <w:bottom w:val="nil"/>
              <w:right w:val="nil"/>
            </w:tcBorders>
            <w:shd w:val="clear" w:color="auto" w:fill="auto"/>
            <w:noWrap/>
            <w:hideMark/>
          </w:tcPr>
          <w:p w14:paraId="5F520623"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Künstliche Intelligenz hat mehr Nachteile als Vorteile.</w:t>
            </w:r>
          </w:p>
        </w:tc>
        <w:tc>
          <w:tcPr>
            <w:tcW w:w="750" w:type="pct"/>
            <w:tcBorders>
              <w:top w:val="nil"/>
              <w:left w:val="nil"/>
              <w:bottom w:val="nil"/>
              <w:right w:val="nil"/>
            </w:tcBorders>
            <w:shd w:val="clear" w:color="auto" w:fill="auto"/>
            <w:noWrap/>
            <w:hideMark/>
          </w:tcPr>
          <w:p w14:paraId="68C2450E"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Kognitiv</w:t>
            </w:r>
          </w:p>
        </w:tc>
        <w:tc>
          <w:tcPr>
            <w:tcW w:w="749" w:type="pct"/>
            <w:tcBorders>
              <w:top w:val="nil"/>
              <w:left w:val="nil"/>
              <w:bottom w:val="nil"/>
              <w:right w:val="nil"/>
            </w:tcBorders>
            <w:shd w:val="clear" w:color="auto" w:fill="auto"/>
            <w:noWrap/>
            <w:hideMark/>
          </w:tcPr>
          <w:p w14:paraId="7FE009D7"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Negativ (reverse-</w:t>
            </w:r>
            <w:proofErr w:type="spellStart"/>
            <w:r w:rsidRPr="00681DF5">
              <w:rPr>
                <w:rFonts w:eastAsia="Times New Roman" w:cs="Times New Roman"/>
                <w:color w:val="000000"/>
                <w:lang w:eastAsia="de-DE"/>
              </w:rPr>
              <w:t>coded</w:t>
            </w:r>
            <w:proofErr w:type="spellEnd"/>
            <w:r w:rsidRPr="00681DF5">
              <w:rPr>
                <w:rFonts w:eastAsia="Times New Roman" w:cs="Times New Roman"/>
                <w:color w:val="000000"/>
                <w:lang w:eastAsia="de-DE"/>
              </w:rPr>
              <w:t>)</w:t>
            </w:r>
          </w:p>
        </w:tc>
      </w:tr>
      <w:tr w:rsidR="003D5A92" w:rsidRPr="00681DF5" w14:paraId="140D1DF7" w14:textId="77777777" w:rsidTr="003D5A92">
        <w:trPr>
          <w:trHeight w:val="300"/>
          <w:tblCellSpacing w:w="14" w:type="dxa"/>
        </w:trPr>
        <w:tc>
          <w:tcPr>
            <w:tcW w:w="333" w:type="pct"/>
            <w:tcBorders>
              <w:top w:val="nil"/>
              <w:left w:val="nil"/>
              <w:bottom w:val="nil"/>
              <w:right w:val="nil"/>
            </w:tcBorders>
            <w:shd w:val="clear" w:color="auto" w:fill="auto"/>
            <w:noWrap/>
            <w:hideMark/>
          </w:tcPr>
          <w:p w14:paraId="362B4865"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5</w:t>
            </w:r>
          </w:p>
        </w:tc>
        <w:tc>
          <w:tcPr>
            <w:tcW w:w="3168" w:type="pct"/>
            <w:tcBorders>
              <w:top w:val="nil"/>
              <w:left w:val="nil"/>
              <w:bottom w:val="nil"/>
              <w:right w:val="nil"/>
            </w:tcBorders>
            <w:shd w:val="clear" w:color="auto" w:fill="auto"/>
            <w:noWrap/>
            <w:hideMark/>
          </w:tcPr>
          <w:p w14:paraId="3585171F"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Ich freue mich auf zukünftige Entwicklungen im Bereich künstliche Intelligenz.</w:t>
            </w:r>
          </w:p>
        </w:tc>
        <w:tc>
          <w:tcPr>
            <w:tcW w:w="750" w:type="pct"/>
            <w:tcBorders>
              <w:top w:val="nil"/>
              <w:left w:val="nil"/>
              <w:bottom w:val="nil"/>
              <w:right w:val="nil"/>
            </w:tcBorders>
            <w:shd w:val="clear" w:color="auto" w:fill="auto"/>
            <w:noWrap/>
            <w:hideMark/>
          </w:tcPr>
          <w:p w14:paraId="4DD4BE3A"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Affektiv</w:t>
            </w:r>
          </w:p>
        </w:tc>
        <w:tc>
          <w:tcPr>
            <w:tcW w:w="749" w:type="pct"/>
            <w:tcBorders>
              <w:top w:val="nil"/>
              <w:left w:val="nil"/>
              <w:bottom w:val="nil"/>
              <w:right w:val="nil"/>
            </w:tcBorders>
            <w:shd w:val="clear" w:color="auto" w:fill="auto"/>
            <w:noWrap/>
            <w:hideMark/>
          </w:tcPr>
          <w:p w14:paraId="75929939"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Positiv</w:t>
            </w:r>
          </w:p>
        </w:tc>
      </w:tr>
      <w:tr w:rsidR="003D5A92" w:rsidRPr="00681DF5" w14:paraId="16908763" w14:textId="77777777" w:rsidTr="003D5A92">
        <w:trPr>
          <w:trHeight w:val="300"/>
          <w:tblCellSpacing w:w="14" w:type="dxa"/>
        </w:trPr>
        <w:tc>
          <w:tcPr>
            <w:tcW w:w="333" w:type="pct"/>
            <w:tcBorders>
              <w:top w:val="nil"/>
              <w:left w:val="nil"/>
              <w:bottom w:val="nil"/>
              <w:right w:val="nil"/>
            </w:tcBorders>
            <w:shd w:val="clear" w:color="auto" w:fill="auto"/>
            <w:noWrap/>
            <w:hideMark/>
          </w:tcPr>
          <w:p w14:paraId="564342C1"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6</w:t>
            </w:r>
          </w:p>
        </w:tc>
        <w:tc>
          <w:tcPr>
            <w:tcW w:w="3168" w:type="pct"/>
            <w:tcBorders>
              <w:top w:val="nil"/>
              <w:left w:val="nil"/>
              <w:bottom w:val="nil"/>
              <w:right w:val="nil"/>
            </w:tcBorders>
            <w:shd w:val="clear" w:color="auto" w:fill="auto"/>
            <w:noWrap/>
            <w:hideMark/>
          </w:tcPr>
          <w:p w14:paraId="6D64BE87"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Künstliche Intelligenz bietet Lösungen für viele globale Probleme.</w:t>
            </w:r>
          </w:p>
        </w:tc>
        <w:tc>
          <w:tcPr>
            <w:tcW w:w="750" w:type="pct"/>
            <w:tcBorders>
              <w:top w:val="nil"/>
              <w:left w:val="nil"/>
              <w:bottom w:val="nil"/>
              <w:right w:val="nil"/>
            </w:tcBorders>
            <w:shd w:val="clear" w:color="auto" w:fill="auto"/>
            <w:noWrap/>
            <w:hideMark/>
          </w:tcPr>
          <w:p w14:paraId="4CEE27C5"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Kognitiv</w:t>
            </w:r>
          </w:p>
        </w:tc>
        <w:tc>
          <w:tcPr>
            <w:tcW w:w="749" w:type="pct"/>
            <w:tcBorders>
              <w:top w:val="nil"/>
              <w:left w:val="nil"/>
              <w:bottom w:val="nil"/>
              <w:right w:val="nil"/>
            </w:tcBorders>
            <w:shd w:val="clear" w:color="auto" w:fill="auto"/>
            <w:noWrap/>
            <w:hideMark/>
          </w:tcPr>
          <w:p w14:paraId="67788B9A"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Positiv</w:t>
            </w:r>
          </w:p>
        </w:tc>
      </w:tr>
      <w:tr w:rsidR="003D5A92" w:rsidRPr="00681DF5" w14:paraId="30610EE0" w14:textId="77777777" w:rsidTr="003D5A92">
        <w:trPr>
          <w:trHeight w:val="300"/>
          <w:tblCellSpacing w:w="14" w:type="dxa"/>
        </w:trPr>
        <w:tc>
          <w:tcPr>
            <w:tcW w:w="333" w:type="pct"/>
            <w:tcBorders>
              <w:top w:val="nil"/>
              <w:left w:val="nil"/>
              <w:bottom w:val="nil"/>
              <w:right w:val="nil"/>
            </w:tcBorders>
            <w:shd w:val="clear" w:color="auto" w:fill="auto"/>
            <w:noWrap/>
            <w:hideMark/>
          </w:tcPr>
          <w:p w14:paraId="41A69EC8"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7</w:t>
            </w:r>
          </w:p>
        </w:tc>
        <w:tc>
          <w:tcPr>
            <w:tcW w:w="3168" w:type="pct"/>
            <w:tcBorders>
              <w:top w:val="nil"/>
              <w:left w:val="nil"/>
              <w:bottom w:val="nil"/>
              <w:right w:val="nil"/>
            </w:tcBorders>
            <w:shd w:val="clear" w:color="auto" w:fill="auto"/>
            <w:noWrap/>
            <w:hideMark/>
          </w:tcPr>
          <w:p w14:paraId="302632E0"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Ich bevorzuge Technologien, die keine künstliche Intelligenz beinhalten.</w:t>
            </w:r>
          </w:p>
        </w:tc>
        <w:tc>
          <w:tcPr>
            <w:tcW w:w="750" w:type="pct"/>
            <w:tcBorders>
              <w:top w:val="nil"/>
              <w:left w:val="nil"/>
              <w:bottom w:val="nil"/>
              <w:right w:val="nil"/>
            </w:tcBorders>
            <w:shd w:val="clear" w:color="auto" w:fill="auto"/>
            <w:noWrap/>
            <w:hideMark/>
          </w:tcPr>
          <w:p w14:paraId="447A9B82"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Behavioral</w:t>
            </w:r>
          </w:p>
        </w:tc>
        <w:tc>
          <w:tcPr>
            <w:tcW w:w="749" w:type="pct"/>
            <w:tcBorders>
              <w:top w:val="nil"/>
              <w:left w:val="nil"/>
              <w:bottom w:val="nil"/>
              <w:right w:val="nil"/>
            </w:tcBorders>
            <w:shd w:val="clear" w:color="auto" w:fill="auto"/>
            <w:noWrap/>
            <w:hideMark/>
          </w:tcPr>
          <w:p w14:paraId="2EACA5CA"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Negativ (reverse-</w:t>
            </w:r>
            <w:proofErr w:type="spellStart"/>
            <w:r w:rsidRPr="00681DF5">
              <w:rPr>
                <w:rFonts w:eastAsia="Times New Roman" w:cs="Times New Roman"/>
                <w:color w:val="000000"/>
                <w:lang w:eastAsia="de-DE"/>
              </w:rPr>
              <w:t>coded</w:t>
            </w:r>
            <w:proofErr w:type="spellEnd"/>
            <w:r w:rsidRPr="00681DF5">
              <w:rPr>
                <w:rFonts w:eastAsia="Times New Roman" w:cs="Times New Roman"/>
                <w:color w:val="000000"/>
                <w:lang w:eastAsia="de-DE"/>
              </w:rPr>
              <w:t>)</w:t>
            </w:r>
          </w:p>
        </w:tc>
      </w:tr>
      <w:tr w:rsidR="003D5A92" w:rsidRPr="00681DF5" w14:paraId="57B4E146" w14:textId="77777777" w:rsidTr="003D5A92">
        <w:trPr>
          <w:trHeight w:val="300"/>
          <w:tblCellSpacing w:w="14" w:type="dxa"/>
        </w:trPr>
        <w:tc>
          <w:tcPr>
            <w:tcW w:w="333" w:type="pct"/>
            <w:tcBorders>
              <w:top w:val="nil"/>
              <w:left w:val="nil"/>
              <w:bottom w:val="nil"/>
              <w:right w:val="nil"/>
            </w:tcBorders>
            <w:shd w:val="clear" w:color="auto" w:fill="auto"/>
            <w:noWrap/>
            <w:hideMark/>
          </w:tcPr>
          <w:p w14:paraId="16846EB6"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8</w:t>
            </w:r>
          </w:p>
        </w:tc>
        <w:tc>
          <w:tcPr>
            <w:tcW w:w="3168" w:type="pct"/>
            <w:tcBorders>
              <w:top w:val="nil"/>
              <w:left w:val="nil"/>
              <w:bottom w:val="nil"/>
              <w:right w:val="nil"/>
            </w:tcBorders>
            <w:shd w:val="clear" w:color="auto" w:fill="auto"/>
            <w:noWrap/>
            <w:hideMark/>
          </w:tcPr>
          <w:p w14:paraId="7197EC98"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Ich fürchte mich vor künstlicher Intelligenz.</w:t>
            </w:r>
          </w:p>
        </w:tc>
        <w:tc>
          <w:tcPr>
            <w:tcW w:w="750" w:type="pct"/>
            <w:tcBorders>
              <w:top w:val="nil"/>
              <w:left w:val="nil"/>
              <w:bottom w:val="nil"/>
              <w:right w:val="nil"/>
            </w:tcBorders>
            <w:shd w:val="clear" w:color="auto" w:fill="auto"/>
            <w:noWrap/>
            <w:hideMark/>
          </w:tcPr>
          <w:p w14:paraId="6C5C7110"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Affektiv</w:t>
            </w:r>
          </w:p>
        </w:tc>
        <w:tc>
          <w:tcPr>
            <w:tcW w:w="749" w:type="pct"/>
            <w:tcBorders>
              <w:top w:val="nil"/>
              <w:left w:val="nil"/>
              <w:bottom w:val="nil"/>
              <w:right w:val="nil"/>
            </w:tcBorders>
            <w:shd w:val="clear" w:color="auto" w:fill="auto"/>
            <w:noWrap/>
            <w:hideMark/>
          </w:tcPr>
          <w:p w14:paraId="316A57BE"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Negativ</w:t>
            </w:r>
          </w:p>
        </w:tc>
      </w:tr>
      <w:tr w:rsidR="003D5A92" w:rsidRPr="00681DF5" w14:paraId="34A48E52" w14:textId="77777777" w:rsidTr="003D5A92">
        <w:trPr>
          <w:trHeight w:val="300"/>
          <w:tblCellSpacing w:w="14" w:type="dxa"/>
        </w:trPr>
        <w:tc>
          <w:tcPr>
            <w:tcW w:w="333" w:type="pct"/>
            <w:tcBorders>
              <w:top w:val="nil"/>
              <w:left w:val="nil"/>
              <w:bottom w:val="nil"/>
              <w:right w:val="nil"/>
            </w:tcBorders>
            <w:shd w:val="clear" w:color="auto" w:fill="auto"/>
            <w:noWrap/>
            <w:hideMark/>
          </w:tcPr>
          <w:p w14:paraId="51331EAF"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9</w:t>
            </w:r>
          </w:p>
        </w:tc>
        <w:tc>
          <w:tcPr>
            <w:tcW w:w="3168" w:type="pct"/>
            <w:tcBorders>
              <w:top w:val="nil"/>
              <w:left w:val="nil"/>
              <w:bottom w:val="nil"/>
              <w:right w:val="nil"/>
            </w:tcBorders>
            <w:shd w:val="clear" w:color="auto" w:fill="auto"/>
            <w:noWrap/>
            <w:hideMark/>
          </w:tcPr>
          <w:p w14:paraId="312CFAC3"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Ich würde mich eher für eine Technologie mit künstlicher Intelligenz entscheiden als für eine ohne.</w:t>
            </w:r>
          </w:p>
        </w:tc>
        <w:tc>
          <w:tcPr>
            <w:tcW w:w="750" w:type="pct"/>
            <w:tcBorders>
              <w:top w:val="nil"/>
              <w:left w:val="nil"/>
              <w:bottom w:val="nil"/>
              <w:right w:val="nil"/>
            </w:tcBorders>
            <w:shd w:val="clear" w:color="auto" w:fill="auto"/>
            <w:noWrap/>
            <w:hideMark/>
          </w:tcPr>
          <w:p w14:paraId="259CE6DB"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Behavioral</w:t>
            </w:r>
          </w:p>
        </w:tc>
        <w:tc>
          <w:tcPr>
            <w:tcW w:w="749" w:type="pct"/>
            <w:tcBorders>
              <w:top w:val="nil"/>
              <w:left w:val="nil"/>
              <w:bottom w:val="nil"/>
              <w:right w:val="nil"/>
            </w:tcBorders>
            <w:shd w:val="clear" w:color="auto" w:fill="auto"/>
            <w:noWrap/>
            <w:hideMark/>
          </w:tcPr>
          <w:p w14:paraId="0F511523"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Positiv</w:t>
            </w:r>
          </w:p>
        </w:tc>
      </w:tr>
      <w:tr w:rsidR="003D5A92" w:rsidRPr="00681DF5" w14:paraId="102A1853" w14:textId="77777777" w:rsidTr="003D5A92">
        <w:trPr>
          <w:trHeight w:val="300"/>
          <w:tblCellSpacing w:w="14" w:type="dxa"/>
        </w:trPr>
        <w:tc>
          <w:tcPr>
            <w:tcW w:w="333" w:type="pct"/>
            <w:tcBorders>
              <w:top w:val="nil"/>
              <w:left w:val="nil"/>
              <w:bottom w:val="nil"/>
              <w:right w:val="nil"/>
            </w:tcBorders>
            <w:shd w:val="clear" w:color="auto" w:fill="auto"/>
            <w:noWrap/>
            <w:hideMark/>
          </w:tcPr>
          <w:p w14:paraId="27F4B8E1"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10</w:t>
            </w:r>
          </w:p>
        </w:tc>
        <w:tc>
          <w:tcPr>
            <w:tcW w:w="3168" w:type="pct"/>
            <w:tcBorders>
              <w:top w:val="nil"/>
              <w:left w:val="nil"/>
              <w:bottom w:val="nil"/>
              <w:right w:val="nil"/>
            </w:tcBorders>
            <w:shd w:val="clear" w:color="auto" w:fill="auto"/>
            <w:noWrap/>
            <w:hideMark/>
          </w:tcPr>
          <w:p w14:paraId="72656873"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Künstliche Intelligenz verursacht eher Probleme, anstatt sie zu lösen.</w:t>
            </w:r>
          </w:p>
        </w:tc>
        <w:tc>
          <w:tcPr>
            <w:tcW w:w="750" w:type="pct"/>
            <w:tcBorders>
              <w:top w:val="nil"/>
              <w:left w:val="nil"/>
              <w:bottom w:val="nil"/>
              <w:right w:val="nil"/>
            </w:tcBorders>
            <w:shd w:val="clear" w:color="auto" w:fill="auto"/>
            <w:noWrap/>
            <w:hideMark/>
          </w:tcPr>
          <w:p w14:paraId="37650661"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Kognitiv</w:t>
            </w:r>
          </w:p>
        </w:tc>
        <w:tc>
          <w:tcPr>
            <w:tcW w:w="749" w:type="pct"/>
            <w:tcBorders>
              <w:top w:val="nil"/>
              <w:left w:val="nil"/>
              <w:bottom w:val="nil"/>
              <w:right w:val="nil"/>
            </w:tcBorders>
            <w:shd w:val="clear" w:color="auto" w:fill="auto"/>
            <w:noWrap/>
            <w:hideMark/>
          </w:tcPr>
          <w:p w14:paraId="39B281CB"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Negativ (reverse-</w:t>
            </w:r>
            <w:proofErr w:type="spellStart"/>
            <w:r w:rsidRPr="00681DF5">
              <w:rPr>
                <w:rFonts w:eastAsia="Times New Roman" w:cs="Times New Roman"/>
                <w:color w:val="000000"/>
                <w:lang w:eastAsia="de-DE"/>
              </w:rPr>
              <w:t>coded</w:t>
            </w:r>
            <w:proofErr w:type="spellEnd"/>
            <w:r w:rsidRPr="00681DF5">
              <w:rPr>
                <w:rFonts w:eastAsia="Times New Roman" w:cs="Times New Roman"/>
                <w:color w:val="000000"/>
                <w:lang w:eastAsia="de-DE"/>
              </w:rPr>
              <w:t>)</w:t>
            </w:r>
          </w:p>
        </w:tc>
      </w:tr>
      <w:tr w:rsidR="003D5A92" w:rsidRPr="00681DF5" w14:paraId="1EFE53B1" w14:textId="77777777" w:rsidTr="003D5A92">
        <w:trPr>
          <w:trHeight w:val="300"/>
          <w:tblCellSpacing w:w="14" w:type="dxa"/>
        </w:trPr>
        <w:tc>
          <w:tcPr>
            <w:tcW w:w="333" w:type="pct"/>
            <w:tcBorders>
              <w:top w:val="nil"/>
              <w:left w:val="nil"/>
              <w:bottom w:val="nil"/>
              <w:right w:val="nil"/>
            </w:tcBorders>
            <w:shd w:val="clear" w:color="auto" w:fill="auto"/>
            <w:noWrap/>
            <w:hideMark/>
          </w:tcPr>
          <w:p w14:paraId="39F3D7E2"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11</w:t>
            </w:r>
          </w:p>
        </w:tc>
        <w:tc>
          <w:tcPr>
            <w:tcW w:w="3168" w:type="pct"/>
            <w:tcBorders>
              <w:top w:val="nil"/>
              <w:left w:val="nil"/>
              <w:bottom w:val="nil"/>
              <w:right w:val="nil"/>
            </w:tcBorders>
            <w:shd w:val="clear" w:color="auto" w:fill="auto"/>
            <w:noWrap/>
            <w:hideMark/>
          </w:tcPr>
          <w:p w14:paraId="5AADC7A0"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Wenn ich an künstliche Intelligenz denke, habe ich hauptsächlich positive Gefühle.</w:t>
            </w:r>
          </w:p>
        </w:tc>
        <w:tc>
          <w:tcPr>
            <w:tcW w:w="750" w:type="pct"/>
            <w:tcBorders>
              <w:top w:val="nil"/>
              <w:left w:val="nil"/>
              <w:bottom w:val="nil"/>
              <w:right w:val="nil"/>
            </w:tcBorders>
            <w:shd w:val="clear" w:color="auto" w:fill="auto"/>
            <w:noWrap/>
            <w:hideMark/>
          </w:tcPr>
          <w:p w14:paraId="57D02CC0"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Affektiv</w:t>
            </w:r>
          </w:p>
        </w:tc>
        <w:tc>
          <w:tcPr>
            <w:tcW w:w="749" w:type="pct"/>
            <w:tcBorders>
              <w:top w:val="nil"/>
              <w:left w:val="nil"/>
              <w:bottom w:val="nil"/>
              <w:right w:val="nil"/>
            </w:tcBorders>
            <w:shd w:val="clear" w:color="auto" w:fill="auto"/>
            <w:noWrap/>
            <w:hideMark/>
          </w:tcPr>
          <w:p w14:paraId="6851A39B"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Positiv</w:t>
            </w:r>
          </w:p>
        </w:tc>
      </w:tr>
      <w:tr w:rsidR="003D5A92" w:rsidRPr="00681DF5" w14:paraId="45553A85" w14:textId="77777777" w:rsidTr="003D5A92">
        <w:trPr>
          <w:trHeight w:val="300"/>
          <w:tblCellSpacing w:w="14" w:type="dxa"/>
        </w:trPr>
        <w:tc>
          <w:tcPr>
            <w:tcW w:w="333" w:type="pct"/>
            <w:tcBorders>
              <w:top w:val="nil"/>
              <w:left w:val="nil"/>
              <w:bottom w:val="single" w:sz="4" w:space="0" w:color="000000"/>
              <w:right w:val="nil"/>
            </w:tcBorders>
            <w:shd w:val="clear" w:color="auto" w:fill="auto"/>
            <w:noWrap/>
            <w:hideMark/>
          </w:tcPr>
          <w:p w14:paraId="1DDD73BC" w14:textId="77777777" w:rsidR="00681DF5" w:rsidRPr="00681DF5" w:rsidRDefault="00681DF5" w:rsidP="003D5A92">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12</w:t>
            </w:r>
          </w:p>
        </w:tc>
        <w:tc>
          <w:tcPr>
            <w:tcW w:w="3168" w:type="pct"/>
            <w:tcBorders>
              <w:top w:val="nil"/>
              <w:left w:val="nil"/>
              <w:bottom w:val="single" w:sz="4" w:space="0" w:color="000000"/>
              <w:right w:val="nil"/>
            </w:tcBorders>
            <w:shd w:val="clear" w:color="auto" w:fill="auto"/>
            <w:noWrap/>
            <w:hideMark/>
          </w:tcPr>
          <w:p w14:paraId="53ADC33F" w14:textId="77777777" w:rsidR="00681DF5" w:rsidRPr="00681DF5" w:rsidRDefault="00681DF5" w:rsidP="00681DF5">
            <w:pPr>
              <w:spacing w:after="0" w:line="240" w:lineRule="auto"/>
              <w:ind w:firstLine="0"/>
              <w:contextualSpacing w:val="0"/>
              <w:rPr>
                <w:rFonts w:eastAsia="Times New Roman" w:cs="Times New Roman"/>
                <w:color w:val="000000"/>
                <w:lang w:eastAsia="de-DE"/>
              </w:rPr>
            </w:pPr>
            <w:r w:rsidRPr="00681DF5">
              <w:rPr>
                <w:rFonts w:eastAsia="Times New Roman" w:cs="Times New Roman"/>
                <w:color w:val="000000"/>
                <w:lang w:eastAsia="de-DE"/>
              </w:rPr>
              <w:t>Ich möchte mit Technologien, die auf künstlicher Intelligenz beruhen, lieber nichts zu tun haben.</w:t>
            </w:r>
          </w:p>
        </w:tc>
        <w:tc>
          <w:tcPr>
            <w:tcW w:w="750" w:type="pct"/>
            <w:tcBorders>
              <w:top w:val="nil"/>
              <w:left w:val="nil"/>
              <w:bottom w:val="single" w:sz="4" w:space="0" w:color="000000"/>
              <w:right w:val="nil"/>
            </w:tcBorders>
            <w:shd w:val="clear" w:color="auto" w:fill="auto"/>
            <w:noWrap/>
            <w:hideMark/>
          </w:tcPr>
          <w:p w14:paraId="4C281A75"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Behavioral</w:t>
            </w:r>
          </w:p>
        </w:tc>
        <w:tc>
          <w:tcPr>
            <w:tcW w:w="749" w:type="pct"/>
            <w:tcBorders>
              <w:top w:val="nil"/>
              <w:left w:val="nil"/>
              <w:bottom w:val="single" w:sz="4" w:space="0" w:color="000000"/>
              <w:right w:val="nil"/>
            </w:tcBorders>
            <w:shd w:val="clear" w:color="auto" w:fill="auto"/>
            <w:noWrap/>
            <w:hideMark/>
          </w:tcPr>
          <w:p w14:paraId="398BDACA" w14:textId="77777777" w:rsidR="00681DF5" w:rsidRPr="00681DF5" w:rsidRDefault="00681DF5" w:rsidP="00681DF5">
            <w:pPr>
              <w:spacing w:after="0" w:line="240" w:lineRule="auto"/>
              <w:ind w:firstLine="0"/>
              <w:contextualSpacing w:val="0"/>
              <w:jc w:val="center"/>
              <w:rPr>
                <w:rFonts w:eastAsia="Times New Roman" w:cs="Times New Roman"/>
                <w:color w:val="000000"/>
                <w:lang w:eastAsia="de-DE"/>
              </w:rPr>
            </w:pPr>
            <w:r w:rsidRPr="00681DF5">
              <w:rPr>
                <w:rFonts w:eastAsia="Times New Roman" w:cs="Times New Roman"/>
                <w:color w:val="000000"/>
                <w:lang w:eastAsia="de-DE"/>
              </w:rPr>
              <w:t>Negativ (reverse-</w:t>
            </w:r>
            <w:proofErr w:type="spellStart"/>
            <w:r w:rsidRPr="00681DF5">
              <w:rPr>
                <w:rFonts w:eastAsia="Times New Roman" w:cs="Times New Roman"/>
                <w:color w:val="000000"/>
                <w:lang w:eastAsia="de-DE"/>
              </w:rPr>
              <w:t>coded</w:t>
            </w:r>
            <w:proofErr w:type="spellEnd"/>
            <w:r w:rsidRPr="00681DF5">
              <w:rPr>
                <w:rFonts w:eastAsia="Times New Roman" w:cs="Times New Roman"/>
                <w:color w:val="000000"/>
                <w:lang w:eastAsia="de-DE"/>
              </w:rPr>
              <w:t>)</w:t>
            </w:r>
          </w:p>
        </w:tc>
      </w:tr>
    </w:tbl>
    <w:p w14:paraId="72C9C760" w14:textId="77777777" w:rsidR="00681DF5" w:rsidRPr="00772A1D" w:rsidRDefault="00681DF5" w:rsidP="00F84107"/>
    <w:bookmarkEnd w:id="0"/>
    <w:p w14:paraId="2D2A250B" w14:textId="616701EA" w:rsidR="0061177D" w:rsidRPr="00772A1D" w:rsidRDefault="0061177D" w:rsidP="0059644C">
      <w:pPr>
        <w:pStyle w:val="Abbildung"/>
      </w:pPr>
    </w:p>
    <w:p w14:paraId="709BBAA9" w14:textId="77777777" w:rsidR="009741C2" w:rsidRPr="00772A1D" w:rsidRDefault="009741C2" w:rsidP="0061177D"/>
    <w:p w14:paraId="7DB5AE8A" w14:textId="77777777" w:rsidR="009741C2" w:rsidRDefault="009741C2">
      <w:pPr>
        <w:ind w:firstLine="0"/>
        <w:contextualSpacing w:val="0"/>
        <w:jc w:val="both"/>
        <w:rPr>
          <w:rFonts w:eastAsiaTheme="majorEastAsia" w:cstheme="majorBidi"/>
          <w:b/>
          <w:szCs w:val="26"/>
        </w:rPr>
      </w:pPr>
      <w:r>
        <w:br w:type="page"/>
      </w:r>
    </w:p>
    <w:p w14:paraId="240EC3BE" w14:textId="37FD4D26" w:rsidR="00D431F2" w:rsidRDefault="00851C93" w:rsidP="00D431F2">
      <w:pPr>
        <w:pStyle w:val="berschrift2"/>
      </w:pPr>
      <w:bookmarkStart w:id="426" w:name="_Ref191215292"/>
      <w:bookmarkStart w:id="427" w:name="_Toc191314538"/>
      <w:r>
        <w:lastRenderedPageBreak/>
        <w:t>Anwendungsfelder der Vorstudie</w:t>
      </w:r>
      <w:bookmarkEnd w:id="426"/>
      <w:bookmarkEnd w:id="427"/>
    </w:p>
    <w:tbl>
      <w:tblPr>
        <w:tblW w:w="5000" w:type="pct"/>
        <w:tblCellSpacing w:w="14" w:type="dxa"/>
        <w:tblLayout w:type="fixed"/>
        <w:tblCellMar>
          <w:top w:w="57" w:type="dxa"/>
          <w:left w:w="70" w:type="dxa"/>
          <w:bottom w:w="57" w:type="dxa"/>
          <w:right w:w="70" w:type="dxa"/>
        </w:tblCellMar>
        <w:tblLook w:val="04A0" w:firstRow="1" w:lastRow="0" w:firstColumn="1" w:lastColumn="0" w:noHBand="0" w:noVBand="1"/>
      </w:tblPr>
      <w:tblGrid>
        <w:gridCol w:w="851"/>
        <w:gridCol w:w="6027"/>
        <w:gridCol w:w="805"/>
        <w:gridCol w:w="820"/>
      </w:tblGrid>
      <w:tr w:rsidR="00945125" w:rsidRPr="002620B4" w14:paraId="5B5C8C4B" w14:textId="77777777" w:rsidTr="00965962">
        <w:trPr>
          <w:trHeight w:val="20"/>
          <w:tblHeader/>
          <w:tblCellSpacing w:w="14" w:type="dxa"/>
        </w:trPr>
        <w:tc>
          <w:tcPr>
            <w:tcW w:w="476" w:type="pct"/>
            <w:tcBorders>
              <w:top w:val="single" w:sz="4" w:space="0" w:color="000000"/>
              <w:left w:val="nil"/>
              <w:bottom w:val="single" w:sz="4" w:space="0" w:color="000000"/>
              <w:right w:val="nil"/>
            </w:tcBorders>
            <w:shd w:val="clear" w:color="auto" w:fill="auto"/>
            <w:noWrap/>
            <w:hideMark/>
          </w:tcPr>
          <w:p w14:paraId="7D2045E1"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Code</w:t>
            </w:r>
          </w:p>
        </w:tc>
        <w:tc>
          <w:tcPr>
            <w:tcW w:w="3527" w:type="pct"/>
            <w:tcBorders>
              <w:top w:val="single" w:sz="4" w:space="0" w:color="000000"/>
              <w:left w:val="nil"/>
              <w:bottom w:val="single" w:sz="4" w:space="0" w:color="000000"/>
              <w:right w:val="nil"/>
            </w:tcBorders>
            <w:shd w:val="clear" w:color="auto" w:fill="auto"/>
            <w:hideMark/>
          </w:tcPr>
          <w:p w14:paraId="5A25BA2E"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Anwendungsfeld</w:t>
            </w:r>
          </w:p>
        </w:tc>
        <w:tc>
          <w:tcPr>
            <w:tcW w:w="457" w:type="pct"/>
            <w:tcBorders>
              <w:top w:val="single" w:sz="4" w:space="0" w:color="000000"/>
              <w:left w:val="nil"/>
              <w:bottom w:val="single" w:sz="4" w:space="0" w:color="000000"/>
              <w:right w:val="nil"/>
            </w:tcBorders>
            <w:shd w:val="clear" w:color="auto" w:fill="auto"/>
            <w:noWrap/>
            <w:hideMark/>
          </w:tcPr>
          <w:p w14:paraId="746450D9" w14:textId="1962E154" w:rsidR="002D0F10" w:rsidRPr="002D0F10" w:rsidRDefault="002D0F10" w:rsidP="003850FC">
            <w:pPr>
              <w:spacing w:after="0" w:line="276" w:lineRule="auto"/>
              <w:ind w:firstLine="0"/>
              <w:contextualSpacing w:val="0"/>
              <w:jc w:val="center"/>
              <w:rPr>
                <w:rFonts w:eastAsia="Times New Roman" w:cs="Times New Roman"/>
                <w:i/>
                <w:iCs/>
                <w:color w:val="000000"/>
                <w:lang w:eastAsia="de-DE"/>
              </w:rPr>
            </w:pPr>
            <w:r w:rsidRPr="002D0F10">
              <w:rPr>
                <w:rFonts w:eastAsia="Times New Roman" w:cs="Times New Roman"/>
                <w:i/>
                <w:iCs/>
                <w:color w:val="000000"/>
                <w:lang w:eastAsia="de-DE"/>
              </w:rPr>
              <w:t>M</w:t>
            </w:r>
          </w:p>
        </w:tc>
        <w:tc>
          <w:tcPr>
            <w:tcW w:w="457" w:type="pct"/>
            <w:tcBorders>
              <w:top w:val="single" w:sz="4" w:space="0" w:color="000000"/>
              <w:left w:val="nil"/>
              <w:bottom w:val="single" w:sz="4" w:space="0" w:color="000000"/>
              <w:right w:val="nil"/>
            </w:tcBorders>
            <w:shd w:val="clear" w:color="auto" w:fill="auto"/>
            <w:noWrap/>
            <w:hideMark/>
          </w:tcPr>
          <w:p w14:paraId="477E8261" w14:textId="0505ECC6" w:rsidR="002D0F10" w:rsidRPr="002D0F10" w:rsidRDefault="002D0F10" w:rsidP="003850FC">
            <w:pPr>
              <w:spacing w:after="0" w:line="276" w:lineRule="auto"/>
              <w:ind w:firstLine="0"/>
              <w:contextualSpacing w:val="0"/>
              <w:jc w:val="center"/>
              <w:rPr>
                <w:rFonts w:eastAsia="Times New Roman" w:cs="Times New Roman"/>
                <w:i/>
                <w:iCs/>
                <w:color w:val="000000"/>
                <w:lang w:eastAsia="de-DE"/>
              </w:rPr>
            </w:pPr>
            <w:r w:rsidRPr="002D0F10">
              <w:rPr>
                <w:rFonts w:eastAsia="Times New Roman" w:cs="Times New Roman"/>
                <w:i/>
                <w:iCs/>
                <w:color w:val="000000"/>
                <w:lang w:eastAsia="de-DE"/>
              </w:rPr>
              <w:t>SD</w:t>
            </w:r>
          </w:p>
        </w:tc>
      </w:tr>
      <w:tr w:rsidR="00945125" w:rsidRPr="00965962" w14:paraId="7391858D" w14:textId="77777777" w:rsidTr="00965962">
        <w:trPr>
          <w:trHeight w:val="20"/>
          <w:tblCellSpacing w:w="14" w:type="dxa"/>
        </w:trPr>
        <w:tc>
          <w:tcPr>
            <w:tcW w:w="476" w:type="pct"/>
            <w:tcBorders>
              <w:top w:val="nil"/>
              <w:left w:val="nil"/>
              <w:bottom w:val="nil"/>
              <w:right w:val="nil"/>
            </w:tcBorders>
            <w:shd w:val="clear" w:color="auto" w:fill="auto"/>
            <w:noWrap/>
            <w:hideMark/>
          </w:tcPr>
          <w:p w14:paraId="087EF6E9"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45001</w:t>
            </w:r>
          </w:p>
        </w:tc>
        <w:tc>
          <w:tcPr>
            <w:tcW w:w="3527" w:type="pct"/>
            <w:tcBorders>
              <w:top w:val="nil"/>
              <w:left w:val="nil"/>
              <w:bottom w:val="nil"/>
              <w:right w:val="nil"/>
            </w:tcBorders>
            <w:shd w:val="clear" w:color="auto" w:fill="auto"/>
            <w:hideMark/>
          </w:tcPr>
          <w:p w14:paraId="09D2FE12"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Erstellung eines Verteilungsplans für Bonuszahlungen.</w:t>
            </w:r>
          </w:p>
        </w:tc>
        <w:tc>
          <w:tcPr>
            <w:tcW w:w="457" w:type="pct"/>
            <w:tcBorders>
              <w:top w:val="nil"/>
              <w:left w:val="nil"/>
              <w:bottom w:val="nil"/>
              <w:right w:val="nil"/>
            </w:tcBorders>
            <w:shd w:val="clear" w:color="auto" w:fill="auto"/>
            <w:noWrap/>
            <w:hideMark/>
          </w:tcPr>
          <w:p w14:paraId="7E69BF91" w14:textId="69C8EB2E"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A5192">
              <w:rPr>
                <w:rFonts w:eastAsia="Times New Roman" w:cs="Times New Roman"/>
                <w:color w:val="000000"/>
                <w:lang w:eastAsia="de-DE"/>
              </w:rPr>
              <w:t>.</w:t>
            </w:r>
            <w:r w:rsidRPr="002D0F10">
              <w:rPr>
                <w:rFonts w:eastAsia="Times New Roman" w:cs="Times New Roman"/>
                <w:color w:val="000000"/>
                <w:lang w:eastAsia="de-DE"/>
              </w:rPr>
              <w:t>83</w:t>
            </w:r>
          </w:p>
        </w:tc>
        <w:tc>
          <w:tcPr>
            <w:tcW w:w="457" w:type="pct"/>
            <w:tcBorders>
              <w:top w:val="nil"/>
              <w:left w:val="nil"/>
              <w:bottom w:val="nil"/>
              <w:right w:val="nil"/>
            </w:tcBorders>
            <w:shd w:val="clear" w:color="auto" w:fill="auto"/>
            <w:noWrap/>
            <w:hideMark/>
          </w:tcPr>
          <w:p w14:paraId="39E7255F" w14:textId="1DA9A362"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A5192">
              <w:rPr>
                <w:rFonts w:eastAsia="Times New Roman" w:cs="Times New Roman"/>
                <w:color w:val="000000"/>
                <w:lang w:eastAsia="de-DE"/>
              </w:rPr>
              <w:t>.</w:t>
            </w:r>
            <w:r w:rsidRPr="002D0F10">
              <w:rPr>
                <w:rFonts w:eastAsia="Times New Roman" w:cs="Times New Roman"/>
                <w:color w:val="000000"/>
                <w:lang w:eastAsia="de-DE"/>
              </w:rPr>
              <w:t>13</w:t>
            </w:r>
          </w:p>
        </w:tc>
      </w:tr>
      <w:tr w:rsidR="00945125" w:rsidRPr="00965962" w14:paraId="50B075B7" w14:textId="77777777" w:rsidTr="00965962">
        <w:trPr>
          <w:trHeight w:val="20"/>
          <w:tblCellSpacing w:w="14" w:type="dxa"/>
        </w:trPr>
        <w:tc>
          <w:tcPr>
            <w:tcW w:w="476" w:type="pct"/>
            <w:tcBorders>
              <w:top w:val="nil"/>
              <w:left w:val="nil"/>
              <w:bottom w:val="nil"/>
              <w:right w:val="nil"/>
            </w:tcBorders>
            <w:shd w:val="clear" w:color="auto" w:fill="auto"/>
            <w:noWrap/>
            <w:hideMark/>
          </w:tcPr>
          <w:p w14:paraId="30BD5C79"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45002</w:t>
            </w:r>
          </w:p>
        </w:tc>
        <w:tc>
          <w:tcPr>
            <w:tcW w:w="3527" w:type="pct"/>
            <w:tcBorders>
              <w:top w:val="nil"/>
              <w:left w:val="nil"/>
              <w:bottom w:val="nil"/>
              <w:right w:val="nil"/>
            </w:tcBorders>
            <w:shd w:val="clear" w:color="auto" w:fill="auto"/>
            <w:hideMark/>
          </w:tcPr>
          <w:p w14:paraId="6B91574F"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Erstellung detaillierter Berichte für die Führungskraft aus Daten der Personalabteilung (z.B. Anwesenheiten, Krankheitszeiten, Leistungsdaten etc.). </w:t>
            </w:r>
          </w:p>
        </w:tc>
        <w:tc>
          <w:tcPr>
            <w:tcW w:w="457" w:type="pct"/>
            <w:tcBorders>
              <w:top w:val="nil"/>
              <w:left w:val="nil"/>
              <w:bottom w:val="nil"/>
              <w:right w:val="nil"/>
            </w:tcBorders>
            <w:shd w:val="clear" w:color="auto" w:fill="auto"/>
            <w:noWrap/>
            <w:hideMark/>
          </w:tcPr>
          <w:p w14:paraId="41CF6B3C" w14:textId="297EDFF7"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A5192">
              <w:rPr>
                <w:rFonts w:eastAsia="Times New Roman" w:cs="Times New Roman"/>
                <w:color w:val="000000"/>
                <w:lang w:eastAsia="de-DE"/>
              </w:rPr>
              <w:t>.</w:t>
            </w:r>
            <w:r w:rsidRPr="002D0F10">
              <w:rPr>
                <w:rFonts w:eastAsia="Times New Roman" w:cs="Times New Roman"/>
                <w:color w:val="000000"/>
                <w:lang w:eastAsia="de-DE"/>
              </w:rPr>
              <w:t>63</w:t>
            </w:r>
          </w:p>
        </w:tc>
        <w:tc>
          <w:tcPr>
            <w:tcW w:w="457" w:type="pct"/>
            <w:tcBorders>
              <w:top w:val="nil"/>
              <w:left w:val="nil"/>
              <w:bottom w:val="nil"/>
              <w:right w:val="nil"/>
            </w:tcBorders>
            <w:shd w:val="clear" w:color="auto" w:fill="auto"/>
            <w:noWrap/>
            <w:hideMark/>
          </w:tcPr>
          <w:p w14:paraId="4D51A840" w14:textId="008812A9"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A5192">
              <w:rPr>
                <w:rFonts w:eastAsia="Times New Roman" w:cs="Times New Roman"/>
                <w:color w:val="000000"/>
                <w:lang w:eastAsia="de-DE"/>
              </w:rPr>
              <w:t>.</w:t>
            </w:r>
            <w:r w:rsidRPr="002D0F10">
              <w:rPr>
                <w:rFonts w:eastAsia="Times New Roman" w:cs="Times New Roman"/>
                <w:color w:val="000000"/>
                <w:lang w:eastAsia="de-DE"/>
              </w:rPr>
              <w:t>28</w:t>
            </w:r>
          </w:p>
        </w:tc>
      </w:tr>
      <w:tr w:rsidR="00945125" w:rsidRPr="00965962" w14:paraId="14513083" w14:textId="77777777" w:rsidTr="00965962">
        <w:trPr>
          <w:trHeight w:val="20"/>
          <w:tblCellSpacing w:w="14" w:type="dxa"/>
        </w:trPr>
        <w:tc>
          <w:tcPr>
            <w:tcW w:w="476" w:type="pct"/>
            <w:tcBorders>
              <w:top w:val="nil"/>
              <w:left w:val="nil"/>
              <w:bottom w:val="nil"/>
              <w:right w:val="nil"/>
            </w:tcBorders>
            <w:shd w:val="clear" w:color="auto" w:fill="auto"/>
            <w:noWrap/>
            <w:hideMark/>
          </w:tcPr>
          <w:p w14:paraId="1CA0DED9"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45003</w:t>
            </w:r>
          </w:p>
        </w:tc>
        <w:tc>
          <w:tcPr>
            <w:tcW w:w="3527" w:type="pct"/>
            <w:tcBorders>
              <w:top w:val="nil"/>
              <w:left w:val="nil"/>
              <w:bottom w:val="nil"/>
              <w:right w:val="nil"/>
            </w:tcBorders>
            <w:shd w:val="clear" w:color="auto" w:fill="auto"/>
            <w:hideMark/>
          </w:tcPr>
          <w:p w14:paraId="6291FDDA"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Erstellung von Finanzberichten und -analysen als Entscheidungsgrundlage für die Führungskraft. </w:t>
            </w:r>
          </w:p>
        </w:tc>
        <w:tc>
          <w:tcPr>
            <w:tcW w:w="457" w:type="pct"/>
            <w:tcBorders>
              <w:top w:val="nil"/>
              <w:left w:val="nil"/>
              <w:bottom w:val="nil"/>
              <w:right w:val="nil"/>
            </w:tcBorders>
            <w:shd w:val="clear" w:color="auto" w:fill="auto"/>
            <w:noWrap/>
            <w:hideMark/>
          </w:tcPr>
          <w:p w14:paraId="15C477EE" w14:textId="68424C5E"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4</w:t>
            </w:r>
            <w:r w:rsidR="000A5192">
              <w:rPr>
                <w:rFonts w:eastAsia="Times New Roman" w:cs="Times New Roman"/>
                <w:color w:val="000000"/>
                <w:lang w:eastAsia="de-DE"/>
              </w:rPr>
              <w:t>.</w:t>
            </w:r>
            <w:r w:rsidRPr="002D0F10">
              <w:rPr>
                <w:rFonts w:eastAsia="Times New Roman" w:cs="Times New Roman"/>
                <w:color w:val="000000"/>
                <w:lang w:eastAsia="de-DE"/>
              </w:rPr>
              <w:t>27</w:t>
            </w:r>
          </w:p>
        </w:tc>
        <w:tc>
          <w:tcPr>
            <w:tcW w:w="457" w:type="pct"/>
            <w:tcBorders>
              <w:top w:val="nil"/>
              <w:left w:val="nil"/>
              <w:bottom w:val="nil"/>
              <w:right w:val="nil"/>
            </w:tcBorders>
            <w:shd w:val="clear" w:color="auto" w:fill="auto"/>
            <w:noWrap/>
            <w:hideMark/>
          </w:tcPr>
          <w:p w14:paraId="2D398FDF" w14:textId="7920123B"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A5192">
              <w:rPr>
                <w:rFonts w:eastAsia="Times New Roman" w:cs="Times New Roman"/>
                <w:color w:val="000000"/>
                <w:lang w:eastAsia="de-DE"/>
              </w:rPr>
              <w:t>.</w:t>
            </w:r>
            <w:r w:rsidRPr="002D0F10">
              <w:rPr>
                <w:rFonts w:eastAsia="Times New Roman" w:cs="Times New Roman"/>
                <w:color w:val="000000"/>
                <w:lang w:eastAsia="de-DE"/>
              </w:rPr>
              <w:t>63</w:t>
            </w:r>
          </w:p>
        </w:tc>
      </w:tr>
      <w:tr w:rsidR="00945125" w:rsidRPr="00965962" w14:paraId="6A9CE4BC" w14:textId="77777777" w:rsidTr="00965962">
        <w:trPr>
          <w:trHeight w:val="20"/>
          <w:tblCellSpacing w:w="14" w:type="dxa"/>
        </w:trPr>
        <w:tc>
          <w:tcPr>
            <w:tcW w:w="476" w:type="pct"/>
            <w:tcBorders>
              <w:top w:val="nil"/>
              <w:left w:val="nil"/>
              <w:bottom w:val="nil"/>
              <w:right w:val="nil"/>
            </w:tcBorders>
            <w:shd w:val="clear" w:color="auto" w:fill="auto"/>
            <w:noWrap/>
            <w:hideMark/>
          </w:tcPr>
          <w:p w14:paraId="09BEC48B"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45004</w:t>
            </w:r>
          </w:p>
        </w:tc>
        <w:tc>
          <w:tcPr>
            <w:tcW w:w="3527" w:type="pct"/>
            <w:tcBorders>
              <w:top w:val="nil"/>
              <w:left w:val="nil"/>
              <w:bottom w:val="nil"/>
              <w:right w:val="nil"/>
            </w:tcBorders>
            <w:shd w:val="clear" w:color="auto" w:fill="auto"/>
            <w:hideMark/>
          </w:tcPr>
          <w:p w14:paraId="7686CFC0"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Erstellung von Vorschlägen für die Verbesserung des Designs bestehender Produkte oder für das Design neuer Produkte.</w:t>
            </w:r>
          </w:p>
        </w:tc>
        <w:tc>
          <w:tcPr>
            <w:tcW w:w="457" w:type="pct"/>
            <w:tcBorders>
              <w:top w:val="nil"/>
              <w:left w:val="nil"/>
              <w:bottom w:val="nil"/>
              <w:right w:val="nil"/>
            </w:tcBorders>
            <w:shd w:val="clear" w:color="auto" w:fill="auto"/>
            <w:noWrap/>
            <w:hideMark/>
          </w:tcPr>
          <w:p w14:paraId="2CDCEEFD" w14:textId="626E5EE1"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A5192">
              <w:rPr>
                <w:rFonts w:eastAsia="Times New Roman" w:cs="Times New Roman"/>
                <w:color w:val="000000"/>
                <w:lang w:eastAsia="de-DE"/>
              </w:rPr>
              <w:t>.</w:t>
            </w:r>
            <w:r w:rsidRPr="002D0F10">
              <w:rPr>
                <w:rFonts w:eastAsia="Times New Roman" w:cs="Times New Roman"/>
                <w:color w:val="000000"/>
                <w:lang w:eastAsia="de-DE"/>
              </w:rPr>
              <w:t>17</w:t>
            </w:r>
          </w:p>
        </w:tc>
        <w:tc>
          <w:tcPr>
            <w:tcW w:w="457" w:type="pct"/>
            <w:tcBorders>
              <w:top w:val="nil"/>
              <w:left w:val="nil"/>
              <w:bottom w:val="nil"/>
              <w:right w:val="nil"/>
            </w:tcBorders>
            <w:shd w:val="clear" w:color="auto" w:fill="auto"/>
            <w:noWrap/>
            <w:hideMark/>
          </w:tcPr>
          <w:p w14:paraId="32C92BAA" w14:textId="4BA14EED"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A5192">
              <w:rPr>
                <w:rFonts w:eastAsia="Times New Roman" w:cs="Times New Roman"/>
                <w:color w:val="000000"/>
                <w:lang w:eastAsia="de-DE"/>
              </w:rPr>
              <w:t>.</w:t>
            </w:r>
            <w:r w:rsidRPr="002D0F10">
              <w:rPr>
                <w:rFonts w:eastAsia="Times New Roman" w:cs="Times New Roman"/>
                <w:color w:val="000000"/>
                <w:lang w:eastAsia="de-DE"/>
              </w:rPr>
              <w:t>24</w:t>
            </w:r>
          </w:p>
        </w:tc>
      </w:tr>
      <w:tr w:rsidR="00945125" w:rsidRPr="00965962" w14:paraId="3DE88EF5" w14:textId="77777777" w:rsidTr="00965962">
        <w:trPr>
          <w:trHeight w:val="20"/>
          <w:tblCellSpacing w:w="14" w:type="dxa"/>
        </w:trPr>
        <w:tc>
          <w:tcPr>
            <w:tcW w:w="476" w:type="pct"/>
            <w:tcBorders>
              <w:top w:val="nil"/>
              <w:left w:val="nil"/>
              <w:bottom w:val="nil"/>
              <w:right w:val="nil"/>
            </w:tcBorders>
            <w:shd w:val="clear" w:color="auto" w:fill="auto"/>
            <w:noWrap/>
            <w:hideMark/>
          </w:tcPr>
          <w:p w14:paraId="1FFFE12E"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45005</w:t>
            </w:r>
          </w:p>
        </w:tc>
        <w:tc>
          <w:tcPr>
            <w:tcW w:w="3527" w:type="pct"/>
            <w:tcBorders>
              <w:top w:val="nil"/>
              <w:left w:val="nil"/>
              <w:bottom w:val="nil"/>
              <w:right w:val="nil"/>
            </w:tcBorders>
            <w:shd w:val="clear" w:color="auto" w:fill="auto"/>
            <w:hideMark/>
          </w:tcPr>
          <w:p w14:paraId="366E763B"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Beantwortung eingehender E-Mails. </w:t>
            </w:r>
          </w:p>
        </w:tc>
        <w:tc>
          <w:tcPr>
            <w:tcW w:w="457" w:type="pct"/>
            <w:tcBorders>
              <w:top w:val="nil"/>
              <w:left w:val="nil"/>
              <w:bottom w:val="nil"/>
              <w:right w:val="nil"/>
            </w:tcBorders>
            <w:shd w:val="clear" w:color="auto" w:fill="auto"/>
            <w:noWrap/>
            <w:hideMark/>
          </w:tcPr>
          <w:p w14:paraId="46BA8B14" w14:textId="56425389"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A5192">
              <w:rPr>
                <w:rFonts w:eastAsia="Times New Roman" w:cs="Times New Roman"/>
                <w:color w:val="000000"/>
                <w:lang w:eastAsia="de-DE"/>
              </w:rPr>
              <w:t>.</w:t>
            </w:r>
            <w:r w:rsidRPr="002D0F10">
              <w:rPr>
                <w:rFonts w:eastAsia="Times New Roman" w:cs="Times New Roman"/>
                <w:color w:val="000000"/>
                <w:lang w:eastAsia="de-DE"/>
              </w:rPr>
              <w:t>77</w:t>
            </w:r>
          </w:p>
        </w:tc>
        <w:tc>
          <w:tcPr>
            <w:tcW w:w="457" w:type="pct"/>
            <w:tcBorders>
              <w:top w:val="nil"/>
              <w:left w:val="nil"/>
              <w:bottom w:val="nil"/>
              <w:right w:val="nil"/>
            </w:tcBorders>
            <w:shd w:val="clear" w:color="auto" w:fill="auto"/>
            <w:noWrap/>
            <w:hideMark/>
          </w:tcPr>
          <w:p w14:paraId="7D764957" w14:textId="0BADDBB2"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A5192">
              <w:rPr>
                <w:rFonts w:eastAsia="Times New Roman" w:cs="Times New Roman"/>
                <w:color w:val="000000"/>
                <w:lang w:eastAsia="de-DE"/>
              </w:rPr>
              <w:t>.</w:t>
            </w:r>
            <w:r w:rsidRPr="002D0F10">
              <w:rPr>
                <w:rFonts w:eastAsia="Times New Roman" w:cs="Times New Roman"/>
                <w:color w:val="000000"/>
                <w:lang w:eastAsia="de-DE"/>
              </w:rPr>
              <w:t>88</w:t>
            </w:r>
          </w:p>
        </w:tc>
      </w:tr>
      <w:tr w:rsidR="00945125" w:rsidRPr="00965962" w14:paraId="2DA78BD3" w14:textId="77777777" w:rsidTr="00965962">
        <w:trPr>
          <w:trHeight w:val="20"/>
          <w:tblCellSpacing w:w="14" w:type="dxa"/>
        </w:trPr>
        <w:tc>
          <w:tcPr>
            <w:tcW w:w="476" w:type="pct"/>
            <w:tcBorders>
              <w:top w:val="nil"/>
              <w:left w:val="nil"/>
              <w:bottom w:val="nil"/>
              <w:right w:val="nil"/>
            </w:tcBorders>
            <w:shd w:val="clear" w:color="auto" w:fill="auto"/>
            <w:noWrap/>
            <w:hideMark/>
          </w:tcPr>
          <w:p w14:paraId="1DC12CB1"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45006</w:t>
            </w:r>
          </w:p>
        </w:tc>
        <w:tc>
          <w:tcPr>
            <w:tcW w:w="3527" w:type="pct"/>
            <w:tcBorders>
              <w:top w:val="nil"/>
              <w:left w:val="nil"/>
              <w:bottom w:val="nil"/>
              <w:right w:val="nil"/>
            </w:tcBorders>
            <w:shd w:val="clear" w:color="auto" w:fill="auto"/>
            <w:hideMark/>
          </w:tcPr>
          <w:p w14:paraId="16DC340E"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Rückmeldung an die Beschäftigten über die Qualität ihrer Arbeit und konkrete Verbesserungsvorschläge </w:t>
            </w:r>
          </w:p>
        </w:tc>
        <w:tc>
          <w:tcPr>
            <w:tcW w:w="457" w:type="pct"/>
            <w:tcBorders>
              <w:top w:val="nil"/>
              <w:left w:val="nil"/>
              <w:bottom w:val="nil"/>
              <w:right w:val="nil"/>
            </w:tcBorders>
            <w:shd w:val="clear" w:color="auto" w:fill="auto"/>
            <w:noWrap/>
            <w:hideMark/>
          </w:tcPr>
          <w:p w14:paraId="18C5C7F1" w14:textId="3EDB06B4"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A5192">
              <w:rPr>
                <w:rFonts w:eastAsia="Times New Roman" w:cs="Times New Roman"/>
                <w:color w:val="000000"/>
                <w:lang w:eastAsia="de-DE"/>
              </w:rPr>
              <w:t>.</w:t>
            </w:r>
            <w:r w:rsidRPr="002D0F10">
              <w:rPr>
                <w:rFonts w:eastAsia="Times New Roman" w:cs="Times New Roman"/>
                <w:color w:val="000000"/>
                <w:lang w:eastAsia="de-DE"/>
              </w:rPr>
              <w:t>73</w:t>
            </w:r>
          </w:p>
        </w:tc>
        <w:tc>
          <w:tcPr>
            <w:tcW w:w="457" w:type="pct"/>
            <w:tcBorders>
              <w:top w:val="nil"/>
              <w:left w:val="nil"/>
              <w:bottom w:val="nil"/>
              <w:right w:val="nil"/>
            </w:tcBorders>
            <w:shd w:val="clear" w:color="auto" w:fill="auto"/>
            <w:noWrap/>
            <w:hideMark/>
          </w:tcPr>
          <w:p w14:paraId="76942DA2" w14:textId="688FEE40"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A5192">
              <w:rPr>
                <w:rFonts w:eastAsia="Times New Roman" w:cs="Times New Roman"/>
                <w:color w:val="000000"/>
                <w:lang w:eastAsia="de-DE"/>
              </w:rPr>
              <w:t>.</w:t>
            </w:r>
            <w:r w:rsidRPr="002D0F10">
              <w:rPr>
                <w:rFonts w:eastAsia="Times New Roman" w:cs="Times New Roman"/>
                <w:color w:val="000000"/>
                <w:lang w:eastAsia="de-DE"/>
              </w:rPr>
              <w:t>89</w:t>
            </w:r>
          </w:p>
        </w:tc>
      </w:tr>
      <w:tr w:rsidR="00945125" w:rsidRPr="00965962" w14:paraId="3D5FB099" w14:textId="77777777" w:rsidTr="00965962">
        <w:trPr>
          <w:trHeight w:val="20"/>
          <w:tblCellSpacing w:w="14" w:type="dxa"/>
        </w:trPr>
        <w:tc>
          <w:tcPr>
            <w:tcW w:w="476" w:type="pct"/>
            <w:tcBorders>
              <w:top w:val="nil"/>
              <w:left w:val="nil"/>
              <w:bottom w:val="nil"/>
              <w:right w:val="nil"/>
            </w:tcBorders>
            <w:shd w:val="clear" w:color="auto" w:fill="auto"/>
            <w:noWrap/>
            <w:hideMark/>
          </w:tcPr>
          <w:p w14:paraId="0FABEDC1"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45007</w:t>
            </w:r>
          </w:p>
        </w:tc>
        <w:tc>
          <w:tcPr>
            <w:tcW w:w="3527" w:type="pct"/>
            <w:tcBorders>
              <w:top w:val="nil"/>
              <w:left w:val="nil"/>
              <w:bottom w:val="nil"/>
              <w:right w:val="nil"/>
            </w:tcBorders>
            <w:shd w:val="clear" w:color="auto" w:fill="auto"/>
            <w:hideMark/>
          </w:tcPr>
          <w:p w14:paraId="51CCBF42"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Überprüfung der Arbeitsergebnisse auf Fehler und Erstellung eines Fehlerprotokolls mit Angaben zur Art der Fehler, möglichen Ursachen und Strategien zur zukünftigen Vermeidung. </w:t>
            </w:r>
          </w:p>
        </w:tc>
        <w:tc>
          <w:tcPr>
            <w:tcW w:w="457" w:type="pct"/>
            <w:tcBorders>
              <w:top w:val="nil"/>
              <w:left w:val="nil"/>
              <w:bottom w:val="nil"/>
              <w:right w:val="nil"/>
            </w:tcBorders>
            <w:shd w:val="clear" w:color="auto" w:fill="auto"/>
            <w:noWrap/>
            <w:hideMark/>
          </w:tcPr>
          <w:p w14:paraId="36D21F05" w14:textId="39107CDA"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A5192">
              <w:rPr>
                <w:rFonts w:eastAsia="Times New Roman" w:cs="Times New Roman"/>
                <w:color w:val="000000"/>
                <w:lang w:eastAsia="de-DE"/>
              </w:rPr>
              <w:t>.</w:t>
            </w:r>
            <w:r w:rsidRPr="002D0F10">
              <w:rPr>
                <w:rFonts w:eastAsia="Times New Roman" w:cs="Times New Roman"/>
                <w:color w:val="000000"/>
                <w:lang w:eastAsia="de-DE"/>
              </w:rPr>
              <w:t>57</w:t>
            </w:r>
          </w:p>
        </w:tc>
        <w:tc>
          <w:tcPr>
            <w:tcW w:w="457" w:type="pct"/>
            <w:tcBorders>
              <w:top w:val="nil"/>
              <w:left w:val="nil"/>
              <w:bottom w:val="nil"/>
              <w:right w:val="nil"/>
            </w:tcBorders>
            <w:shd w:val="clear" w:color="auto" w:fill="auto"/>
            <w:noWrap/>
            <w:hideMark/>
          </w:tcPr>
          <w:p w14:paraId="35FCC6B4" w14:textId="35DF0577"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A5192">
              <w:rPr>
                <w:rFonts w:eastAsia="Times New Roman" w:cs="Times New Roman"/>
                <w:color w:val="000000"/>
                <w:lang w:eastAsia="de-DE"/>
              </w:rPr>
              <w:t>.</w:t>
            </w:r>
            <w:r w:rsidRPr="002D0F10">
              <w:rPr>
                <w:rFonts w:eastAsia="Times New Roman" w:cs="Times New Roman"/>
                <w:color w:val="000000"/>
                <w:lang w:eastAsia="de-DE"/>
              </w:rPr>
              <w:t>72</w:t>
            </w:r>
          </w:p>
        </w:tc>
      </w:tr>
      <w:tr w:rsidR="00945125" w:rsidRPr="00965962" w14:paraId="09552766" w14:textId="77777777" w:rsidTr="00965962">
        <w:trPr>
          <w:trHeight w:val="20"/>
          <w:tblCellSpacing w:w="14" w:type="dxa"/>
        </w:trPr>
        <w:tc>
          <w:tcPr>
            <w:tcW w:w="476" w:type="pct"/>
            <w:tcBorders>
              <w:top w:val="nil"/>
              <w:left w:val="nil"/>
              <w:bottom w:val="nil"/>
              <w:right w:val="nil"/>
            </w:tcBorders>
            <w:shd w:val="clear" w:color="auto" w:fill="auto"/>
            <w:noWrap/>
            <w:hideMark/>
          </w:tcPr>
          <w:p w14:paraId="1B06A2D1"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45008</w:t>
            </w:r>
          </w:p>
        </w:tc>
        <w:tc>
          <w:tcPr>
            <w:tcW w:w="3527" w:type="pct"/>
            <w:tcBorders>
              <w:top w:val="nil"/>
              <w:left w:val="nil"/>
              <w:bottom w:val="nil"/>
              <w:right w:val="nil"/>
            </w:tcBorders>
            <w:shd w:val="clear" w:color="auto" w:fill="auto"/>
            <w:hideMark/>
          </w:tcPr>
          <w:p w14:paraId="68A0FF78"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Generierung von Vorschlägen zur Gehaltsanpassung.</w:t>
            </w:r>
          </w:p>
        </w:tc>
        <w:tc>
          <w:tcPr>
            <w:tcW w:w="457" w:type="pct"/>
            <w:tcBorders>
              <w:top w:val="nil"/>
              <w:left w:val="nil"/>
              <w:bottom w:val="nil"/>
              <w:right w:val="nil"/>
            </w:tcBorders>
            <w:shd w:val="clear" w:color="auto" w:fill="auto"/>
            <w:noWrap/>
            <w:hideMark/>
          </w:tcPr>
          <w:p w14:paraId="03758CBE" w14:textId="2FD5D167"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A5192">
              <w:rPr>
                <w:rFonts w:eastAsia="Times New Roman" w:cs="Times New Roman"/>
                <w:color w:val="000000"/>
                <w:lang w:eastAsia="de-DE"/>
              </w:rPr>
              <w:t>.</w:t>
            </w:r>
            <w:r w:rsidRPr="002D0F10">
              <w:rPr>
                <w:rFonts w:eastAsia="Times New Roman" w:cs="Times New Roman"/>
                <w:color w:val="000000"/>
                <w:lang w:eastAsia="de-DE"/>
              </w:rPr>
              <w:t>90</w:t>
            </w:r>
          </w:p>
        </w:tc>
        <w:tc>
          <w:tcPr>
            <w:tcW w:w="457" w:type="pct"/>
            <w:tcBorders>
              <w:top w:val="nil"/>
              <w:left w:val="nil"/>
              <w:bottom w:val="nil"/>
              <w:right w:val="nil"/>
            </w:tcBorders>
            <w:shd w:val="clear" w:color="auto" w:fill="auto"/>
            <w:noWrap/>
            <w:hideMark/>
          </w:tcPr>
          <w:p w14:paraId="4FA508F3" w14:textId="0010D746"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A5192">
              <w:rPr>
                <w:rFonts w:eastAsia="Times New Roman" w:cs="Times New Roman"/>
                <w:color w:val="000000"/>
                <w:lang w:eastAsia="de-DE"/>
              </w:rPr>
              <w:t>.</w:t>
            </w:r>
            <w:r w:rsidRPr="002D0F10">
              <w:rPr>
                <w:rFonts w:eastAsia="Times New Roman" w:cs="Times New Roman"/>
                <w:color w:val="000000"/>
                <w:lang w:eastAsia="de-DE"/>
              </w:rPr>
              <w:t>83</w:t>
            </w:r>
          </w:p>
        </w:tc>
      </w:tr>
      <w:tr w:rsidR="00945125" w:rsidRPr="00965962" w14:paraId="56D55DAC" w14:textId="77777777" w:rsidTr="00965962">
        <w:trPr>
          <w:trHeight w:val="20"/>
          <w:tblCellSpacing w:w="14" w:type="dxa"/>
        </w:trPr>
        <w:tc>
          <w:tcPr>
            <w:tcW w:w="476" w:type="pct"/>
            <w:tcBorders>
              <w:top w:val="nil"/>
              <w:left w:val="nil"/>
              <w:bottom w:val="nil"/>
              <w:right w:val="nil"/>
            </w:tcBorders>
            <w:shd w:val="clear" w:color="auto" w:fill="auto"/>
            <w:noWrap/>
            <w:hideMark/>
          </w:tcPr>
          <w:p w14:paraId="22D534B8"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45009</w:t>
            </w:r>
          </w:p>
        </w:tc>
        <w:tc>
          <w:tcPr>
            <w:tcW w:w="3527" w:type="pct"/>
            <w:tcBorders>
              <w:top w:val="nil"/>
              <w:left w:val="nil"/>
              <w:bottom w:val="nil"/>
              <w:right w:val="nil"/>
            </w:tcBorders>
            <w:shd w:val="clear" w:color="auto" w:fill="auto"/>
            <w:hideMark/>
          </w:tcPr>
          <w:p w14:paraId="68544751"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Erzeugen von Vorschlägen für Gesundheits- und Wellnessprogramme, die auf den Bedürfnissen der Beschäftigten und den Ressourcen des Unternehmens basieren. </w:t>
            </w:r>
          </w:p>
        </w:tc>
        <w:tc>
          <w:tcPr>
            <w:tcW w:w="457" w:type="pct"/>
            <w:tcBorders>
              <w:top w:val="nil"/>
              <w:left w:val="nil"/>
              <w:bottom w:val="nil"/>
              <w:right w:val="nil"/>
            </w:tcBorders>
            <w:shd w:val="clear" w:color="auto" w:fill="auto"/>
            <w:noWrap/>
            <w:hideMark/>
          </w:tcPr>
          <w:p w14:paraId="0440CB6A" w14:textId="48AA1537"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A5192">
              <w:rPr>
                <w:rFonts w:eastAsia="Times New Roman" w:cs="Times New Roman"/>
                <w:color w:val="000000"/>
                <w:lang w:eastAsia="de-DE"/>
              </w:rPr>
              <w:t>.</w:t>
            </w:r>
            <w:r w:rsidRPr="002D0F10">
              <w:rPr>
                <w:rFonts w:eastAsia="Times New Roman" w:cs="Times New Roman"/>
                <w:color w:val="000000"/>
                <w:lang w:eastAsia="de-DE"/>
              </w:rPr>
              <w:t>97</w:t>
            </w:r>
          </w:p>
        </w:tc>
        <w:tc>
          <w:tcPr>
            <w:tcW w:w="457" w:type="pct"/>
            <w:tcBorders>
              <w:top w:val="nil"/>
              <w:left w:val="nil"/>
              <w:bottom w:val="nil"/>
              <w:right w:val="nil"/>
            </w:tcBorders>
            <w:shd w:val="clear" w:color="auto" w:fill="auto"/>
            <w:noWrap/>
            <w:hideMark/>
          </w:tcPr>
          <w:p w14:paraId="44C864F1" w14:textId="5AC17F30"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A5192">
              <w:rPr>
                <w:rFonts w:eastAsia="Times New Roman" w:cs="Times New Roman"/>
                <w:color w:val="000000"/>
                <w:lang w:eastAsia="de-DE"/>
              </w:rPr>
              <w:t>.</w:t>
            </w:r>
            <w:r w:rsidRPr="002D0F10">
              <w:rPr>
                <w:rFonts w:eastAsia="Times New Roman" w:cs="Times New Roman"/>
                <w:color w:val="000000"/>
                <w:lang w:eastAsia="de-DE"/>
              </w:rPr>
              <w:t>11</w:t>
            </w:r>
          </w:p>
        </w:tc>
      </w:tr>
      <w:tr w:rsidR="00945125" w:rsidRPr="00965962" w14:paraId="079FF5C2" w14:textId="77777777" w:rsidTr="00965962">
        <w:trPr>
          <w:trHeight w:val="20"/>
          <w:tblCellSpacing w:w="14" w:type="dxa"/>
        </w:trPr>
        <w:tc>
          <w:tcPr>
            <w:tcW w:w="476" w:type="pct"/>
            <w:tcBorders>
              <w:top w:val="nil"/>
              <w:left w:val="nil"/>
              <w:bottom w:val="nil"/>
              <w:right w:val="nil"/>
            </w:tcBorders>
            <w:shd w:val="clear" w:color="auto" w:fill="auto"/>
            <w:noWrap/>
            <w:hideMark/>
          </w:tcPr>
          <w:p w14:paraId="52776D72"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45010</w:t>
            </w:r>
          </w:p>
        </w:tc>
        <w:tc>
          <w:tcPr>
            <w:tcW w:w="3527" w:type="pct"/>
            <w:tcBorders>
              <w:top w:val="nil"/>
              <w:left w:val="nil"/>
              <w:bottom w:val="nil"/>
              <w:right w:val="nil"/>
            </w:tcBorders>
            <w:shd w:val="clear" w:color="auto" w:fill="auto"/>
            <w:hideMark/>
          </w:tcPr>
          <w:p w14:paraId="4AAE7FB6"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Analyse der bisherigen Zusammenarbeit im Team und Erstellung von Handlungsempfehlungen für die Teammitglieder oder der Abteilung. </w:t>
            </w:r>
          </w:p>
        </w:tc>
        <w:tc>
          <w:tcPr>
            <w:tcW w:w="457" w:type="pct"/>
            <w:tcBorders>
              <w:top w:val="nil"/>
              <w:left w:val="nil"/>
              <w:bottom w:val="nil"/>
              <w:right w:val="nil"/>
            </w:tcBorders>
            <w:shd w:val="clear" w:color="auto" w:fill="auto"/>
            <w:noWrap/>
            <w:hideMark/>
          </w:tcPr>
          <w:p w14:paraId="23664608" w14:textId="4A3819E0"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A5192">
              <w:rPr>
                <w:rFonts w:eastAsia="Times New Roman" w:cs="Times New Roman"/>
                <w:color w:val="000000"/>
                <w:lang w:eastAsia="de-DE"/>
              </w:rPr>
              <w:t>.</w:t>
            </w:r>
            <w:r w:rsidRPr="002D0F10">
              <w:rPr>
                <w:rFonts w:eastAsia="Times New Roman" w:cs="Times New Roman"/>
                <w:color w:val="000000"/>
                <w:lang w:eastAsia="de-DE"/>
              </w:rPr>
              <w:t>73</w:t>
            </w:r>
          </w:p>
        </w:tc>
        <w:tc>
          <w:tcPr>
            <w:tcW w:w="457" w:type="pct"/>
            <w:tcBorders>
              <w:top w:val="nil"/>
              <w:left w:val="nil"/>
              <w:bottom w:val="nil"/>
              <w:right w:val="nil"/>
            </w:tcBorders>
            <w:shd w:val="clear" w:color="auto" w:fill="auto"/>
            <w:noWrap/>
            <w:hideMark/>
          </w:tcPr>
          <w:p w14:paraId="25995D60" w14:textId="38823690"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A5192">
              <w:rPr>
                <w:rFonts w:eastAsia="Times New Roman" w:cs="Times New Roman"/>
                <w:color w:val="000000"/>
                <w:lang w:eastAsia="de-DE"/>
              </w:rPr>
              <w:t>.</w:t>
            </w:r>
            <w:r w:rsidRPr="002D0F10">
              <w:rPr>
                <w:rFonts w:eastAsia="Times New Roman" w:cs="Times New Roman"/>
                <w:color w:val="000000"/>
                <w:lang w:eastAsia="de-DE"/>
              </w:rPr>
              <w:t>96</w:t>
            </w:r>
          </w:p>
        </w:tc>
      </w:tr>
      <w:tr w:rsidR="00945125" w:rsidRPr="00965962" w14:paraId="0CFFF85B" w14:textId="77777777" w:rsidTr="00965962">
        <w:trPr>
          <w:trHeight w:val="20"/>
          <w:tblCellSpacing w:w="14" w:type="dxa"/>
        </w:trPr>
        <w:tc>
          <w:tcPr>
            <w:tcW w:w="476" w:type="pct"/>
            <w:tcBorders>
              <w:top w:val="nil"/>
              <w:left w:val="nil"/>
              <w:bottom w:val="nil"/>
              <w:right w:val="nil"/>
            </w:tcBorders>
            <w:shd w:val="clear" w:color="auto" w:fill="auto"/>
            <w:noWrap/>
            <w:hideMark/>
          </w:tcPr>
          <w:p w14:paraId="1EA3CAB3"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45011</w:t>
            </w:r>
          </w:p>
        </w:tc>
        <w:tc>
          <w:tcPr>
            <w:tcW w:w="3527" w:type="pct"/>
            <w:tcBorders>
              <w:top w:val="nil"/>
              <w:left w:val="nil"/>
              <w:bottom w:val="nil"/>
              <w:right w:val="nil"/>
            </w:tcBorders>
            <w:shd w:val="clear" w:color="auto" w:fill="auto"/>
            <w:hideMark/>
          </w:tcPr>
          <w:p w14:paraId="0CA409DA"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Generierung maßgeschneiderter Interviewfragen für den Bewerbungsprozess basierend auf den spezifischen Anforderungen der Position.</w:t>
            </w:r>
          </w:p>
        </w:tc>
        <w:tc>
          <w:tcPr>
            <w:tcW w:w="457" w:type="pct"/>
            <w:tcBorders>
              <w:top w:val="nil"/>
              <w:left w:val="nil"/>
              <w:bottom w:val="nil"/>
              <w:right w:val="nil"/>
            </w:tcBorders>
            <w:shd w:val="clear" w:color="auto" w:fill="auto"/>
            <w:noWrap/>
            <w:hideMark/>
          </w:tcPr>
          <w:p w14:paraId="0C1A94FD" w14:textId="68A7D3CC"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A5192">
              <w:rPr>
                <w:rFonts w:eastAsia="Times New Roman" w:cs="Times New Roman"/>
                <w:color w:val="000000"/>
                <w:lang w:eastAsia="de-DE"/>
              </w:rPr>
              <w:t>.</w:t>
            </w:r>
            <w:r w:rsidRPr="002D0F10">
              <w:rPr>
                <w:rFonts w:eastAsia="Times New Roman" w:cs="Times New Roman"/>
                <w:color w:val="000000"/>
                <w:lang w:eastAsia="de-DE"/>
              </w:rPr>
              <w:t>53</w:t>
            </w:r>
          </w:p>
        </w:tc>
        <w:tc>
          <w:tcPr>
            <w:tcW w:w="457" w:type="pct"/>
            <w:tcBorders>
              <w:top w:val="nil"/>
              <w:left w:val="nil"/>
              <w:bottom w:val="nil"/>
              <w:right w:val="nil"/>
            </w:tcBorders>
            <w:shd w:val="clear" w:color="auto" w:fill="auto"/>
            <w:noWrap/>
            <w:hideMark/>
          </w:tcPr>
          <w:p w14:paraId="72D26880" w14:textId="7038CE56"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A5192">
              <w:rPr>
                <w:rFonts w:eastAsia="Times New Roman" w:cs="Times New Roman"/>
                <w:color w:val="000000"/>
                <w:lang w:eastAsia="de-DE"/>
              </w:rPr>
              <w:t>.</w:t>
            </w:r>
            <w:r w:rsidRPr="002D0F10">
              <w:rPr>
                <w:rFonts w:eastAsia="Times New Roman" w:cs="Times New Roman"/>
                <w:color w:val="000000"/>
                <w:lang w:eastAsia="de-DE"/>
              </w:rPr>
              <w:t>96</w:t>
            </w:r>
          </w:p>
        </w:tc>
      </w:tr>
      <w:tr w:rsidR="00945125" w:rsidRPr="00965962" w14:paraId="014220F6" w14:textId="77777777" w:rsidTr="00965962">
        <w:trPr>
          <w:trHeight w:val="20"/>
          <w:tblCellSpacing w:w="14" w:type="dxa"/>
        </w:trPr>
        <w:tc>
          <w:tcPr>
            <w:tcW w:w="476" w:type="pct"/>
            <w:tcBorders>
              <w:top w:val="nil"/>
              <w:left w:val="nil"/>
              <w:bottom w:val="nil"/>
              <w:right w:val="nil"/>
            </w:tcBorders>
            <w:shd w:val="clear" w:color="auto" w:fill="auto"/>
            <w:noWrap/>
            <w:hideMark/>
          </w:tcPr>
          <w:p w14:paraId="52E7664B"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45012</w:t>
            </w:r>
          </w:p>
        </w:tc>
        <w:tc>
          <w:tcPr>
            <w:tcW w:w="3527" w:type="pct"/>
            <w:tcBorders>
              <w:top w:val="nil"/>
              <w:left w:val="nil"/>
              <w:bottom w:val="nil"/>
              <w:right w:val="nil"/>
            </w:tcBorders>
            <w:shd w:val="clear" w:color="auto" w:fill="auto"/>
            <w:hideMark/>
          </w:tcPr>
          <w:p w14:paraId="124C1DAC"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Entwicklung von Vorschlägen für die berufliche Karriere und von Weiterbildungsprogrammen auf der Grundlage der individuellen Ziele und Fähigkeiten der Beschäftigten. </w:t>
            </w:r>
          </w:p>
        </w:tc>
        <w:tc>
          <w:tcPr>
            <w:tcW w:w="457" w:type="pct"/>
            <w:tcBorders>
              <w:top w:val="nil"/>
              <w:left w:val="nil"/>
              <w:bottom w:val="nil"/>
              <w:right w:val="nil"/>
            </w:tcBorders>
            <w:shd w:val="clear" w:color="auto" w:fill="auto"/>
            <w:noWrap/>
            <w:hideMark/>
          </w:tcPr>
          <w:p w14:paraId="0D1AFB79" w14:textId="08BC299D"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A5192">
              <w:rPr>
                <w:rFonts w:eastAsia="Times New Roman" w:cs="Times New Roman"/>
                <w:color w:val="000000"/>
                <w:lang w:eastAsia="de-DE"/>
              </w:rPr>
              <w:t>.</w:t>
            </w:r>
            <w:r w:rsidRPr="002D0F10">
              <w:rPr>
                <w:rFonts w:eastAsia="Times New Roman" w:cs="Times New Roman"/>
                <w:color w:val="000000"/>
                <w:lang w:eastAsia="de-DE"/>
              </w:rPr>
              <w:t>63</w:t>
            </w:r>
          </w:p>
        </w:tc>
        <w:tc>
          <w:tcPr>
            <w:tcW w:w="457" w:type="pct"/>
            <w:tcBorders>
              <w:top w:val="nil"/>
              <w:left w:val="nil"/>
              <w:bottom w:val="nil"/>
              <w:right w:val="nil"/>
            </w:tcBorders>
            <w:shd w:val="clear" w:color="auto" w:fill="auto"/>
            <w:noWrap/>
            <w:hideMark/>
          </w:tcPr>
          <w:p w14:paraId="5F2DF5F8" w14:textId="36DDBFA1"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A5192">
              <w:rPr>
                <w:rFonts w:eastAsia="Times New Roman" w:cs="Times New Roman"/>
                <w:color w:val="000000"/>
                <w:lang w:eastAsia="de-DE"/>
              </w:rPr>
              <w:t>.</w:t>
            </w:r>
            <w:r w:rsidRPr="002D0F10">
              <w:rPr>
                <w:rFonts w:eastAsia="Times New Roman" w:cs="Times New Roman"/>
                <w:color w:val="000000"/>
                <w:lang w:eastAsia="de-DE"/>
              </w:rPr>
              <w:t>05</w:t>
            </w:r>
          </w:p>
        </w:tc>
      </w:tr>
      <w:tr w:rsidR="00945125" w:rsidRPr="00965962" w14:paraId="3A07128C" w14:textId="77777777" w:rsidTr="00965962">
        <w:trPr>
          <w:trHeight w:val="20"/>
          <w:tblCellSpacing w:w="14" w:type="dxa"/>
        </w:trPr>
        <w:tc>
          <w:tcPr>
            <w:tcW w:w="476" w:type="pct"/>
            <w:tcBorders>
              <w:top w:val="nil"/>
              <w:left w:val="nil"/>
              <w:bottom w:val="nil"/>
              <w:right w:val="nil"/>
            </w:tcBorders>
            <w:shd w:val="clear" w:color="auto" w:fill="auto"/>
            <w:noWrap/>
            <w:hideMark/>
          </w:tcPr>
          <w:p w14:paraId="60F72620"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45013</w:t>
            </w:r>
          </w:p>
        </w:tc>
        <w:tc>
          <w:tcPr>
            <w:tcW w:w="3527" w:type="pct"/>
            <w:tcBorders>
              <w:top w:val="nil"/>
              <w:left w:val="nil"/>
              <w:bottom w:val="nil"/>
              <w:right w:val="nil"/>
            </w:tcBorders>
            <w:shd w:val="clear" w:color="auto" w:fill="auto"/>
            <w:hideMark/>
          </w:tcPr>
          <w:p w14:paraId="047E92A4"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Beratung der Kundschaft und die Beantwortung ihrer Fragen. </w:t>
            </w:r>
          </w:p>
        </w:tc>
        <w:tc>
          <w:tcPr>
            <w:tcW w:w="457" w:type="pct"/>
            <w:tcBorders>
              <w:top w:val="nil"/>
              <w:left w:val="nil"/>
              <w:bottom w:val="nil"/>
              <w:right w:val="nil"/>
            </w:tcBorders>
            <w:shd w:val="clear" w:color="auto" w:fill="auto"/>
            <w:noWrap/>
            <w:hideMark/>
          </w:tcPr>
          <w:p w14:paraId="06CC4392" w14:textId="40D904A5"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A5192">
              <w:rPr>
                <w:rFonts w:eastAsia="Times New Roman" w:cs="Times New Roman"/>
                <w:color w:val="000000"/>
                <w:lang w:eastAsia="de-DE"/>
              </w:rPr>
              <w:t>.</w:t>
            </w:r>
            <w:r w:rsidRPr="002D0F10">
              <w:rPr>
                <w:rFonts w:eastAsia="Times New Roman" w:cs="Times New Roman"/>
                <w:color w:val="000000"/>
                <w:lang w:eastAsia="de-DE"/>
              </w:rPr>
              <w:t>77</w:t>
            </w:r>
          </w:p>
        </w:tc>
        <w:tc>
          <w:tcPr>
            <w:tcW w:w="457" w:type="pct"/>
            <w:tcBorders>
              <w:top w:val="nil"/>
              <w:left w:val="nil"/>
              <w:bottom w:val="nil"/>
              <w:right w:val="nil"/>
            </w:tcBorders>
            <w:shd w:val="clear" w:color="auto" w:fill="auto"/>
            <w:noWrap/>
            <w:hideMark/>
          </w:tcPr>
          <w:p w14:paraId="6548EF09" w14:textId="2782F1C8"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A5192">
              <w:rPr>
                <w:rFonts w:eastAsia="Times New Roman" w:cs="Times New Roman"/>
                <w:color w:val="000000"/>
                <w:lang w:eastAsia="de-DE"/>
              </w:rPr>
              <w:t>.</w:t>
            </w:r>
            <w:r w:rsidRPr="002D0F10">
              <w:rPr>
                <w:rFonts w:eastAsia="Times New Roman" w:cs="Times New Roman"/>
                <w:color w:val="000000"/>
                <w:lang w:eastAsia="de-DE"/>
              </w:rPr>
              <w:t>67</w:t>
            </w:r>
          </w:p>
        </w:tc>
      </w:tr>
      <w:tr w:rsidR="00945125" w:rsidRPr="00965962" w14:paraId="73B08F78" w14:textId="77777777" w:rsidTr="00965962">
        <w:trPr>
          <w:trHeight w:val="20"/>
          <w:tblCellSpacing w:w="14" w:type="dxa"/>
        </w:trPr>
        <w:tc>
          <w:tcPr>
            <w:tcW w:w="476" w:type="pct"/>
            <w:tcBorders>
              <w:top w:val="nil"/>
              <w:left w:val="nil"/>
              <w:bottom w:val="nil"/>
              <w:right w:val="nil"/>
            </w:tcBorders>
            <w:shd w:val="clear" w:color="auto" w:fill="auto"/>
            <w:noWrap/>
            <w:hideMark/>
          </w:tcPr>
          <w:p w14:paraId="3C5F5C60"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lastRenderedPageBreak/>
              <w:t>45014</w:t>
            </w:r>
          </w:p>
        </w:tc>
        <w:tc>
          <w:tcPr>
            <w:tcW w:w="3527" w:type="pct"/>
            <w:tcBorders>
              <w:top w:val="nil"/>
              <w:left w:val="nil"/>
              <w:bottom w:val="nil"/>
              <w:right w:val="nil"/>
            </w:tcBorders>
            <w:shd w:val="clear" w:color="auto" w:fill="auto"/>
            <w:hideMark/>
          </w:tcPr>
          <w:p w14:paraId="3167AEB6"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Erstellung von Leistungsbeurteilungen der Beschäftigten auf der Grundlage der gesammelten Leistungsdaten und des Feedbacks.</w:t>
            </w:r>
          </w:p>
        </w:tc>
        <w:tc>
          <w:tcPr>
            <w:tcW w:w="457" w:type="pct"/>
            <w:tcBorders>
              <w:top w:val="nil"/>
              <w:left w:val="nil"/>
              <w:bottom w:val="nil"/>
              <w:right w:val="nil"/>
            </w:tcBorders>
            <w:shd w:val="clear" w:color="auto" w:fill="auto"/>
            <w:noWrap/>
            <w:hideMark/>
          </w:tcPr>
          <w:p w14:paraId="71A63BCE" w14:textId="5368B5E6"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A5192">
              <w:rPr>
                <w:rFonts w:eastAsia="Times New Roman" w:cs="Times New Roman"/>
                <w:color w:val="000000"/>
                <w:lang w:eastAsia="de-DE"/>
              </w:rPr>
              <w:t>.</w:t>
            </w:r>
            <w:r w:rsidRPr="002D0F10">
              <w:rPr>
                <w:rFonts w:eastAsia="Times New Roman" w:cs="Times New Roman"/>
                <w:color w:val="000000"/>
                <w:lang w:eastAsia="de-DE"/>
              </w:rPr>
              <w:t>13</w:t>
            </w:r>
          </w:p>
        </w:tc>
        <w:tc>
          <w:tcPr>
            <w:tcW w:w="457" w:type="pct"/>
            <w:tcBorders>
              <w:top w:val="nil"/>
              <w:left w:val="nil"/>
              <w:bottom w:val="nil"/>
              <w:right w:val="nil"/>
            </w:tcBorders>
            <w:shd w:val="clear" w:color="auto" w:fill="auto"/>
            <w:noWrap/>
            <w:hideMark/>
          </w:tcPr>
          <w:p w14:paraId="115136D0" w14:textId="562C89BE"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A5192">
              <w:rPr>
                <w:rFonts w:eastAsia="Times New Roman" w:cs="Times New Roman"/>
                <w:color w:val="000000"/>
                <w:lang w:eastAsia="de-DE"/>
              </w:rPr>
              <w:t>.</w:t>
            </w:r>
            <w:r w:rsidRPr="002D0F10">
              <w:rPr>
                <w:rFonts w:eastAsia="Times New Roman" w:cs="Times New Roman"/>
                <w:color w:val="000000"/>
                <w:lang w:eastAsia="de-DE"/>
              </w:rPr>
              <w:t>06</w:t>
            </w:r>
          </w:p>
        </w:tc>
      </w:tr>
      <w:tr w:rsidR="00945125" w:rsidRPr="00965962" w14:paraId="2CA919FD" w14:textId="77777777" w:rsidTr="00965962">
        <w:trPr>
          <w:trHeight w:val="20"/>
          <w:tblCellSpacing w:w="14" w:type="dxa"/>
        </w:trPr>
        <w:tc>
          <w:tcPr>
            <w:tcW w:w="476" w:type="pct"/>
            <w:tcBorders>
              <w:top w:val="nil"/>
              <w:left w:val="nil"/>
              <w:bottom w:val="nil"/>
              <w:right w:val="nil"/>
            </w:tcBorders>
            <w:shd w:val="clear" w:color="auto" w:fill="auto"/>
            <w:noWrap/>
            <w:hideMark/>
          </w:tcPr>
          <w:p w14:paraId="577CDA7D"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45015</w:t>
            </w:r>
          </w:p>
        </w:tc>
        <w:tc>
          <w:tcPr>
            <w:tcW w:w="3527" w:type="pct"/>
            <w:tcBorders>
              <w:top w:val="nil"/>
              <w:left w:val="nil"/>
              <w:bottom w:val="nil"/>
              <w:right w:val="nil"/>
            </w:tcBorders>
            <w:shd w:val="clear" w:color="auto" w:fill="auto"/>
            <w:hideMark/>
          </w:tcPr>
          <w:p w14:paraId="6BD6DCD4"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Erstellung eines Persönlichkeitsprofils zur Beurteilung der Eignung einer Person, die sich um eine Führungsposition bewirbt. </w:t>
            </w:r>
          </w:p>
        </w:tc>
        <w:tc>
          <w:tcPr>
            <w:tcW w:w="457" w:type="pct"/>
            <w:tcBorders>
              <w:top w:val="nil"/>
              <w:left w:val="nil"/>
              <w:bottom w:val="nil"/>
              <w:right w:val="nil"/>
            </w:tcBorders>
            <w:shd w:val="clear" w:color="auto" w:fill="auto"/>
            <w:noWrap/>
            <w:hideMark/>
          </w:tcPr>
          <w:p w14:paraId="2CE28EAD" w14:textId="5F08AD78"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A5192">
              <w:rPr>
                <w:rFonts w:eastAsia="Times New Roman" w:cs="Times New Roman"/>
                <w:color w:val="000000"/>
                <w:lang w:eastAsia="de-DE"/>
              </w:rPr>
              <w:t>.</w:t>
            </w:r>
            <w:r w:rsidRPr="002D0F10">
              <w:rPr>
                <w:rFonts w:eastAsia="Times New Roman" w:cs="Times New Roman"/>
                <w:color w:val="000000"/>
                <w:lang w:eastAsia="de-DE"/>
              </w:rPr>
              <w:t>30</w:t>
            </w:r>
          </w:p>
        </w:tc>
        <w:tc>
          <w:tcPr>
            <w:tcW w:w="457" w:type="pct"/>
            <w:tcBorders>
              <w:top w:val="nil"/>
              <w:left w:val="nil"/>
              <w:bottom w:val="nil"/>
              <w:right w:val="nil"/>
            </w:tcBorders>
            <w:shd w:val="clear" w:color="auto" w:fill="auto"/>
            <w:noWrap/>
            <w:hideMark/>
          </w:tcPr>
          <w:p w14:paraId="0A885ECA" w14:textId="6EDC304B"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86</w:t>
            </w:r>
          </w:p>
        </w:tc>
      </w:tr>
      <w:tr w:rsidR="00945125" w:rsidRPr="00965962" w14:paraId="5C2819C2" w14:textId="77777777" w:rsidTr="00965962">
        <w:trPr>
          <w:trHeight w:val="20"/>
          <w:tblCellSpacing w:w="14" w:type="dxa"/>
        </w:trPr>
        <w:tc>
          <w:tcPr>
            <w:tcW w:w="476" w:type="pct"/>
            <w:tcBorders>
              <w:top w:val="nil"/>
              <w:left w:val="nil"/>
              <w:bottom w:val="nil"/>
              <w:right w:val="nil"/>
            </w:tcBorders>
            <w:shd w:val="clear" w:color="auto" w:fill="auto"/>
            <w:noWrap/>
            <w:hideMark/>
          </w:tcPr>
          <w:p w14:paraId="6E56D7FF"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45016</w:t>
            </w:r>
          </w:p>
        </w:tc>
        <w:tc>
          <w:tcPr>
            <w:tcW w:w="3527" w:type="pct"/>
            <w:tcBorders>
              <w:top w:val="nil"/>
              <w:left w:val="nil"/>
              <w:bottom w:val="nil"/>
              <w:right w:val="nil"/>
            </w:tcBorders>
            <w:shd w:val="clear" w:color="auto" w:fill="auto"/>
            <w:hideMark/>
          </w:tcPr>
          <w:p w14:paraId="14A950B8"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Erstellung von Gesprächsprotokollen, Zusammenfassungen und Aufgabenübersichten auf der Grundlage von Meetingaufzeichnungen.</w:t>
            </w:r>
          </w:p>
        </w:tc>
        <w:tc>
          <w:tcPr>
            <w:tcW w:w="457" w:type="pct"/>
            <w:tcBorders>
              <w:top w:val="nil"/>
              <w:left w:val="nil"/>
              <w:bottom w:val="nil"/>
              <w:right w:val="nil"/>
            </w:tcBorders>
            <w:shd w:val="clear" w:color="auto" w:fill="auto"/>
            <w:noWrap/>
            <w:hideMark/>
          </w:tcPr>
          <w:p w14:paraId="3E8A58B8" w14:textId="73214AFE"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952D7">
              <w:rPr>
                <w:rFonts w:eastAsia="Times New Roman" w:cs="Times New Roman"/>
                <w:color w:val="000000"/>
                <w:lang w:eastAsia="de-DE"/>
              </w:rPr>
              <w:t>.</w:t>
            </w:r>
            <w:r w:rsidRPr="002D0F10">
              <w:rPr>
                <w:rFonts w:eastAsia="Times New Roman" w:cs="Times New Roman"/>
                <w:color w:val="000000"/>
                <w:lang w:eastAsia="de-DE"/>
              </w:rPr>
              <w:t>60</w:t>
            </w:r>
          </w:p>
        </w:tc>
        <w:tc>
          <w:tcPr>
            <w:tcW w:w="457" w:type="pct"/>
            <w:tcBorders>
              <w:top w:val="nil"/>
              <w:left w:val="nil"/>
              <w:bottom w:val="nil"/>
              <w:right w:val="nil"/>
            </w:tcBorders>
            <w:shd w:val="clear" w:color="auto" w:fill="auto"/>
            <w:noWrap/>
            <w:hideMark/>
          </w:tcPr>
          <w:p w14:paraId="5C7A5552" w14:textId="3CBA878F"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84</w:t>
            </w:r>
          </w:p>
        </w:tc>
      </w:tr>
      <w:tr w:rsidR="00945125" w:rsidRPr="00965962" w14:paraId="58E22DAC" w14:textId="77777777" w:rsidTr="00965962">
        <w:trPr>
          <w:trHeight w:val="20"/>
          <w:tblCellSpacing w:w="14" w:type="dxa"/>
        </w:trPr>
        <w:tc>
          <w:tcPr>
            <w:tcW w:w="476" w:type="pct"/>
            <w:tcBorders>
              <w:top w:val="nil"/>
              <w:left w:val="nil"/>
              <w:bottom w:val="nil"/>
              <w:right w:val="nil"/>
            </w:tcBorders>
            <w:shd w:val="clear" w:color="auto" w:fill="auto"/>
            <w:noWrap/>
            <w:hideMark/>
          </w:tcPr>
          <w:p w14:paraId="097101B2"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45017</w:t>
            </w:r>
          </w:p>
        </w:tc>
        <w:tc>
          <w:tcPr>
            <w:tcW w:w="3527" w:type="pct"/>
            <w:tcBorders>
              <w:top w:val="nil"/>
              <w:left w:val="nil"/>
              <w:bottom w:val="nil"/>
              <w:right w:val="nil"/>
            </w:tcBorders>
            <w:shd w:val="clear" w:color="auto" w:fill="auto"/>
            <w:hideMark/>
          </w:tcPr>
          <w:p w14:paraId="4F5AB173"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Erstellung eines Redemanuskripts für die Geschäftsführung eines Unternehmens.</w:t>
            </w:r>
          </w:p>
        </w:tc>
        <w:tc>
          <w:tcPr>
            <w:tcW w:w="457" w:type="pct"/>
            <w:tcBorders>
              <w:top w:val="nil"/>
              <w:left w:val="nil"/>
              <w:bottom w:val="nil"/>
              <w:right w:val="nil"/>
            </w:tcBorders>
            <w:shd w:val="clear" w:color="auto" w:fill="auto"/>
            <w:noWrap/>
            <w:hideMark/>
          </w:tcPr>
          <w:p w14:paraId="655673EC" w14:textId="27932039"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952D7">
              <w:rPr>
                <w:rFonts w:eastAsia="Times New Roman" w:cs="Times New Roman"/>
                <w:color w:val="000000"/>
                <w:lang w:eastAsia="de-DE"/>
              </w:rPr>
              <w:t>.</w:t>
            </w:r>
            <w:r w:rsidRPr="002D0F10">
              <w:rPr>
                <w:rFonts w:eastAsia="Times New Roman" w:cs="Times New Roman"/>
                <w:color w:val="000000"/>
                <w:lang w:eastAsia="de-DE"/>
              </w:rPr>
              <w:t>93</w:t>
            </w:r>
          </w:p>
        </w:tc>
        <w:tc>
          <w:tcPr>
            <w:tcW w:w="457" w:type="pct"/>
            <w:tcBorders>
              <w:top w:val="nil"/>
              <w:left w:val="nil"/>
              <w:bottom w:val="nil"/>
              <w:right w:val="nil"/>
            </w:tcBorders>
            <w:shd w:val="clear" w:color="auto" w:fill="auto"/>
            <w:noWrap/>
            <w:hideMark/>
          </w:tcPr>
          <w:p w14:paraId="40AA1B32" w14:textId="2F2E28AE"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952D7">
              <w:rPr>
                <w:rFonts w:eastAsia="Times New Roman" w:cs="Times New Roman"/>
                <w:color w:val="000000"/>
                <w:lang w:eastAsia="de-DE"/>
              </w:rPr>
              <w:t>.</w:t>
            </w:r>
            <w:r w:rsidRPr="002D0F10">
              <w:rPr>
                <w:rFonts w:eastAsia="Times New Roman" w:cs="Times New Roman"/>
                <w:color w:val="000000"/>
                <w:lang w:eastAsia="de-DE"/>
              </w:rPr>
              <w:t>12</w:t>
            </w:r>
          </w:p>
        </w:tc>
      </w:tr>
      <w:tr w:rsidR="00945125" w:rsidRPr="00965962" w14:paraId="0726E364" w14:textId="77777777" w:rsidTr="00965962">
        <w:trPr>
          <w:trHeight w:val="20"/>
          <w:tblCellSpacing w:w="14" w:type="dxa"/>
        </w:trPr>
        <w:tc>
          <w:tcPr>
            <w:tcW w:w="476" w:type="pct"/>
            <w:tcBorders>
              <w:top w:val="nil"/>
              <w:left w:val="nil"/>
              <w:bottom w:val="nil"/>
              <w:right w:val="nil"/>
            </w:tcBorders>
            <w:shd w:val="clear" w:color="auto" w:fill="auto"/>
            <w:noWrap/>
            <w:hideMark/>
          </w:tcPr>
          <w:p w14:paraId="77FEF786"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45018</w:t>
            </w:r>
          </w:p>
        </w:tc>
        <w:tc>
          <w:tcPr>
            <w:tcW w:w="3527" w:type="pct"/>
            <w:tcBorders>
              <w:top w:val="nil"/>
              <w:left w:val="nil"/>
              <w:bottom w:val="nil"/>
              <w:right w:val="nil"/>
            </w:tcBorders>
            <w:shd w:val="clear" w:color="auto" w:fill="auto"/>
            <w:hideMark/>
          </w:tcPr>
          <w:p w14:paraId="0B6AB9EE"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Erstellung der Reisekostenabrechnung anhand der vorliegenden Belege.</w:t>
            </w:r>
          </w:p>
        </w:tc>
        <w:tc>
          <w:tcPr>
            <w:tcW w:w="457" w:type="pct"/>
            <w:tcBorders>
              <w:top w:val="nil"/>
              <w:left w:val="nil"/>
              <w:bottom w:val="nil"/>
              <w:right w:val="nil"/>
            </w:tcBorders>
            <w:shd w:val="clear" w:color="auto" w:fill="auto"/>
            <w:noWrap/>
            <w:hideMark/>
          </w:tcPr>
          <w:p w14:paraId="186BA8D2" w14:textId="34BEF590"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4</w:t>
            </w:r>
            <w:r w:rsidR="000952D7">
              <w:rPr>
                <w:rFonts w:eastAsia="Times New Roman" w:cs="Times New Roman"/>
                <w:color w:val="000000"/>
                <w:lang w:eastAsia="de-DE"/>
              </w:rPr>
              <w:t>.</w:t>
            </w:r>
            <w:r w:rsidRPr="002D0F10">
              <w:rPr>
                <w:rFonts w:eastAsia="Times New Roman" w:cs="Times New Roman"/>
                <w:color w:val="000000"/>
                <w:lang w:eastAsia="de-DE"/>
              </w:rPr>
              <w:t>80</w:t>
            </w:r>
          </w:p>
        </w:tc>
        <w:tc>
          <w:tcPr>
            <w:tcW w:w="457" w:type="pct"/>
            <w:tcBorders>
              <w:top w:val="nil"/>
              <w:left w:val="nil"/>
              <w:bottom w:val="nil"/>
              <w:right w:val="nil"/>
            </w:tcBorders>
            <w:shd w:val="clear" w:color="auto" w:fill="auto"/>
            <w:noWrap/>
            <w:hideMark/>
          </w:tcPr>
          <w:p w14:paraId="75382D18" w14:textId="3F5C8382"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40</w:t>
            </w:r>
          </w:p>
        </w:tc>
      </w:tr>
      <w:tr w:rsidR="00945125" w:rsidRPr="00965962" w14:paraId="199D6003" w14:textId="77777777" w:rsidTr="00965962">
        <w:trPr>
          <w:trHeight w:val="20"/>
          <w:tblCellSpacing w:w="14" w:type="dxa"/>
        </w:trPr>
        <w:tc>
          <w:tcPr>
            <w:tcW w:w="476" w:type="pct"/>
            <w:tcBorders>
              <w:top w:val="nil"/>
              <w:left w:val="nil"/>
              <w:bottom w:val="nil"/>
              <w:right w:val="nil"/>
            </w:tcBorders>
            <w:shd w:val="clear" w:color="auto" w:fill="auto"/>
            <w:noWrap/>
            <w:hideMark/>
          </w:tcPr>
          <w:p w14:paraId="79EE1591"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45019</w:t>
            </w:r>
          </w:p>
        </w:tc>
        <w:tc>
          <w:tcPr>
            <w:tcW w:w="3527" w:type="pct"/>
            <w:tcBorders>
              <w:top w:val="nil"/>
              <w:left w:val="nil"/>
              <w:bottom w:val="nil"/>
              <w:right w:val="nil"/>
            </w:tcBorders>
            <w:shd w:val="clear" w:color="auto" w:fill="auto"/>
            <w:hideMark/>
          </w:tcPr>
          <w:p w14:paraId="3DBE5C41"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Zuweisung von Personal und Arbeitsmitteln auf der Grundlage des aktuellen Projektbedarfs und der Fähigkeiten der Beschäftigten. </w:t>
            </w:r>
          </w:p>
        </w:tc>
        <w:tc>
          <w:tcPr>
            <w:tcW w:w="457" w:type="pct"/>
            <w:tcBorders>
              <w:top w:val="nil"/>
              <w:left w:val="nil"/>
              <w:bottom w:val="nil"/>
              <w:right w:val="nil"/>
            </w:tcBorders>
            <w:shd w:val="clear" w:color="auto" w:fill="auto"/>
            <w:noWrap/>
            <w:hideMark/>
          </w:tcPr>
          <w:p w14:paraId="4AE5F7C3" w14:textId="0C6432BD"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952D7">
              <w:rPr>
                <w:rFonts w:eastAsia="Times New Roman" w:cs="Times New Roman"/>
                <w:color w:val="000000"/>
                <w:lang w:eastAsia="de-DE"/>
              </w:rPr>
              <w:t>.</w:t>
            </w:r>
            <w:r w:rsidRPr="002D0F10">
              <w:rPr>
                <w:rFonts w:eastAsia="Times New Roman" w:cs="Times New Roman"/>
                <w:color w:val="000000"/>
                <w:lang w:eastAsia="de-DE"/>
              </w:rPr>
              <w:t>47</w:t>
            </w:r>
          </w:p>
        </w:tc>
        <w:tc>
          <w:tcPr>
            <w:tcW w:w="457" w:type="pct"/>
            <w:tcBorders>
              <w:top w:val="nil"/>
              <w:left w:val="nil"/>
              <w:bottom w:val="nil"/>
              <w:right w:val="nil"/>
            </w:tcBorders>
            <w:shd w:val="clear" w:color="auto" w:fill="auto"/>
            <w:noWrap/>
            <w:hideMark/>
          </w:tcPr>
          <w:p w14:paraId="735EDEFC" w14:textId="11E85B16"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76</w:t>
            </w:r>
          </w:p>
        </w:tc>
      </w:tr>
      <w:tr w:rsidR="00945125" w:rsidRPr="00965962" w14:paraId="10F2B94A" w14:textId="77777777" w:rsidTr="00965962">
        <w:trPr>
          <w:trHeight w:val="20"/>
          <w:tblCellSpacing w:w="14" w:type="dxa"/>
        </w:trPr>
        <w:tc>
          <w:tcPr>
            <w:tcW w:w="476" w:type="pct"/>
            <w:tcBorders>
              <w:top w:val="nil"/>
              <w:left w:val="nil"/>
              <w:bottom w:val="nil"/>
              <w:right w:val="nil"/>
            </w:tcBorders>
            <w:shd w:val="clear" w:color="auto" w:fill="auto"/>
            <w:noWrap/>
            <w:hideMark/>
          </w:tcPr>
          <w:p w14:paraId="45790D4F"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45020</w:t>
            </w:r>
          </w:p>
        </w:tc>
        <w:tc>
          <w:tcPr>
            <w:tcW w:w="3527" w:type="pct"/>
            <w:tcBorders>
              <w:top w:val="nil"/>
              <w:left w:val="nil"/>
              <w:bottom w:val="nil"/>
              <w:right w:val="nil"/>
            </w:tcBorders>
            <w:shd w:val="clear" w:color="auto" w:fill="auto"/>
            <w:hideMark/>
          </w:tcPr>
          <w:p w14:paraId="50006EB5"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Generierung von Schichtplänen basierend auf Verfügbarkeit, Präferenzen und Anforderungen.</w:t>
            </w:r>
          </w:p>
        </w:tc>
        <w:tc>
          <w:tcPr>
            <w:tcW w:w="457" w:type="pct"/>
            <w:tcBorders>
              <w:top w:val="nil"/>
              <w:left w:val="nil"/>
              <w:bottom w:val="nil"/>
              <w:right w:val="nil"/>
            </w:tcBorders>
            <w:shd w:val="clear" w:color="auto" w:fill="auto"/>
            <w:noWrap/>
            <w:hideMark/>
          </w:tcPr>
          <w:p w14:paraId="3BA3FBE2" w14:textId="52C53C78"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952D7">
              <w:rPr>
                <w:rFonts w:eastAsia="Times New Roman" w:cs="Times New Roman"/>
                <w:color w:val="000000"/>
                <w:lang w:eastAsia="de-DE"/>
              </w:rPr>
              <w:t>.</w:t>
            </w:r>
            <w:r w:rsidRPr="002D0F10">
              <w:rPr>
                <w:rFonts w:eastAsia="Times New Roman" w:cs="Times New Roman"/>
                <w:color w:val="000000"/>
                <w:lang w:eastAsia="de-DE"/>
              </w:rPr>
              <w:t>97</w:t>
            </w:r>
          </w:p>
        </w:tc>
        <w:tc>
          <w:tcPr>
            <w:tcW w:w="457" w:type="pct"/>
            <w:tcBorders>
              <w:top w:val="nil"/>
              <w:left w:val="nil"/>
              <w:bottom w:val="nil"/>
              <w:right w:val="nil"/>
            </w:tcBorders>
            <w:shd w:val="clear" w:color="auto" w:fill="auto"/>
            <w:noWrap/>
            <w:hideMark/>
          </w:tcPr>
          <w:p w14:paraId="1D02D6AF" w14:textId="65B840C6"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952D7">
              <w:rPr>
                <w:rFonts w:eastAsia="Times New Roman" w:cs="Times New Roman"/>
                <w:color w:val="000000"/>
                <w:lang w:eastAsia="de-DE"/>
              </w:rPr>
              <w:t>.</w:t>
            </w:r>
            <w:r w:rsidRPr="002D0F10">
              <w:rPr>
                <w:rFonts w:eastAsia="Times New Roman" w:cs="Times New Roman"/>
                <w:color w:val="000000"/>
                <w:lang w:eastAsia="de-DE"/>
              </w:rPr>
              <w:t>02</w:t>
            </w:r>
          </w:p>
        </w:tc>
      </w:tr>
      <w:tr w:rsidR="00945125" w:rsidRPr="00965962" w14:paraId="0F5D8444" w14:textId="77777777" w:rsidTr="00965962">
        <w:trPr>
          <w:trHeight w:val="20"/>
          <w:tblCellSpacing w:w="14" w:type="dxa"/>
        </w:trPr>
        <w:tc>
          <w:tcPr>
            <w:tcW w:w="476" w:type="pct"/>
            <w:tcBorders>
              <w:top w:val="nil"/>
              <w:left w:val="nil"/>
              <w:bottom w:val="nil"/>
              <w:right w:val="nil"/>
            </w:tcBorders>
            <w:shd w:val="clear" w:color="auto" w:fill="auto"/>
            <w:noWrap/>
            <w:hideMark/>
          </w:tcPr>
          <w:p w14:paraId="4ABB0AD2"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45021</w:t>
            </w:r>
          </w:p>
        </w:tc>
        <w:tc>
          <w:tcPr>
            <w:tcW w:w="3527" w:type="pct"/>
            <w:tcBorders>
              <w:top w:val="nil"/>
              <w:left w:val="nil"/>
              <w:bottom w:val="nil"/>
              <w:right w:val="nil"/>
            </w:tcBorders>
            <w:shd w:val="clear" w:color="auto" w:fill="auto"/>
            <w:hideMark/>
          </w:tcPr>
          <w:p w14:paraId="049B0A50"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Programmierung von Software auf der Basis einer vorliegenden Anforderungsbeschreibung.  </w:t>
            </w:r>
          </w:p>
        </w:tc>
        <w:tc>
          <w:tcPr>
            <w:tcW w:w="457" w:type="pct"/>
            <w:tcBorders>
              <w:top w:val="nil"/>
              <w:left w:val="nil"/>
              <w:bottom w:val="nil"/>
              <w:right w:val="nil"/>
            </w:tcBorders>
            <w:shd w:val="clear" w:color="auto" w:fill="auto"/>
            <w:noWrap/>
            <w:hideMark/>
          </w:tcPr>
          <w:p w14:paraId="4AE74161" w14:textId="6ECEE207"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4</w:t>
            </w:r>
            <w:r w:rsidR="000952D7">
              <w:rPr>
                <w:rFonts w:eastAsia="Times New Roman" w:cs="Times New Roman"/>
                <w:color w:val="000000"/>
                <w:lang w:eastAsia="de-DE"/>
              </w:rPr>
              <w:t>.</w:t>
            </w:r>
            <w:r w:rsidRPr="002D0F10">
              <w:rPr>
                <w:rFonts w:eastAsia="Times New Roman" w:cs="Times New Roman"/>
                <w:color w:val="000000"/>
                <w:lang w:eastAsia="de-DE"/>
              </w:rPr>
              <w:t>00</w:t>
            </w:r>
          </w:p>
        </w:tc>
        <w:tc>
          <w:tcPr>
            <w:tcW w:w="457" w:type="pct"/>
            <w:tcBorders>
              <w:top w:val="nil"/>
              <w:left w:val="nil"/>
              <w:bottom w:val="nil"/>
              <w:right w:val="nil"/>
            </w:tcBorders>
            <w:shd w:val="clear" w:color="auto" w:fill="auto"/>
            <w:noWrap/>
            <w:hideMark/>
          </w:tcPr>
          <w:p w14:paraId="24C4076C" w14:textId="5F5E0A41"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82</w:t>
            </w:r>
          </w:p>
        </w:tc>
      </w:tr>
      <w:tr w:rsidR="00945125" w:rsidRPr="00965962" w14:paraId="1B5FB949" w14:textId="77777777" w:rsidTr="00965962">
        <w:trPr>
          <w:trHeight w:val="20"/>
          <w:tblCellSpacing w:w="14" w:type="dxa"/>
        </w:trPr>
        <w:tc>
          <w:tcPr>
            <w:tcW w:w="476" w:type="pct"/>
            <w:tcBorders>
              <w:top w:val="nil"/>
              <w:left w:val="nil"/>
              <w:bottom w:val="nil"/>
              <w:right w:val="nil"/>
            </w:tcBorders>
            <w:shd w:val="clear" w:color="auto" w:fill="auto"/>
            <w:noWrap/>
            <w:hideMark/>
          </w:tcPr>
          <w:p w14:paraId="11A7E9DD"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45022</w:t>
            </w:r>
          </w:p>
        </w:tc>
        <w:tc>
          <w:tcPr>
            <w:tcW w:w="3527" w:type="pct"/>
            <w:tcBorders>
              <w:top w:val="nil"/>
              <w:left w:val="nil"/>
              <w:bottom w:val="nil"/>
              <w:right w:val="nil"/>
            </w:tcBorders>
            <w:shd w:val="clear" w:color="auto" w:fill="auto"/>
            <w:hideMark/>
          </w:tcPr>
          <w:p w14:paraId="71C38FDC"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Erstellung regelmäßiger Berichte über den Fortschritt von Projekten und Aufgaben, die den Führungskräften helfen, den Überblick zu behalten und fundierte Entscheidungen zu treffen.</w:t>
            </w:r>
          </w:p>
        </w:tc>
        <w:tc>
          <w:tcPr>
            <w:tcW w:w="457" w:type="pct"/>
            <w:tcBorders>
              <w:top w:val="nil"/>
              <w:left w:val="nil"/>
              <w:bottom w:val="nil"/>
              <w:right w:val="nil"/>
            </w:tcBorders>
            <w:shd w:val="clear" w:color="auto" w:fill="auto"/>
            <w:noWrap/>
            <w:hideMark/>
          </w:tcPr>
          <w:p w14:paraId="7672DD2F" w14:textId="134DADC9"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952D7">
              <w:rPr>
                <w:rFonts w:eastAsia="Times New Roman" w:cs="Times New Roman"/>
                <w:color w:val="000000"/>
                <w:lang w:eastAsia="de-DE"/>
              </w:rPr>
              <w:t>.</w:t>
            </w:r>
            <w:r w:rsidRPr="002D0F10">
              <w:rPr>
                <w:rFonts w:eastAsia="Times New Roman" w:cs="Times New Roman"/>
                <w:color w:val="000000"/>
                <w:lang w:eastAsia="de-DE"/>
              </w:rPr>
              <w:t>60</w:t>
            </w:r>
          </w:p>
        </w:tc>
        <w:tc>
          <w:tcPr>
            <w:tcW w:w="457" w:type="pct"/>
            <w:tcBorders>
              <w:top w:val="nil"/>
              <w:left w:val="nil"/>
              <w:bottom w:val="nil"/>
              <w:right w:val="nil"/>
            </w:tcBorders>
            <w:shd w:val="clear" w:color="auto" w:fill="auto"/>
            <w:noWrap/>
            <w:hideMark/>
          </w:tcPr>
          <w:p w14:paraId="2F9C546D" w14:textId="6BA6753E"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76</w:t>
            </w:r>
          </w:p>
        </w:tc>
      </w:tr>
      <w:tr w:rsidR="00945125" w:rsidRPr="00965962" w14:paraId="7203B664" w14:textId="77777777" w:rsidTr="00965962">
        <w:trPr>
          <w:trHeight w:val="20"/>
          <w:tblCellSpacing w:w="14" w:type="dxa"/>
        </w:trPr>
        <w:tc>
          <w:tcPr>
            <w:tcW w:w="476" w:type="pct"/>
            <w:tcBorders>
              <w:top w:val="nil"/>
              <w:left w:val="nil"/>
              <w:bottom w:val="nil"/>
              <w:right w:val="nil"/>
            </w:tcBorders>
            <w:shd w:val="clear" w:color="auto" w:fill="auto"/>
            <w:noWrap/>
            <w:hideMark/>
          </w:tcPr>
          <w:p w14:paraId="4253D746"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45023</w:t>
            </w:r>
          </w:p>
        </w:tc>
        <w:tc>
          <w:tcPr>
            <w:tcW w:w="3527" w:type="pct"/>
            <w:tcBorders>
              <w:top w:val="nil"/>
              <w:left w:val="nil"/>
              <w:bottom w:val="nil"/>
              <w:right w:val="nil"/>
            </w:tcBorders>
            <w:shd w:val="clear" w:color="auto" w:fill="auto"/>
            <w:hideMark/>
          </w:tcPr>
          <w:p w14:paraId="25766349"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Optimierung der Teamzusammensetzung unter Berücksichtigung der Stärken und Schwächen der einzelnen Teammitglieder. </w:t>
            </w:r>
          </w:p>
        </w:tc>
        <w:tc>
          <w:tcPr>
            <w:tcW w:w="457" w:type="pct"/>
            <w:tcBorders>
              <w:top w:val="nil"/>
              <w:left w:val="nil"/>
              <w:bottom w:val="nil"/>
              <w:right w:val="nil"/>
            </w:tcBorders>
            <w:shd w:val="clear" w:color="auto" w:fill="auto"/>
            <w:noWrap/>
            <w:hideMark/>
          </w:tcPr>
          <w:p w14:paraId="49CBAC9A" w14:textId="7322F4D7"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952D7">
              <w:rPr>
                <w:rFonts w:eastAsia="Times New Roman" w:cs="Times New Roman"/>
                <w:color w:val="000000"/>
                <w:lang w:eastAsia="de-DE"/>
              </w:rPr>
              <w:t>.</w:t>
            </w:r>
            <w:r w:rsidRPr="002D0F10">
              <w:rPr>
                <w:rFonts w:eastAsia="Times New Roman" w:cs="Times New Roman"/>
                <w:color w:val="000000"/>
                <w:lang w:eastAsia="de-DE"/>
              </w:rPr>
              <w:t>53</w:t>
            </w:r>
          </w:p>
        </w:tc>
        <w:tc>
          <w:tcPr>
            <w:tcW w:w="457" w:type="pct"/>
            <w:tcBorders>
              <w:top w:val="nil"/>
              <w:left w:val="nil"/>
              <w:bottom w:val="nil"/>
              <w:right w:val="nil"/>
            </w:tcBorders>
            <w:shd w:val="clear" w:color="auto" w:fill="auto"/>
            <w:noWrap/>
            <w:hideMark/>
          </w:tcPr>
          <w:p w14:paraId="25A97BEB" w14:textId="6DEABCCB"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85</w:t>
            </w:r>
          </w:p>
        </w:tc>
      </w:tr>
      <w:tr w:rsidR="00945125" w:rsidRPr="00965962" w14:paraId="7DA8A274" w14:textId="77777777" w:rsidTr="00965962">
        <w:trPr>
          <w:trHeight w:val="20"/>
          <w:tblCellSpacing w:w="14" w:type="dxa"/>
        </w:trPr>
        <w:tc>
          <w:tcPr>
            <w:tcW w:w="476" w:type="pct"/>
            <w:tcBorders>
              <w:top w:val="nil"/>
              <w:left w:val="nil"/>
              <w:bottom w:val="nil"/>
              <w:right w:val="nil"/>
            </w:tcBorders>
            <w:shd w:val="clear" w:color="auto" w:fill="auto"/>
            <w:noWrap/>
            <w:hideMark/>
          </w:tcPr>
          <w:p w14:paraId="13791A3C"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45024</w:t>
            </w:r>
          </w:p>
        </w:tc>
        <w:tc>
          <w:tcPr>
            <w:tcW w:w="3527" w:type="pct"/>
            <w:tcBorders>
              <w:top w:val="nil"/>
              <w:left w:val="nil"/>
              <w:bottom w:val="nil"/>
              <w:right w:val="nil"/>
            </w:tcBorders>
            <w:shd w:val="clear" w:color="auto" w:fill="auto"/>
            <w:hideMark/>
          </w:tcPr>
          <w:p w14:paraId="27F025AC"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Erstellung von Schulungs- und Einarbeitungsplänen, die auf den Fähigkeiten und Erfahrungen der Beschäftigten basieren.</w:t>
            </w:r>
          </w:p>
        </w:tc>
        <w:tc>
          <w:tcPr>
            <w:tcW w:w="457" w:type="pct"/>
            <w:tcBorders>
              <w:top w:val="nil"/>
              <w:left w:val="nil"/>
              <w:bottom w:val="nil"/>
              <w:right w:val="nil"/>
            </w:tcBorders>
            <w:shd w:val="clear" w:color="auto" w:fill="auto"/>
            <w:noWrap/>
            <w:hideMark/>
          </w:tcPr>
          <w:p w14:paraId="42E201F7" w14:textId="4823EBEC"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952D7">
              <w:rPr>
                <w:rFonts w:eastAsia="Times New Roman" w:cs="Times New Roman"/>
                <w:color w:val="000000"/>
                <w:lang w:eastAsia="de-DE"/>
              </w:rPr>
              <w:t>.</w:t>
            </w:r>
            <w:r w:rsidRPr="002D0F10">
              <w:rPr>
                <w:rFonts w:eastAsia="Times New Roman" w:cs="Times New Roman"/>
                <w:color w:val="000000"/>
                <w:lang w:eastAsia="de-DE"/>
              </w:rPr>
              <w:t>07</w:t>
            </w:r>
          </w:p>
        </w:tc>
        <w:tc>
          <w:tcPr>
            <w:tcW w:w="457" w:type="pct"/>
            <w:tcBorders>
              <w:top w:val="nil"/>
              <w:left w:val="nil"/>
              <w:bottom w:val="nil"/>
              <w:right w:val="nil"/>
            </w:tcBorders>
            <w:shd w:val="clear" w:color="auto" w:fill="auto"/>
            <w:noWrap/>
            <w:hideMark/>
          </w:tcPr>
          <w:p w14:paraId="73722955" w14:textId="1F7B0E7C"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89</w:t>
            </w:r>
          </w:p>
        </w:tc>
      </w:tr>
      <w:tr w:rsidR="00945125" w:rsidRPr="00965962" w14:paraId="7618CCEB" w14:textId="77777777" w:rsidTr="00965962">
        <w:trPr>
          <w:trHeight w:val="20"/>
          <w:tblCellSpacing w:w="14" w:type="dxa"/>
        </w:trPr>
        <w:tc>
          <w:tcPr>
            <w:tcW w:w="476" w:type="pct"/>
            <w:tcBorders>
              <w:top w:val="nil"/>
              <w:left w:val="nil"/>
              <w:bottom w:val="nil"/>
              <w:right w:val="nil"/>
            </w:tcBorders>
            <w:shd w:val="clear" w:color="auto" w:fill="auto"/>
            <w:noWrap/>
            <w:hideMark/>
          </w:tcPr>
          <w:p w14:paraId="496D30A7"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45025</w:t>
            </w:r>
          </w:p>
        </w:tc>
        <w:tc>
          <w:tcPr>
            <w:tcW w:w="3527" w:type="pct"/>
            <w:tcBorders>
              <w:top w:val="nil"/>
              <w:left w:val="nil"/>
              <w:bottom w:val="nil"/>
              <w:right w:val="nil"/>
            </w:tcBorders>
            <w:shd w:val="clear" w:color="auto" w:fill="auto"/>
            <w:hideMark/>
          </w:tcPr>
          <w:p w14:paraId="7CF061E3"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Erstellung einer Befragung der Beschäftigten und Analyse des Feedbacks zur Verbesserung des Arbeitsumfelds.</w:t>
            </w:r>
          </w:p>
        </w:tc>
        <w:tc>
          <w:tcPr>
            <w:tcW w:w="457" w:type="pct"/>
            <w:tcBorders>
              <w:top w:val="nil"/>
              <w:left w:val="nil"/>
              <w:bottom w:val="nil"/>
              <w:right w:val="nil"/>
            </w:tcBorders>
            <w:shd w:val="clear" w:color="auto" w:fill="auto"/>
            <w:noWrap/>
            <w:hideMark/>
          </w:tcPr>
          <w:p w14:paraId="2CE83EE5" w14:textId="1F9D4FC6"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952D7">
              <w:rPr>
                <w:rFonts w:eastAsia="Times New Roman" w:cs="Times New Roman"/>
                <w:color w:val="000000"/>
                <w:lang w:eastAsia="de-DE"/>
              </w:rPr>
              <w:t>.</w:t>
            </w:r>
            <w:r w:rsidRPr="002D0F10">
              <w:rPr>
                <w:rFonts w:eastAsia="Times New Roman" w:cs="Times New Roman"/>
                <w:color w:val="000000"/>
                <w:lang w:eastAsia="de-DE"/>
              </w:rPr>
              <w:t>03</w:t>
            </w:r>
          </w:p>
        </w:tc>
        <w:tc>
          <w:tcPr>
            <w:tcW w:w="457" w:type="pct"/>
            <w:tcBorders>
              <w:top w:val="nil"/>
              <w:left w:val="nil"/>
              <w:bottom w:val="nil"/>
              <w:right w:val="nil"/>
            </w:tcBorders>
            <w:shd w:val="clear" w:color="auto" w:fill="auto"/>
            <w:noWrap/>
            <w:hideMark/>
          </w:tcPr>
          <w:p w14:paraId="64C1B3BA" w14:textId="2BDE0108"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91</w:t>
            </w:r>
          </w:p>
        </w:tc>
      </w:tr>
      <w:tr w:rsidR="00945125" w:rsidRPr="00965962" w14:paraId="0DF327CB" w14:textId="77777777" w:rsidTr="00965962">
        <w:trPr>
          <w:trHeight w:val="20"/>
          <w:tblCellSpacing w:w="14" w:type="dxa"/>
        </w:trPr>
        <w:tc>
          <w:tcPr>
            <w:tcW w:w="476" w:type="pct"/>
            <w:tcBorders>
              <w:top w:val="nil"/>
              <w:left w:val="nil"/>
              <w:bottom w:val="nil"/>
              <w:right w:val="nil"/>
            </w:tcBorders>
            <w:shd w:val="clear" w:color="auto" w:fill="auto"/>
            <w:noWrap/>
            <w:hideMark/>
          </w:tcPr>
          <w:p w14:paraId="307A5838"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45026</w:t>
            </w:r>
          </w:p>
        </w:tc>
        <w:tc>
          <w:tcPr>
            <w:tcW w:w="3527" w:type="pct"/>
            <w:tcBorders>
              <w:top w:val="nil"/>
              <w:left w:val="nil"/>
              <w:bottom w:val="nil"/>
              <w:right w:val="nil"/>
            </w:tcBorders>
            <w:shd w:val="clear" w:color="auto" w:fill="auto"/>
            <w:hideMark/>
          </w:tcPr>
          <w:p w14:paraId="60973821"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Erstellung eines Urlaubsplans aus den vorliegenden Urlaubsanträgen, die basierend darauf genehmigt oder abgelehnt werden.  </w:t>
            </w:r>
          </w:p>
        </w:tc>
        <w:tc>
          <w:tcPr>
            <w:tcW w:w="457" w:type="pct"/>
            <w:tcBorders>
              <w:top w:val="nil"/>
              <w:left w:val="nil"/>
              <w:bottom w:val="nil"/>
              <w:right w:val="nil"/>
            </w:tcBorders>
            <w:shd w:val="clear" w:color="auto" w:fill="auto"/>
            <w:noWrap/>
            <w:hideMark/>
          </w:tcPr>
          <w:p w14:paraId="24513763" w14:textId="18578142"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952D7">
              <w:rPr>
                <w:rFonts w:eastAsia="Times New Roman" w:cs="Times New Roman"/>
                <w:color w:val="000000"/>
                <w:lang w:eastAsia="de-DE"/>
              </w:rPr>
              <w:t>.</w:t>
            </w:r>
            <w:r w:rsidRPr="002D0F10">
              <w:rPr>
                <w:rFonts w:eastAsia="Times New Roman" w:cs="Times New Roman"/>
                <w:color w:val="000000"/>
                <w:lang w:eastAsia="de-DE"/>
              </w:rPr>
              <w:t>80</w:t>
            </w:r>
          </w:p>
        </w:tc>
        <w:tc>
          <w:tcPr>
            <w:tcW w:w="457" w:type="pct"/>
            <w:tcBorders>
              <w:top w:val="nil"/>
              <w:left w:val="nil"/>
              <w:bottom w:val="nil"/>
              <w:right w:val="nil"/>
            </w:tcBorders>
            <w:shd w:val="clear" w:color="auto" w:fill="auto"/>
            <w:noWrap/>
            <w:hideMark/>
          </w:tcPr>
          <w:p w14:paraId="5AC68BEF" w14:textId="41EAE09B"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91</w:t>
            </w:r>
          </w:p>
        </w:tc>
      </w:tr>
      <w:tr w:rsidR="00945125" w:rsidRPr="00965962" w14:paraId="43A4B699" w14:textId="77777777" w:rsidTr="00965962">
        <w:trPr>
          <w:trHeight w:val="20"/>
          <w:tblCellSpacing w:w="14" w:type="dxa"/>
        </w:trPr>
        <w:tc>
          <w:tcPr>
            <w:tcW w:w="476" w:type="pct"/>
            <w:tcBorders>
              <w:top w:val="nil"/>
              <w:left w:val="nil"/>
              <w:bottom w:val="nil"/>
              <w:right w:val="nil"/>
            </w:tcBorders>
            <w:shd w:val="clear" w:color="auto" w:fill="auto"/>
            <w:noWrap/>
            <w:hideMark/>
          </w:tcPr>
          <w:p w14:paraId="444A53AA"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lastRenderedPageBreak/>
              <w:t>45027</w:t>
            </w:r>
          </w:p>
        </w:tc>
        <w:tc>
          <w:tcPr>
            <w:tcW w:w="3527" w:type="pct"/>
            <w:tcBorders>
              <w:top w:val="nil"/>
              <w:left w:val="nil"/>
              <w:bottom w:val="nil"/>
              <w:right w:val="nil"/>
            </w:tcBorders>
            <w:shd w:val="clear" w:color="auto" w:fill="auto"/>
            <w:hideMark/>
          </w:tcPr>
          <w:p w14:paraId="72786E15"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Erstellung von Feedback für Beschäftigte auf Basis von Beobachtungen ihres Verhaltens gegenüber anderen Teammitgliedern (z. B. in Online-Meetings). </w:t>
            </w:r>
          </w:p>
        </w:tc>
        <w:tc>
          <w:tcPr>
            <w:tcW w:w="457" w:type="pct"/>
            <w:tcBorders>
              <w:top w:val="nil"/>
              <w:left w:val="nil"/>
              <w:bottom w:val="nil"/>
              <w:right w:val="nil"/>
            </w:tcBorders>
            <w:shd w:val="clear" w:color="auto" w:fill="auto"/>
            <w:noWrap/>
            <w:hideMark/>
          </w:tcPr>
          <w:p w14:paraId="112406DB" w14:textId="1CA493D2"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952D7">
              <w:rPr>
                <w:rFonts w:eastAsia="Times New Roman" w:cs="Times New Roman"/>
                <w:color w:val="000000"/>
                <w:lang w:eastAsia="de-DE"/>
              </w:rPr>
              <w:t>.</w:t>
            </w:r>
            <w:r w:rsidRPr="002D0F10">
              <w:rPr>
                <w:rFonts w:eastAsia="Times New Roman" w:cs="Times New Roman"/>
                <w:color w:val="000000"/>
                <w:lang w:eastAsia="de-DE"/>
              </w:rPr>
              <w:t>50</w:t>
            </w:r>
          </w:p>
        </w:tc>
        <w:tc>
          <w:tcPr>
            <w:tcW w:w="457" w:type="pct"/>
            <w:tcBorders>
              <w:top w:val="nil"/>
              <w:left w:val="nil"/>
              <w:bottom w:val="nil"/>
              <w:right w:val="nil"/>
            </w:tcBorders>
            <w:shd w:val="clear" w:color="auto" w:fill="auto"/>
            <w:noWrap/>
            <w:hideMark/>
          </w:tcPr>
          <w:p w14:paraId="2E27B057" w14:textId="3721CF2A"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952D7">
              <w:rPr>
                <w:rFonts w:eastAsia="Times New Roman" w:cs="Times New Roman"/>
                <w:color w:val="000000"/>
                <w:lang w:eastAsia="de-DE"/>
              </w:rPr>
              <w:t>.</w:t>
            </w:r>
            <w:r w:rsidRPr="002D0F10">
              <w:rPr>
                <w:rFonts w:eastAsia="Times New Roman" w:cs="Times New Roman"/>
                <w:color w:val="000000"/>
                <w:lang w:eastAsia="de-DE"/>
              </w:rPr>
              <w:t>18</w:t>
            </w:r>
          </w:p>
        </w:tc>
      </w:tr>
      <w:tr w:rsidR="00945125" w:rsidRPr="00965962" w14:paraId="4FECCE90" w14:textId="77777777" w:rsidTr="00965962">
        <w:trPr>
          <w:trHeight w:val="20"/>
          <w:tblCellSpacing w:w="14" w:type="dxa"/>
        </w:trPr>
        <w:tc>
          <w:tcPr>
            <w:tcW w:w="476" w:type="pct"/>
            <w:tcBorders>
              <w:top w:val="nil"/>
              <w:left w:val="nil"/>
              <w:bottom w:val="nil"/>
              <w:right w:val="nil"/>
            </w:tcBorders>
            <w:shd w:val="clear" w:color="auto" w:fill="auto"/>
            <w:noWrap/>
            <w:hideMark/>
          </w:tcPr>
          <w:p w14:paraId="20FDDFE1"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45028</w:t>
            </w:r>
          </w:p>
        </w:tc>
        <w:tc>
          <w:tcPr>
            <w:tcW w:w="3527" w:type="pct"/>
            <w:tcBorders>
              <w:top w:val="nil"/>
              <w:left w:val="nil"/>
              <w:bottom w:val="nil"/>
              <w:right w:val="nil"/>
            </w:tcBorders>
            <w:shd w:val="clear" w:color="auto" w:fill="auto"/>
            <w:hideMark/>
          </w:tcPr>
          <w:p w14:paraId="46827B7A"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Erstellung von Vertragsentwürfen für neue Beschäftigte. </w:t>
            </w:r>
          </w:p>
        </w:tc>
        <w:tc>
          <w:tcPr>
            <w:tcW w:w="457" w:type="pct"/>
            <w:tcBorders>
              <w:top w:val="nil"/>
              <w:left w:val="nil"/>
              <w:bottom w:val="nil"/>
              <w:right w:val="nil"/>
            </w:tcBorders>
            <w:shd w:val="clear" w:color="auto" w:fill="auto"/>
            <w:noWrap/>
            <w:hideMark/>
          </w:tcPr>
          <w:p w14:paraId="16C7CEC4" w14:textId="770A1DF6"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952D7">
              <w:rPr>
                <w:rFonts w:eastAsia="Times New Roman" w:cs="Times New Roman"/>
                <w:color w:val="000000"/>
                <w:lang w:eastAsia="de-DE"/>
              </w:rPr>
              <w:t>.</w:t>
            </w:r>
            <w:r w:rsidRPr="002D0F10">
              <w:rPr>
                <w:rFonts w:eastAsia="Times New Roman" w:cs="Times New Roman"/>
                <w:color w:val="000000"/>
                <w:lang w:eastAsia="de-DE"/>
              </w:rPr>
              <w:t>83</w:t>
            </w:r>
          </w:p>
        </w:tc>
        <w:tc>
          <w:tcPr>
            <w:tcW w:w="457" w:type="pct"/>
            <w:tcBorders>
              <w:top w:val="nil"/>
              <w:left w:val="nil"/>
              <w:bottom w:val="nil"/>
              <w:right w:val="nil"/>
            </w:tcBorders>
            <w:shd w:val="clear" w:color="auto" w:fill="auto"/>
            <w:noWrap/>
            <w:hideMark/>
          </w:tcPr>
          <w:p w14:paraId="0A53E7B5" w14:textId="72231AE8"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93</w:t>
            </w:r>
          </w:p>
        </w:tc>
      </w:tr>
      <w:tr w:rsidR="00945125" w:rsidRPr="00965962" w14:paraId="256A5F3B" w14:textId="77777777" w:rsidTr="00965962">
        <w:trPr>
          <w:trHeight w:val="20"/>
          <w:tblCellSpacing w:w="14" w:type="dxa"/>
        </w:trPr>
        <w:tc>
          <w:tcPr>
            <w:tcW w:w="476" w:type="pct"/>
            <w:tcBorders>
              <w:top w:val="nil"/>
              <w:left w:val="nil"/>
              <w:bottom w:val="nil"/>
              <w:right w:val="nil"/>
            </w:tcBorders>
            <w:shd w:val="clear" w:color="auto" w:fill="auto"/>
            <w:noWrap/>
            <w:hideMark/>
          </w:tcPr>
          <w:p w14:paraId="4ABD52E9"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45029</w:t>
            </w:r>
          </w:p>
        </w:tc>
        <w:tc>
          <w:tcPr>
            <w:tcW w:w="3527" w:type="pct"/>
            <w:tcBorders>
              <w:top w:val="nil"/>
              <w:left w:val="nil"/>
              <w:bottom w:val="nil"/>
              <w:right w:val="nil"/>
            </w:tcBorders>
            <w:shd w:val="clear" w:color="auto" w:fill="auto"/>
            <w:hideMark/>
          </w:tcPr>
          <w:p w14:paraId="5C22A45C"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Definition einer Unternehmensvision und Ermittlung von Strategien, um diese Vision zu erreichen. </w:t>
            </w:r>
          </w:p>
        </w:tc>
        <w:tc>
          <w:tcPr>
            <w:tcW w:w="457" w:type="pct"/>
            <w:tcBorders>
              <w:top w:val="nil"/>
              <w:left w:val="nil"/>
              <w:bottom w:val="nil"/>
              <w:right w:val="nil"/>
            </w:tcBorders>
            <w:shd w:val="clear" w:color="auto" w:fill="auto"/>
            <w:noWrap/>
            <w:hideMark/>
          </w:tcPr>
          <w:p w14:paraId="380856F5" w14:textId="7F926D61"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2</w:t>
            </w:r>
            <w:r w:rsidR="000952D7">
              <w:rPr>
                <w:rFonts w:eastAsia="Times New Roman" w:cs="Times New Roman"/>
                <w:color w:val="000000"/>
                <w:lang w:eastAsia="de-DE"/>
              </w:rPr>
              <w:t>.</w:t>
            </w:r>
            <w:r w:rsidRPr="002D0F10">
              <w:rPr>
                <w:rFonts w:eastAsia="Times New Roman" w:cs="Times New Roman"/>
                <w:color w:val="000000"/>
                <w:lang w:eastAsia="de-DE"/>
              </w:rPr>
              <w:t>53</w:t>
            </w:r>
          </w:p>
        </w:tc>
        <w:tc>
          <w:tcPr>
            <w:tcW w:w="457" w:type="pct"/>
            <w:tcBorders>
              <w:top w:val="nil"/>
              <w:left w:val="nil"/>
              <w:bottom w:val="nil"/>
              <w:right w:val="nil"/>
            </w:tcBorders>
            <w:shd w:val="clear" w:color="auto" w:fill="auto"/>
            <w:noWrap/>
            <w:hideMark/>
          </w:tcPr>
          <w:p w14:paraId="32FCC04F" w14:textId="22F62E97"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952D7">
              <w:rPr>
                <w:rFonts w:eastAsia="Times New Roman" w:cs="Times New Roman"/>
                <w:color w:val="000000"/>
                <w:lang w:eastAsia="de-DE"/>
              </w:rPr>
              <w:t>.</w:t>
            </w:r>
            <w:r w:rsidRPr="002D0F10">
              <w:rPr>
                <w:rFonts w:eastAsia="Times New Roman" w:cs="Times New Roman"/>
                <w:color w:val="000000"/>
                <w:lang w:eastAsia="de-DE"/>
              </w:rPr>
              <w:t>33</w:t>
            </w:r>
          </w:p>
        </w:tc>
      </w:tr>
      <w:tr w:rsidR="00945125" w:rsidRPr="00965962" w14:paraId="3BA0D11A" w14:textId="77777777" w:rsidTr="00965962">
        <w:trPr>
          <w:trHeight w:val="20"/>
          <w:tblCellSpacing w:w="14" w:type="dxa"/>
        </w:trPr>
        <w:tc>
          <w:tcPr>
            <w:tcW w:w="476" w:type="pct"/>
            <w:tcBorders>
              <w:top w:val="nil"/>
              <w:left w:val="nil"/>
              <w:bottom w:val="nil"/>
              <w:right w:val="nil"/>
            </w:tcBorders>
            <w:shd w:val="clear" w:color="auto" w:fill="auto"/>
            <w:noWrap/>
            <w:hideMark/>
          </w:tcPr>
          <w:p w14:paraId="7CD42DAD"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45030</w:t>
            </w:r>
          </w:p>
        </w:tc>
        <w:tc>
          <w:tcPr>
            <w:tcW w:w="3527" w:type="pct"/>
            <w:tcBorders>
              <w:top w:val="nil"/>
              <w:left w:val="nil"/>
              <w:bottom w:val="nil"/>
              <w:right w:val="nil"/>
            </w:tcBorders>
            <w:shd w:val="clear" w:color="auto" w:fill="auto"/>
            <w:hideMark/>
          </w:tcPr>
          <w:p w14:paraId="72E93E7B"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Erstellung eines Fachvortrags zu einem vorgegebenen Thema.</w:t>
            </w:r>
          </w:p>
        </w:tc>
        <w:tc>
          <w:tcPr>
            <w:tcW w:w="457" w:type="pct"/>
            <w:tcBorders>
              <w:top w:val="nil"/>
              <w:left w:val="nil"/>
              <w:bottom w:val="nil"/>
              <w:right w:val="nil"/>
            </w:tcBorders>
            <w:shd w:val="clear" w:color="auto" w:fill="auto"/>
            <w:noWrap/>
            <w:hideMark/>
          </w:tcPr>
          <w:p w14:paraId="790EDF9A" w14:textId="3B7EC6DA"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952D7">
              <w:rPr>
                <w:rFonts w:eastAsia="Times New Roman" w:cs="Times New Roman"/>
                <w:color w:val="000000"/>
                <w:lang w:eastAsia="de-DE"/>
              </w:rPr>
              <w:t>.</w:t>
            </w:r>
            <w:r w:rsidRPr="002D0F10">
              <w:rPr>
                <w:rFonts w:eastAsia="Times New Roman" w:cs="Times New Roman"/>
                <w:color w:val="000000"/>
                <w:lang w:eastAsia="de-DE"/>
              </w:rPr>
              <w:t>50</w:t>
            </w:r>
          </w:p>
        </w:tc>
        <w:tc>
          <w:tcPr>
            <w:tcW w:w="457" w:type="pct"/>
            <w:tcBorders>
              <w:top w:val="nil"/>
              <w:left w:val="nil"/>
              <w:bottom w:val="nil"/>
              <w:right w:val="nil"/>
            </w:tcBorders>
            <w:shd w:val="clear" w:color="auto" w:fill="auto"/>
            <w:noWrap/>
            <w:hideMark/>
          </w:tcPr>
          <w:p w14:paraId="4AA51EF1" w14:textId="44A85678"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89</w:t>
            </w:r>
          </w:p>
        </w:tc>
      </w:tr>
      <w:tr w:rsidR="00945125" w:rsidRPr="00965962" w14:paraId="30537DEE" w14:textId="77777777" w:rsidTr="00965962">
        <w:trPr>
          <w:trHeight w:val="20"/>
          <w:tblCellSpacing w:w="14" w:type="dxa"/>
        </w:trPr>
        <w:tc>
          <w:tcPr>
            <w:tcW w:w="476" w:type="pct"/>
            <w:tcBorders>
              <w:top w:val="nil"/>
              <w:left w:val="nil"/>
              <w:bottom w:val="nil"/>
              <w:right w:val="nil"/>
            </w:tcBorders>
            <w:shd w:val="clear" w:color="auto" w:fill="auto"/>
            <w:noWrap/>
            <w:hideMark/>
          </w:tcPr>
          <w:p w14:paraId="2382AC36"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45031</w:t>
            </w:r>
          </w:p>
        </w:tc>
        <w:tc>
          <w:tcPr>
            <w:tcW w:w="3527" w:type="pct"/>
            <w:tcBorders>
              <w:top w:val="nil"/>
              <w:left w:val="nil"/>
              <w:bottom w:val="nil"/>
              <w:right w:val="nil"/>
            </w:tcBorders>
            <w:shd w:val="clear" w:color="auto" w:fill="auto"/>
            <w:hideMark/>
          </w:tcPr>
          <w:p w14:paraId="67155E52"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 xml:space="preserve">Erstellung und Überwachung von Zeitplänen und Fristen zur Sicherstellung der Einhaltung von Projektterminen. </w:t>
            </w:r>
          </w:p>
        </w:tc>
        <w:tc>
          <w:tcPr>
            <w:tcW w:w="457" w:type="pct"/>
            <w:tcBorders>
              <w:top w:val="nil"/>
              <w:left w:val="nil"/>
              <w:bottom w:val="nil"/>
              <w:right w:val="nil"/>
            </w:tcBorders>
            <w:shd w:val="clear" w:color="auto" w:fill="auto"/>
            <w:noWrap/>
            <w:hideMark/>
          </w:tcPr>
          <w:p w14:paraId="39D04D4D" w14:textId="61258BAD"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4</w:t>
            </w:r>
            <w:r w:rsidR="000952D7">
              <w:rPr>
                <w:rFonts w:eastAsia="Times New Roman" w:cs="Times New Roman"/>
                <w:color w:val="000000"/>
                <w:lang w:eastAsia="de-DE"/>
              </w:rPr>
              <w:t>.</w:t>
            </w:r>
            <w:r w:rsidRPr="002D0F10">
              <w:rPr>
                <w:rFonts w:eastAsia="Times New Roman" w:cs="Times New Roman"/>
                <w:color w:val="000000"/>
                <w:lang w:eastAsia="de-DE"/>
              </w:rPr>
              <w:t>23</w:t>
            </w:r>
          </w:p>
        </w:tc>
        <w:tc>
          <w:tcPr>
            <w:tcW w:w="457" w:type="pct"/>
            <w:tcBorders>
              <w:top w:val="nil"/>
              <w:left w:val="nil"/>
              <w:bottom w:val="nil"/>
              <w:right w:val="nil"/>
            </w:tcBorders>
            <w:shd w:val="clear" w:color="auto" w:fill="auto"/>
            <w:noWrap/>
            <w:hideMark/>
          </w:tcPr>
          <w:p w14:paraId="073250D4" w14:textId="7196EA9C"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0</w:t>
            </w:r>
            <w:r w:rsidR="000952D7">
              <w:rPr>
                <w:rFonts w:eastAsia="Times New Roman" w:cs="Times New Roman"/>
                <w:color w:val="000000"/>
                <w:lang w:eastAsia="de-DE"/>
              </w:rPr>
              <w:t>.</w:t>
            </w:r>
            <w:r w:rsidRPr="002D0F10">
              <w:rPr>
                <w:rFonts w:eastAsia="Times New Roman" w:cs="Times New Roman"/>
                <w:color w:val="000000"/>
                <w:lang w:eastAsia="de-DE"/>
              </w:rPr>
              <w:t>76</w:t>
            </w:r>
          </w:p>
        </w:tc>
      </w:tr>
      <w:tr w:rsidR="00945125" w:rsidRPr="00965962" w14:paraId="563F16D9" w14:textId="77777777" w:rsidTr="00965962">
        <w:trPr>
          <w:trHeight w:val="20"/>
          <w:tblCellSpacing w:w="14" w:type="dxa"/>
        </w:trPr>
        <w:tc>
          <w:tcPr>
            <w:tcW w:w="476" w:type="pct"/>
            <w:tcBorders>
              <w:top w:val="nil"/>
              <w:left w:val="nil"/>
              <w:bottom w:val="single" w:sz="4" w:space="0" w:color="000000"/>
              <w:right w:val="nil"/>
            </w:tcBorders>
            <w:shd w:val="clear" w:color="auto" w:fill="auto"/>
            <w:noWrap/>
            <w:hideMark/>
          </w:tcPr>
          <w:p w14:paraId="0E12CDAF"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45032</w:t>
            </w:r>
          </w:p>
        </w:tc>
        <w:tc>
          <w:tcPr>
            <w:tcW w:w="3527" w:type="pct"/>
            <w:tcBorders>
              <w:top w:val="nil"/>
              <w:left w:val="nil"/>
              <w:bottom w:val="single" w:sz="4" w:space="0" w:color="000000"/>
              <w:right w:val="nil"/>
            </w:tcBorders>
            <w:shd w:val="clear" w:color="auto" w:fill="auto"/>
            <w:hideMark/>
          </w:tcPr>
          <w:p w14:paraId="02696B39" w14:textId="77777777" w:rsidR="002D0F10" w:rsidRPr="002D0F10" w:rsidRDefault="002D0F10" w:rsidP="003850FC">
            <w:pPr>
              <w:spacing w:after="0" w:line="276" w:lineRule="auto"/>
              <w:ind w:firstLine="0"/>
              <w:contextualSpacing w:val="0"/>
              <w:rPr>
                <w:rFonts w:eastAsia="Times New Roman" w:cs="Times New Roman"/>
                <w:color w:val="000000"/>
                <w:lang w:eastAsia="de-DE"/>
              </w:rPr>
            </w:pPr>
            <w:r w:rsidRPr="002D0F10">
              <w:rPr>
                <w:rFonts w:eastAsia="Times New Roman" w:cs="Times New Roman"/>
                <w:color w:val="000000"/>
                <w:lang w:eastAsia="de-DE"/>
              </w:rPr>
              <w:t>Festlegung messbarer Ziele für das Team.</w:t>
            </w:r>
          </w:p>
        </w:tc>
        <w:tc>
          <w:tcPr>
            <w:tcW w:w="457" w:type="pct"/>
            <w:tcBorders>
              <w:top w:val="nil"/>
              <w:left w:val="nil"/>
              <w:bottom w:val="single" w:sz="4" w:space="0" w:color="000000"/>
              <w:right w:val="nil"/>
            </w:tcBorders>
            <w:shd w:val="clear" w:color="auto" w:fill="auto"/>
            <w:noWrap/>
            <w:hideMark/>
          </w:tcPr>
          <w:p w14:paraId="21432979" w14:textId="0AE29FC9"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3</w:t>
            </w:r>
            <w:r w:rsidR="000952D7">
              <w:rPr>
                <w:rFonts w:eastAsia="Times New Roman" w:cs="Times New Roman"/>
                <w:color w:val="000000"/>
                <w:lang w:eastAsia="de-DE"/>
              </w:rPr>
              <w:t>.</w:t>
            </w:r>
            <w:r w:rsidRPr="002D0F10">
              <w:rPr>
                <w:rFonts w:eastAsia="Times New Roman" w:cs="Times New Roman"/>
                <w:color w:val="000000"/>
                <w:lang w:eastAsia="de-DE"/>
              </w:rPr>
              <w:t>80</w:t>
            </w:r>
          </w:p>
        </w:tc>
        <w:tc>
          <w:tcPr>
            <w:tcW w:w="457" w:type="pct"/>
            <w:tcBorders>
              <w:top w:val="nil"/>
              <w:left w:val="nil"/>
              <w:bottom w:val="single" w:sz="4" w:space="0" w:color="000000"/>
              <w:right w:val="nil"/>
            </w:tcBorders>
            <w:shd w:val="clear" w:color="auto" w:fill="auto"/>
            <w:noWrap/>
            <w:hideMark/>
          </w:tcPr>
          <w:p w14:paraId="289AD08A" w14:textId="50EF9D86" w:rsidR="002D0F10" w:rsidRPr="002D0F10" w:rsidRDefault="002D0F10" w:rsidP="003850FC">
            <w:pPr>
              <w:spacing w:after="0" w:line="276" w:lineRule="auto"/>
              <w:ind w:firstLine="0"/>
              <w:contextualSpacing w:val="0"/>
              <w:jc w:val="center"/>
              <w:rPr>
                <w:rFonts w:eastAsia="Times New Roman" w:cs="Times New Roman"/>
                <w:color w:val="000000"/>
                <w:lang w:eastAsia="de-DE"/>
              </w:rPr>
            </w:pPr>
            <w:r w:rsidRPr="002D0F10">
              <w:rPr>
                <w:rFonts w:eastAsia="Times New Roman" w:cs="Times New Roman"/>
                <w:color w:val="000000"/>
                <w:lang w:eastAsia="de-DE"/>
              </w:rPr>
              <w:t>1</w:t>
            </w:r>
            <w:r w:rsidR="000952D7">
              <w:rPr>
                <w:rFonts w:eastAsia="Times New Roman" w:cs="Times New Roman"/>
                <w:color w:val="000000"/>
                <w:lang w:eastAsia="de-DE"/>
              </w:rPr>
              <w:t>.</w:t>
            </w:r>
            <w:r w:rsidRPr="002D0F10">
              <w:rPr>
                <w:rFonts w:eastAsia="Times New Roman" w:cs="Times New Roman"/>
                <w:color w:val="000000"/>
                <w:lang w:eastAsia="de-DE"/>
              </w:rPr>
              <w:t>28</w:t>
            </w:r>
          </w:p>
        </w:tc>
      </w:tr>
    </w:tbl>
    <w:p w14:paraId="1F8DCECE" w14:textId="40DB24DC" w:rsidR="00220319" w:rsidRDefault="00220319" w:rsidP="001D28AB">
      <w:pPr>
        <w:ind w:firstLine="0"/>
      </w:pPr>
    </w:p>
    <w:p w14:paraId="3221E89C" w14:textId="77777777" w:rsidR="00220319" w:rsidRDefault="00220319">
      <w:pPr>
        <w:ind w:firstLine="0"/>
        <w:contextualSpacing w:val="0"/>
        <w:jc w:val="both"/>
      </w:pPr>
      <w:r>
        <w:br w:type="page"/>
      </w:r>
    </w:p>
    <w:p w14:paraId="04AB7604" w14:textId="637A4692" w:rsidR="001D28AB" w:rsidRDefault="00E4670F" w:rsidP="00220319">
      <w:pPr>
        <w:pStyle w:val="berschrift2"/>
      </w:pPr>
      <w:bookmarkStart w:id="428" w:name="_Ref191639464"/>
      <w:r>
        <w:lastRenderedPageBreak/>
        <w:t>Struktur der Quelldaten</w:t>
      </w:r>
      <w:bookmarkEnd w:id="428"/>
    </w:p>
    <w:p w14:paraId="3B13DA85" w14:textId="1903723C" w:rsidR="00E4670F" w:rsidRDefault="00E4670F" w:rsidP="00E4670F">
      <w:r>
        <w:t xml:space="preserve">Die Verwendeten Quelldaten wurden </w:t>
      </w:r>
      <w:r w:rsidR="00F045A8">
        <w:t xml:space="preserve">als </w:t>
      </w:r>
      <w:r w:rsidR="003C6C44">
        <w:t>komprimiertes Dateiarchiv „</w:t>
      </w:r>
      <w:r w:rsidR="003C6C44" w:rsidRPr="003C6C44">
        <w:t>GenKI-Studie-2025.zip</w:t>
      </w:r>
      <w:r w:rsidR="003C6C44">
        <w:t xml:space="preserve">“ bereitgestellt. Darin enthalten ist </w:t>
      </w:r>
      <w:r w:rsidR="0048386C">
        <w:t>f</w:t>
      </w:r>
      <w:r w:rsidR="003C6C44">
        <w:t xml:space="preserve">olgende </w:t>
      </w:r>
      <w:r w:rsidR="00E110CE">
        <w:t>O</w:t>
      </w:r>
      <w:r w:rsidR="003C6C44">
        <w:t>rdnerstruktur</w:t>
      </w:r>
      <w:r w:rsidR="000278A1">
        <w:t>:</w:t>
      </w:r>
    </w:p>
    <w:p w14:paraId="3E71F0E8" w14:textId="77777777" w:rsidR="00B266AF" w:rsidRDefault="0006372C" w:rsidP="00E4670F">
      <w:r>
        <w:tab/>
      </w:r>
    </w:p>
    <w:tbl>
      <w:tblPr>
        <w:tblStyle w:val="EinfacheTabelle2"/>
        <w:tblW w:w="5000" w:type="pct"/>
        <w:tblCellSpacing w:w="14" w:type="dxa"/>
        <w:tblCellMar>
          <w:top w:w="57" w:type="dxa"/>
          <w:bottom w:w="57" w:type="dxa"/>
        </w:tblCellMar>
        <w:tblLook w:val="06A0" w:firstRow="1" w:lastRow="0" w:firstColumn="1" w:lastColumn="0" w:noHBand="1" w:noVBand="1"/>
      </w:tblPr>
      <w:tblGrid>
        <w:gridCol w:w="425"/>
        <w:gridCol w:w="2265"/>
        <w:gridCol w:w="5813"/>
      </w:tblGrid>
      <w:tr w:rsidR="007215C0" w:rsidRPr="006B6A2C" w14:paraId="00A044CB" w14:textId="77777777" w:rsidTr="004061B1">
        <w:trPr>
          <w:cnfStyle w:val="100000000000" w:firstRow="1" w:lastRow="0" w:firstColumn="0" w:lastColumn="0" w:oddVBand="0" w:evenVBand="0" w:oddHBand="0" w:evenHBand="0" w:firstRowFirstColumn="0" w:firstRowLastColumn="0" w:lastRowFirstColumn="0" w:lastRowLastColumn="0"/>
          <w:tblCellSpacing w:w="14" w:type="dxa"/>
        </w:trPr>
        <w:tc>
          <w:tcPr>
            <w:cnfStyle w:val="001000000000" w:firstRow="0" w:lastRow="0" w:firstColumn="1" w:lastColumn="0" w:oddVBand="0" w:evenVBand="0" w:oddHBand="0" w:evenHBand="0" w:firstRowFirstColumn="0" w:firstRowLastColumn="0" w:lastRowFirstColumn="0" w:lastRowLastColumn="0"/>
            <w:tcW w:w="1546" w:type="pct"/>
            <w:gridSpan w:val="2"/>
          </w:tcPr>
          <w:p w14:paraId="09C424EE" w14:textId="48CCDB80" w:rsidR="007215C0" w:rsidRPr="006B6A2C" w:rsidRDefault="00D111ED">
            <w:pPr>
              <w:ind w:firstLine="0"/>
              <w:rPr>
                <w:b w:val="0"/>
                <w:bCs w:val="0"/>
              </w:rPr>
            </w:pPr>
            <w:r w:rsidRPr="006B6A2C">
              <w:rPr>
                <w:b w:val="0"/>
                <w:bCs w:val="0"/>
              </w:rPr>
              <w:t>Verzeichnis</w:t>
            </w:r>
          </w:p>
        </w:tc>
        <w:tc>
          <w:tcPr>
            <w:tcW w:w="3405" w:type="pct"/>
          </w:tcPr>
          <w:p w14:paraId="44C97BD4" w14:textId="26A5D5D2" w:rsidR="007215C0" w:rsidRPr="006B6A2C" w:rsidRDefault="005A43CA">
            <w:pPr>
              <w:ind w:firstLine="0"/>
              <w:cnfStyle w:val="100000000000" w:firstRow="1" w:lastRow="0" w:firstColumn="0" w:lastColumn="0" w:oddVBand="0" w:evenVBand="0" w:oddHBand="0" w:evenHBand="0" w:firstRowFirstColumn="0" w:firstRowLastColumn="0" w:lastRowFirstColumn="0" w:lastRowLastColumn="0"/>
              <w:rPr>
                <w:b w:val="0"/>
                <w:bCs w:val="0"/>
              </w:rPr>
            </w:pPr>
            <w:r w:rsidRPr="006B6A2C">
              <w:rPr>
                <w:b w:val="0"/>
                <w:bCs w:val="0"/>
              </w:rPr>
              <w:t>Inhalt</w:t>
            </w:r>
          </w:p>
        </w:tc>
      </w:tr>
      <w:tr w:rsidR="005A43CA" w:rsidRPr="00B266AF" w14:paraId="417CFC23" w14:textId="77777777" w:rsidTr="004061B1">
        <w:trPr>
          <w:tblCellSpacing w:w="14" w:type="dxa"/>
        </w:trPr>
        <w:tc>
          <w:tcPr>
            <w:cnfStyle w:val="001000000000" w:firstRow="0" w:lastRow="0" w:firstColumn="1" w:lastColumn="0" w:oddVBand="0" w:evenVBand="0" w:oddHBand="0" w:evenHBand="0" w:firstRowFirstColumn="0" w:firstRowLastColumn="0" w:lastRowFirstColumn="0" w:lastRowLastColumn="0"/>
            <w:tcW w:w="1546" w:type="pct"/>
            <w:gridSpan w:val="2"/>
          </w:tcPr>
          <w:p w14:paraId="68265ED0" w14:textId="3F523C16" w:rsidR="005A43CA" w:rsidRPr="006E45D8" w:rsidRDefault="005A43CA">
            <w:pPr>
              <w:ind w:firstLine="0"/>
              <w:rPr>
                <w:b w:val="0"/>
                <w:bCs w:val="0"/>
              </w:rPr>
            </w:pPr>
            <w:r w:rsidRPr="006E45D8">
              <w:rPr>
                <w:b w:val="0"/>
                <w:bCs w:val="0"/>
              </w:rPr>
              <w:t>GenKI-Studie2025</w:t>
            </w:r>
          </w:p>
        </w:tc>
        <w:tc>
          <w:tcPr>
            <w:tcW w:w="3405" w:type="pct"/>
          </w:tcPr>
          <w:p w14:paraId="2310403C" w14:textId="77777777" w:rsidR="005A43CA" w:rsidRPr="00B266AF" w:rsidRDefault="005A43CA">
            <w:pPr>
              <w:ind w:firstLine="0"/>
              <w:cnfStyle w:val="000000000000" w:firstRow="0" w:lastRow="0" w:firstColumn="0" w:lastColumn="0" w:oddVBand="0" w:evenVBand="0" w:oddHBand="0" w:evenHBand="0" w:firstRowFirstColumn="0" w:firstRowLastColumn="0" w:lastRowFirstColumn="0" w:lastRowLastColumn="0"/>
            </w:pPr>
          </w:p>
        </w:tc>
      </w:tr>
      <w:tr w:rsidR="00B266AF" w:rsidRPr="00B266AF" w14:paraId="61437406" w14:textId="77777777" w:rsidTr="004061B1">
        <w:trPr>
          <w:tblCellSpacing w:w="14" w:type="dxa"/>
        </w:trPr>
        <w:tc>
          <w:tcPr>
            <w:cnfStyle w:val="001000000000" w:firstRow="0" w:lastRow="0" w:firstColumn="1" w:lastColumn="0" w:oddVBand="0" w:evenVBand="0" w:oddHBand="0" w:evenHBand="0" w:firstRowFirstColumn="0" w:firstRowLastColumn="0" w:lastRowFirstColumn="0" w:lastRowLastColumn="0"/>
            <w:tcW w:w="226" w:type="pct"/>
          </w:tcPr>
          <w:p w14:paraId="72E1A959" w14:textId="77777777" w:rsidR="00B266AF" w:rsidRPr="00B266AF" w:rsidRDefault="00B266AF">
            <w:pPr>
              <w:ind w:firstLine="0"/>
            </w:pPr>
          </w:p>
        </w:tc>
        <w:tc>
          <w:tcPr>
            <w:tcW w:w="1304" w:type="pct"/>
          </w:tcPr>
          <w:p w14:paraId="3D080F85" w14:textId="721E9944" w:rsidR="00B266AF" w:rsidRPr="00B266AF" w:rsidRDefault="00E91C84">
            <w:pPr>
              <w:ind w:firstLine="0"/>
              <w:cnfStyle w:val="000000000000" w:firstRow="0" w:lastRow="0" w:firstColumn="0" w:lastColumn="0" w:oddVBand="0" w:evenVBand="0" w:oddHBand="0" w:evenHBand="0" w:firstRowFirstColumn="0" w:firstRowLastColumn="0" w:lastRowFirstColumn="0" w:lastRowLastColumn="0"/>
            </w:pPr>
            <w:r>
              <w:sym w:font="Webdings" w:char="F034"/>
            </w:r>
            <w:r w:rsidR="00B266AF" w:rsidRPr="00B266AF">
              <w:t>Daten</w:t>
            </w:r>
          </w:p>
        </w:tc>
        <w:tc>
          <w:tcPr>
            <w:tcW w:w="3405" w:type="pct"/>
          </w:tcPr>
          <w:p w14:paraId="79482F17" w14:textId="41CCBC1A" w:rsidR="00B266AF" w:rsidRPr="00B266AF" w:rsidRDefault="00A663D3">
            <w:pPr>
              <w:ind w:firstLine="0"/>
              <w:cnfStyle w:val="000000000000" w:firstRow="0" w:lastRow="0" w:firstColumn="0" w:lastColumn="0" w:oddVBand="0" w:evenVBand="0" w:oddHBand="0" w:evenHBand="0" w:firstRowFirstColumn="0" w:firstRowLastColumn="0" w:lastRowFirstColumn="0" w:lastRowLastColumn="0"/>
            </w:pPr>
            <w:r>
              <w:t>E</w:t>
            </w:r>
            <w:r w:rsidR="00B266AF" w:rsidRPr="00B266AF">
              <w:t xml:space="preserve">rhobene und </w:t>
            </w:r>
            <w:r w:rsidR="00A3375A">
              <w:t>a</w:t>
            </w:r>
            <w:r w:rsidR="00B266AF" w:rsidRPr="00B266AF">
              <w:t>ufbereitete Daten</w:t>
            </w:r>
          </w:p>
        </w:tc>
      </w:tr>
      <w:tr w:rsidR="00B266AF" w:rsidRPr="00E4670F" w14:paraId="6E4D4DA7" w14:textId="77777777" w:rsidTr="004061B1">
        <w:trPr>
          <w:tblCellSpacing w:w="14" w:type="dxa"/>
        </w:trPr>
        <w:tc>
          <w:tcPr>
            <w:cnfStyle w:val="001000000000" w:firstRow="0" w:lastRow="0" w:firstColumn="1" w:lastColumn="0" w:oddVBand="0" w:evenVBand="0" w:oddHBand="0" w:evenHBand="0" w:firstRowFirstColumn="0" w:firstRowLastColumn="0" w:lastRowFirstColumn="0" w:lastRowLastColumn="0"/>
            <w:tcW w:w="226" w:type="pct"/>
          </w:tcPr>
          <w:p w14:paraId="73C6EEF5" w14:textId="77777777" w:rsidR="00B266AF" w:rsidRPr="00B266AF" w:rsidRDefault="00B266AF">
            <w:pPr>
              <w:ind w:firstLine="0"/>
            </w:pPr>
          </w:p>
        </w:tc>
        <w:tc>
          <w:tcPr>
            <w:tcW w:w="1304" w:type="pct"/>
          </w:tcPr>
          <w:p w14:paraId="3038A9D6" w14:textId="3ECBA2E7" w:rsidR="00B266AF" w:rsidRPr="00B266AF" w:rsidRDefault="00E91C84">
            <w:pPr>
              <w:ind w:firstLine="0"/>
              <w:cnfStyle w:val="000000000000" w:firstRow="0" w:lastRow="0" w:firstColumn="0" w:lastColumn="0" w:oddVBand="0" w:evenVBand="0" w:oddHBand="0" w:evenHBand="0" w:firstRowFirstColumn="0" w:firstRowLastColumn="0" w:lastRowFirstColumn="0" w:lastRowLastColumn="0"/>
            </w:pPr>
            <w:r>
              <w:sym w:font="Webdings" w:char="F034"/>
            </w:r>
            <w:r w:rsidR="00B266AF" w:rsidRPr="00B266AF">
              <w:t>Output</w:t>
            </w:r>
          </w:p>
        </w:tc>
        <w:tc>
          <w:tcPr>
            <w:tcW w:w="3405" w:type="pct"/>
          </w:tcPr>
          <w:p w14:paraId="08D8554E" w14:textId="7546289A" w:rsidR="00B266AF" w:rsidRPr="00E4670F" w:rsidRDefault="00A663D3">
            <w:pPr>
              <w:ind w:firstLine="0"/>
              <w:cnfStyle w:val="000000000000" w:firstRow="0" w:lastRow="0" w:firstColumn="0" w:lastColumn="0" w:oddVBand="0" w:evenVBand="0" w:oddHBand="0" w:evenHBand="0" w:firstRowFirstColumn="0" w:firstRowLastColumn="0" w:lastRowFirstColumn="0" w:lastRowLastColumn="0"/>
            </w:pPr>
            <w:r>
              <w:t xml:space="preserve">Ergebnis-Output </w:t>
            </w:r>
            <w:r w:rsidR="001B4B96">
              <w:t>der R-Skripte</w:t>
            </w:r>
            <w:r w:rsidR="005E0C87">
              <w:t xml:space="preserve"> als </w:t>
            </w:r>
            <w:proofErr w:type="spellStart"/>
            <w:r w:rsidR="005E0C87">
              <w:t>MarkDown</w:t>
            </w:r>
            <w:proofErr w:type="spellEnd"/>
            <w:r w:rsidR="005E0C87">
              <w:t>-Dateien und PDF-Dateien für grafischen Output.</w:t>
            </w:r>
            <w:r w:rsidR="001B4B96">
              <w:t xml:space="preserve"> </w:t>
            </w:r>
          </w:p>
        </w:tc>
      </w:tr>
      <w:tr w:rsidR="00715630" w:rsidRPr="00E4670F" w14:paraId="6D004631" w14:textId="77777777" w:rsidTr="004061B1">
        <w:trPr>
          <w:tblCellSpacing w:w="14" w:type="dxa"/>
        </w:trPr>
        <w:tc>
          <w:tcPr>
            <w:cnfStyle w:val="001000000000" w:firstRow="0" w:lastRow="0" w:firstColumn="1" w:lastColumn="0" w:oddVBand="0" w:evenVBand="0" w:oddHBand="0" w:evenHBand="0" w:firstRowFirstColumn="0" w:firstRowLastColumn="0" w:lastRowFirstColumn="0" w:lastRowLastColumn="0"/>
            <w:tcW w:w="226" w:type="pct"/>
          </w:tcPr>
          <w:p w14:paraId="7A5AFA1C" w14:textId="77777777" w:rsidR="00715630" w:rsidRPr="00B266AF" w:rsidRDefault="00715630">
            <w:pPr>
              <w:ind w:firstLine="0"/>
            </w:pPr>
          </w:p>
        </w:tc>
        <w:tc>
          <w:tcPr>
            <w:tcW w:w="1304" w:type="pct"/>
          </w:tcPr>
          <w:p w14:paraId="0F39F3F8" w14:textId="25353F8D" w:rsidR="00715630" w:rsidRPr="00B266AF" w:rsidRDefault="00E91C84">
            <w:pPr>
              <w:ind w:firstLine="0"/>
              <w:cnfStyle w:val="000000000000" w:firstRow="0" w:lastRow="0" w:firstColumn="0" w:lastColumn="0" w:oddVBand="0" w:evenVBand="0" w:oddHBand="0" w:evenHBand="0" w:firstRowFirstColumn="0" w:firstRowLastColumn="0" w:lastRowFirstColumn="0" w:lastRowLastColumn="0"/>
            </w:pPr>
            <w:r>
              <w:sym w:font="Webdings" w:char="F034"/>
            </w:r>
            <w:r w:rsidR="0001015E">
              <w:t>R</w:t>
            </w:r>
          </w:p>
        </w:tc>
        <w:tc>
          <w:tcPr>
            <w:tcW w:w="3405" w:type="pct"/>
          </w:tcPr>
          <w:p w14:paraId="3D5124DF" w14:textId="277CD258" w:rsidR="00715630" w:rsidRDefault="0001015E">
            <w:pPr>
              <w:ind w:firstLine="0"/>
              <w:cnfStyle w:val="000000000000" w:firstRow="0" w:lastRow="0" w:firstColumn="0" w:lastColumn="0" w:oddVBand="0" w:evenVBand="0" w:oddHBand="0" w:evenHBand="0" w:firstRowFirstColumn="0" w:firstRowLastColumn="0" w:lastRowFirstColumn="0" w:lastRowLastColumn="0"/>
            </w:pPr>
            <w:r>
              <w:t>Verwendete R-Skripte</w:t>
            </w:r>
            <w:r w:rsidR="0056385E">
              <w:t xml:space="preserve"> und </w:t>
            </w:r>
            <w:r w:rsidR="00F41A72">
              <w:t>das R-Studio-Projekt</w:t>
            </w:r>
          </w:p>
        </w:tc>
      </w:tr>
    </w:tbl>
    <w:p w14:paraId="7049A5DE" w14:textId="37A4665D" w:rsidR="000F0621" w:rsidRDefault="000F0621" w:rsidP="00B266AF">
      <w:pPr>
        <w:ind w:firstLine="0"/>
      </w:pPr>
    </w:p>
    <w:p w14:paraId="5FAB9996" w14:textId="733D2FE4" w:rsidR="00A95C80" w:rsidRDefault="00D51B1A" w:rsidP="006A4CBD">
      <w:pPr>
        <w:pStyle w:val="berschrift3"/>
      </w:pPr>
      <w:r>
        <w:t>Erstellung der Analysen</w:t>
      </w:r>
    </w:p>
    <w:p w14:paraId="7436D997" w14:textId="7754AF27" w:rsidR="00EF0689" w:rsidRPr="00EF0689" w:rsidRDefault="00EF0689" w:rsidP="00EF0689">
      <w:r>
        <w:t>D</w:t>
      </w:r>
      <w:r w:rsidR="00562C43">
        <w:t>ie Analysen werden du</w:t>
      </w:r>
      <w:r w:rsidR="00802EA1">
        <w:t>rch das Hauptskript</w:t>
      </w:r>
      <w:r w:rsidR="00A242D0">
        <w:t xml:space="preserve"> </w:t>
      </w:r>
      <w:proofErr w:type="spellStart"/>
      <w:r w:rsidR="00A242D0" w:rsidRPr="007F1BA2">
        <w:rPr>
          <w:i/>
          <w:iCs/>
        </w:rPr>
        <w:t>Analyze.R</w:t>
      </w:r>
      <w:proofErr w:type="spellEnd"/>
      <w:r w:rsidR="00A242D0">
        <w:t xml:space="preserve"> erstellt</w:t>
      </w:r>
      <w:r w:rsidR="00466E3F">
        <w:t xml:space="preserve">, das im Unterordner </w:t>
      </w:r>
      <w:r w:rsidR="00466E3F" w:rsidRPr="007F1BA2">
        <w:rPr>
          <w:i/>
          <w:iCs/>
        </w:rPr>
        <w:t>R</w:t>
      </w:r>
      <w:r w:rsidR="00466E3F">
        <w:t xml:space="preserve"> enthalten ist</w:t>
      </w:r>
      <w:r w:rsidR="00A242D0">
        <w:t>.</w:t>
      </w:r>
    </w:p>
    <w:p w14:paraId="2D0BA618" w14:textId="6966E8DE" w:rsidR="001D6524" w:rsidRPr="00C1647D" w:rsidRDefault="001D6524" w:rsidP="001D6524">
      <w:pPr>
        <w:shd w:val="clear" w:color="auto" w:fill="FFFFFF"/>
        <w:spacing w:after="0" w:line="285" w:lineRule="atLeast"/>
        <w:ind w:firstLine="0"/>
        <w:contextualSpacing w:val="0"/>
        <w:rPr>
          <w:rFonts w:ascii="Consolas" w:eastAsia="Times New Roman" w:hAnsi="Consolas" w:cs="Times New Roman"/>
          <w:color w:val="795E26"/>
          <w:sz w:val="21"/>
          <w:szCs w:val="21"/>
          <w:lang w:val="en-US" w:eastAsia="de-DE"/>
        </w:rPr>
      </w:pPr>
      <w:r w:rsidRPr="00C1647D">
        <w:rPr>
          <w:rFonts w:ascii="Consolas" w:eastAsia="Times New Roman" w:hAnsi="Consolas" w:cs="Times New Roman"/>
          <w:color w:val="795E26"/>
          <w:sz w:val="21"/>
          <w:szCs w:val="21"/>
          <w:lang w:val="en-US" w:eastAsia="de-DE"/>
        </w:rPr>
        <w:t>ANALYZE.R</w:t>
      </w:r>
    </w:p>
    <w:p w14:paraId="726F905E" w14:textId="5F431F11" w:rsidR="00493F28" w:rsidRPr="00C1647D" w:rsidRDefault="00493F28" w:rsidP="006A4CBD">
      <w:pPr>
        <w:shd w:val="clear" w:color="auto" w:fill="FFFFFF"/>
        <w:spacing w:after="0" w:line="285" w:lineRule="atLeast"/>
        <w:ind w:left="708" w:firstLine="0"/>
        <w:contextualSpacing w:val="0"/>
        <w:rPr>
          <w:rFonts w:ascii="Consolas" w:eastAsia="Times New Roman" w:hAnsi="Consolas" w:cs="Times New Roman"/>
          <w:color w:val="000000"/>
          <w:sz w:val="21"/>
          <w:szCs w:val="21"/>
          <w:lang w:val="en-US" w:eastAsia="de-DE"/>
        </w:rPr>
      </w:pPr>
      <w:r w:rsidRPr="00C1647D">
        <w:rPr>
          <w:rFonts w:ascii="Consolas" w:eastAsia="Times New Roman" w:hAnsi="Consolas" w:cs="Times New Roman"/>
          <w:color w:val="795E26"/>
          <w:sz w:val="21"/>
          <w:szCs w:val="21"/>
          <w:lang w:val="en-US" w:eastAsia="de-DE"/>
        </w:rPr>
        <w:t>source</w:t>
      </w:r>
      <w:r w:rsidRPr="00C1647D">
        <w:rPr>
          <w:rFonts w:ascii="Consolas" w:eastAsia="Times New Roman" w:hAnsi="Consolas" w:cs="Times New Roman"/>
          <w:color w:val="000000"/>
          <w:sz w:val="21"/>
          <w:szCs w:val="21"/>
          <w:lang w:val="en-US" w:eastAsia="de-DE"/>
        </w:rPr>
        <w:t>(</w:t>
      </w:r>
      <w:r w:rsidRPr="00C1647D">
        <w:rPr>
          <w:rFonts w:ascii="Consolas" w:eastAsia="Times New Roman" w:hAnsi="Consolas" w:cs="Times New Roman"/>
          <w:color w:val="A31515"/>
          <w:sz w:val="21"/>
          <w:szCs w:val="21"/>
          <w:lang w:val="en-US" w:eastAsia="de-DE"/>
        </w:rPr>
        <w:t>"RunScript.R"</w:t>
      </w:r>
      <w:r w:rsidRPr="00C1647D">
        <w:rPr>
          <w:rFonts w:ascii="Consolas" w:eastAsia="Times New Roman" w:hAnsi="Consolas" w:cs="Times New Roman"/>
          <w:color w:val="000000"/>
          <w:sz w:val="21"/>
          <w:szCs w:val="21"/>
          <w:lang w:val="en-US" w:eastAsia="de-DE"/>
        </w:rPr>
        <w:t>)</w:t>
      </w:r>
    </w:p>
    <w:p w14:paraId="3D0269DF" w14:textId="77777777" w:rsidR="00493F28" w:rsidRPr="00C1647D" w:rsidRDefault="00493F28" w:rsidP="006A4CBD">
      <w:pPr>
        <w:shd w:val="clear" w:color="auto" w:fill="FFFFFF"/>
        <w:spacing w:after="0" w:line="285" w:lineRule="atLeast"/>
        <w:ind w:left="708" w:firstLine="0"/>
        <w:contextualSpacing w:val="0"/>
        <w:rPr>
          <w:rFonts w:ascii="Consolas" w:eastAsia="Times New Roman" w:hAnsi="Consolas" w:cs="Times New Roman"/>
          <w:color w:val="000000"/>
          <w:sz w:val="21"/>
          <w:szCs w:val="21"/>
          <w:lang w:val="en-US" w:eastAsia="de-DE"/>
        </w:rPr>
      </w:pPr>
    </w:p>
    <w:p w14:paraId="20A47671" w14:textId="77777777" w:rsidR="00493F28" w:rsidRPr="00C1647D" w:rsidRDefault="00493F28" w:rsidP="006A4CBD">
      <w:pPr>
        <w:shd w:val="clear" w:color="auto" w:fill="FFFFFF"/>
        <w:spacing w:after="0" w:line="285" w:lineRule="atLeast"/>
        <w:ind w:left="708" w:firstLine="0"/>
        <w:contextualSpacing w:val="0"/>
        <w:rPr>
          <w:rFonts w:ascii="Consolas" w:eastAsia="Times New Roman" w:hAnsi="Consolas" w:cs="Times New Roman"/>
          <w:color w:val="000000"/>
          <w:sz w:val="21"/>
          <w:szCs w:val="21"/>
          <w:lang w:val="en-US" w:eastAsia="de-DE"/>
        </w:rPr>
      </w:pPr>
      <w:r w:rsidRPr="00C1647D">
        <w:rPr>
          <w:rFonts w:ascii="Consolas" w:eastAsia="Times New Roman" w:hAnsi="Consolas" w:cs="Times New Roman"/>
          <w:color w:val="008000"/>
          <w:sz w:val="21"/>
          <w:szCs w:val="21"/>
          <w:lang w:val="en-US" w:eastAsia="de-DE"/>
        </w:rPr>
        <w:t># Methoden-Teil</w:t>
      </w:r>
    </w:p>
    <w:p w14:paraId="60608C24" w14:textId="77777777" w:rsidR="00493F28" w:rsidRPr="00C1647D" w:rsidRDefault="00493F28" w:rsidP="006A4CBD">
      <w:pPr>
        <w:shd w:val="clear" w:color="auto" w:fill="FFFFFF"/>
        <w:spacing w:after="0" w:line="285" w:lineRule="atLeast"/>
        <w:ind w:left="708" w:firstLine="0"/>
        <w:contextualSpacing w:val="0"/>
        <w:rPr>
          <w:rFonts w:ascii="Consolas" w:eastAsia="Times New Roman" w:hAnsi="Consolas" w:cs="Times New Roman"/>
          <w:color w:val="000000"/>
          <w:sz w:val="21"/>
          <w:szCs w:val="21"/>
          <w:lang w:val="en-US" w:eastAsia="de-DE"/>
        </w:rPr>
      </w:pPr>
      <w:r w:rsidRPr="00C1647D">
        <w:rPr>
          <w:rFonts w:ascii="Consolas" w:eastAsia="Times New Roman" w:hAnsi="Consolas" w:cs="Times New Roman"/>
          <w:color w:val="001080"/>
          <w:sz w:val="21"/>
          <w:szCs w:val="21"/>
          <w:lang w:val="en-US" w:eastAsia="de-DE"/>
        </w:rPr>
        <w:t>run_script</w:t>
      </w:r>
      <w:r w:rsidRPr="00C1647D">
        <w:rPr>
          <w:rFonts w:ascii="Consolas" w:eastAsia="Times New Roman" w:hAnsi="Consolas" w:cs="Times New Roman"/>
          <w:color w:val="000000"/>
          <w:sz w:val="21"/>
          <w:szCs w:val="21"/>
          <w:lang w:val="en-US" w:eastAsia="de-DE"/>
        </w:rPr>
        <w:t>(</w:t>
      </w:r>
      <w:r w:rsidRPr="00C1647D">
        <w:rPr>
          <w:rFonts w:ascii="Consolas" w:eastAsia="Times New Roman" w:hAnsi="Consolas" w:cs="Times New Roman"/>
          <w:color w:val="A31515"/>
          <w:sz w:val="21"/>
          <w:szCs w:val="21"/>
          <w:lang w:val="en-US" w:eastAsia="de-DE"/>
        </w:rPr>
        <w:t>"Describe_Participants"</w:t>
      </w:r>
      <w:r w:rsidRPr="00C1647D">
        <w:rPr>
          <w:rFonts w:ascii="Consolas" w:eastAsia="Times New Roman" w:hAnsi="Consolas" w:cs="Times New Roman"/>
          <w:color w:val="000000"/>
          <w:sz w:val="21"/>
          <w:szCs w:val="21"/>
          <w:lang w:val="en-US" w:eastAsia="de-DE"/>
        </w:rPr>
        <w:t>)</w:t>
      </w:r>
    </w:p>
    <w:p w14:paraId="72ED18AB" w14:textId="77777777" w:rsidR="00493F28" w:rsidRPr="00493F28" w:rsidRDefault="00493F28" w:rsidP="006A4CBD">
      <w:pPr>
        <w:shd w:val="clear" w:color="auto" w:fill="FFFFFF"/>
        <w:spacing w:after="0" w:line="285" w:lineRule="atLeast"/>
        <w:ind w:left="708" w:firstLine="0"/>
        <w:contextualSpacing w:val="0"/>
        <w:rPr>
          <w:rFonts w:ascii="Consolas" w:eastAsia="Times New Roman" w:hAnsi="Consolas" w:cs="Times New Roman"/>
          <w:noProof/>
          <w:color w:val="000000"/>
          <w:sz w:val="21"/>
          <w:szCs w:val="21"/>
          <w:lang w:eastAsia="de-DE"/>
        </w:rPr>
      </w:pPr>
      <w:r w:rsidRPr="00493F28">
        <w:rPr>
          <w:rFonts w:ascii="Consolas" w:eastAsia="Times New Roman" w:hAnsi="Consolas" w:cs="Times New Roman"/>
          <w:noProof/>
          <w:color w:val="001080"/>
          <w:sz w:val="21"/>
          <w:szCs w:val="21"/>
          <w:lang w:eastAsia="de-DE"/>
        </w:rPr>
        <w:t>run_script</w:t>
      </w:r>
      <w:r w:rsidRPr="00493F28">
        <w:rPr>
          <w:rFonts w:ascii="Consolas" w:eastAsia="Times New Roman" w:hAnsi="Consolas" w:cs="Times New Roman"/>
          <w:noProof/>
          <w:color w:val="000000"/>
          <w:sz w:val="21"/>
          <w:szCs w:val="21"/>
          <w:lang w:eastAsia="de-DE"/>
        </w:rPr>
        <w:t>(</w:t>
      </w:r>
      <w:r w:rsidRPr="00493F28">
        <w:rPr>
          <w:rFonts w:ascii="Consolas" w:eastAsia="Times New Roman" w:hAnsi="Consolas" w:cs="Times New Roman"/>
          <w:noProof/>
          <w:color w:val="A31515"/>
          <w:sz w:val="21"/>
          <w:szCs w:val="21"/>
          <w:lang w:eastAsia="de-DE"/>
        </w:rPr>
        <w:t>"Describe_Data"</w:t>
      </w:r>
      <w:r w:rsidRPr="00493F28">
        <w:rPr>
          <w:rFonts w:ascii="Consolas" w:eastAsia="Times New Roman" w:hAnsi="Consolas" w:cs="Times New Roman"/>
          <w:noProof/>
          <w:color w:val="000000"/>
          <w:sz w:val="21"/>
          <w:szCs w:val="21"/>
          <w:lang w:eastAsia="de-DE"/>
        </w:rPr>
        <w:t>)</w:t>
      </w:r>
    </w:p>
    <w:p w14:paraId="0CD83EED" w14:textId="77777777" w:rsidR="00493F28" w:rsidRPr="00493F28" w:rsidRDefault="00493F28" w:rsidP="006A4CBD">
      <w:pPr>
        <w:shd w:val="clear" w:color="auto" w:fill="FFFFFF"/>
        <w:spacing w:after="0" w:line="285" w:lineRule="atLeast"/>
        <w:ind w:left="708" w:firstLine="0"/>
        <w:contextualSpacing w:val="0"/>
        <w:rPr>
          <w:rFonts w:ascii="Consolas" w:eastAsia="Times New Roman" w:hAnsi="Consolas" w:cs="Times New Roman"/>
          <w:noProof/>
          <w:color w:val="000000"/>
          <w:sz w:val="21"/>
          <w:szCs w:val="21"/>
          <w:lang w:eastAsia="de-DE"/>
        </w:rPr>
      </w:pPr>
    </w:p>
    <w:p w14:paraId="5EF2C5AA" w14:textId="77777777" w:rsidR="00493F28" w:rsidRPr="00493F28" w:rsidRDefault="00493F28" w:rsidP="006A4CBD">
      <w:pPr>
        <w:shd w:val="clear" w:color="auto" w:fill="FFFFFF"/>
        <w:spacing w:after="0" w:line="285" w:lineRule="atLeast"/>
        <w:ind w:left="708" w:firstLine="0"/>
        <w:contextualSpacing w:val="0"/>
        <w:rPr>
          <w:rFonts w:ascii="Consolas" w:eastAsia="Times New Roman" w:hAnsi="Consolas" w:cs="Times New Roman"/>
          <w:noProof/>
          <w:color w:val="000000"/>
          <w:sz w:val="21"/>
          <w:szCs w:val="21"/>
          <w:lang w:eastAsia="de-DE"/>
        </w:rPr>
      </w:pPr>
      <w:r w:rsidRPr="00493F28">
        <w:rPr>
          <w:rFonts w:ascii="Consolas" w:eastAsia="Times New Roman" w:hAnsi="Consolas" w:cs="Times New Roman"/>
          <w:noProof/>
          <w:color w:val="008000"/>
          <w:sz w:val="21"/>
          <w:szCs w:val="21"/>
          <w:lang w:eastAsia="de-DE"/>
        </w:rPr>
        <w:t># Ergebnis-Teil</w:t>
      </w:r>
    </w:p>
    <w:p w14:paraId="2295F41C" w14:textId="77777777" w:rsidR="00493F28" w:rsidRPr="00C1647D" w:rsidRDefault="00493F28" w:rsidP="006A4CBD">
      <w:pPr>
        <w:shd w:val="clear" w:color="auto" w:fill="FFFFFF"/>
        <w:spacing w:after="0" w:line="285" w:lineRule="atLeast"/>
        <w:ind w:left="708" w:firstLine="0"/>
        <w:contextualSpacing w:val="0"/>
        <w:rPr>
          <w:rFonts w:ascii="Consolas" w:eastAsia="Times New Roman" w:hAnsi="Consolas" w:cs="Times New Roman"/>
          <w:color w:val="000000"/>
          <w:sz w:val="21"/>
          <w:szCs w:val="21"/>
          <w:lang w:val="en-US" w:eastAsia="de-DE"/>
        </w:rPr>
      </w:pPr>
      <w:r w:rsidRPr="00C1647D">
        <w:rPr>
          <w:rFonts w:ascii="Consolas" w:eastAsia="Times New Roman" w:hAnsi="Consolas" w:cs="Times New Roman"/>
          <w:color w:val="008000"/>
          <w:sz w:val="21"/>
          <w:szCs w:val="21"/>
          <w:lang w:val="en-US" w:eastAsia="de-DE"/>
        </w:rPr>
        <w:t>## Hypothesen-Tests</w:t>
      </w:r>
    </w:p>
    <w:p w14:paraId="6DC2987B" w14:textId="77777777" w:rsidR="00493F28" w:rsidRPr="00C1647D" w:rsidRDefault="00493F28" w:rsidP="006A4CBD">
      <w:pPr>
        <w:shd w:val="clear" w:color="auto" w:fill="FFFFFF"/>
        <w:spacing w:after="0" w:line="285" w:lineRule="atLeast"/>
        <w:ind w:left="708" w:firstLine="0"/>
        <w:contextualSpacing w:val="0"/>
        <w:rPr>
          <w:rFonts w:ascii="Consolas" w:eastAsia="Times New Roman" w:hAnsi="Consolas" w:cs="Times New Roman"/>
          <w:color w:val="000000"/>
          <w:sz w:val="21"/>
          <w:szCs w:val="21"/>
          <w:lang w:val="en-US" w:eastAsia="de-DE"/>
        </w:rPr>
      </w:pPr>
      <w:r w:rsidRPr="00C1647D">
        <w:rPr>
          <w:rFonts w:ascii="Consolas" w:eastAsia="Times New Roman" w:hAnsi="Consolas" w:cs="Times New Roman"/>
          <w:color w:val="001080"/>
          <w:sz w:val="21"/>
          <w:szCs w:val="21"/>
          <w:lang w:val="en-US" w:eastAsia="de-DE"/>
        </w:rPr>
        <w:t>run_script</w:t>
      </w:r>
      <w:r w:rsidRPr="00C1647D">
        <w:rPr>
          <w:rFonts w:ascii="Consolas" w:eastAsia="Times New Roman" w:hAnsi="Consolas" w:cs="Times New Roman"/>
          <w:color w:val="000000"/>
          <w:sz w:val="21"/>
          <w:szCs w:val="21"/>
          <w:lang w:val="en-US" w:eastAsia="de-DE"/>
        </w:rPr>
        <w:t>(</w:t>
      </w:r>
      <w:r w:rsidRPr="00C1647D">
        <w:rPr>
          <w:rFonts w:ascii="Consolas" w:eastAsia="Times New Roman" w:hAnsi="Consolas" w:cs="Times New Roman"/>
          <w:color w:val="A31515"/>
          <w:sz w:val="21"/>
          <w:szCs w:val="21"/>
          <w:lang w:val="en-US" w:eastAsia="de-DE"/>
        </w:rPr>
        <w:t>"ANCOVA"</w:t>
      </w:r>
      <w:r w:rsidRPr="00C1647D">
        <w:rPr>
          <w:rFonts w:ascii="Consolas" w:eastAsia="Times New Roman" w:hAnsi="Consolas" w:cs="Times New Roman"/>
          <w:color w:val="000000"/>
          <w:sz w:val="21"/>
          <w:szCs w:val="21"/>
          <w:lang w:val="en-US" w:eastAsia="de-DE"/>
        </w:rPr>
        <w:t>)</w:t>
      </w:r>
    </w:p>
    <w:p w14:paraId="5D609D5E" w14:textId="77777777" w:rsidR="00493F28" w:rsidRPr="00C1647D" w:rsidRDefault="00493F28" w:rsidP="006A4CBD">
      <w:pPr>
        <w:shd w:val="clear" w:color="auto" w:fill="FFFFFF"/>
        <w:spacing w:after="0" w:line="285" w:lineRule="atLeast"/>
        <w:ind w:left="708" w:firstLine="0"/>
        <w:contextualSpacing w:val="0"/>
        <w:rPr>
          <w:rFonts w:ascii="Consolas" w:eastAsia="Times New Roman" w:hAnsi="Consolas" w:cs="Times New Roman"/>
          <w:color w:val="000000"/>
          <w:sz w:val="21"/>
          <w:szCs w:val="21"/>
          <w:lang w:val="en-US" w:eastAsia="de-DE"/>
        </w:rPr>
      </w:pPr>
      <w:r w:rsidRPr="00C1647D">
        <w:rPr>
          <w:rFonts w:ascii="Consolas" w:eastAsia="Times New Roman" w:hAnsi="Consolas" w:cs="Times New Roman"/>
          <w:color w:val="001080"/>
          <w:sz w:val="21"/>
          <w:szCs w:val="21"/>
          <w:lang w:val="en-US" w:eastAsia="de-DE"/>
        </w:rPr>
        <w:t>run_script</w:t>
      </w:r>
      <w:r w:rsidRPr="00C1647D">
        <w:rPr>
          <w:rFonts w:ascii="Consolas" w:eastAsia="Times New Roman" w:hAnsi="Consolas" w:cs="Times New Roman"/>
          <w:color w:val="000000"/>
          <w:sz w:val="21"/>
          <w:szCs w:val="21"/>
          <w:lang w:val="en-US" w:eastAsia="de-DE"/>
        </w:rPr>
        <w:t>(</w:t>
      </w:r>
      <w:r w:rsidRPr="00C1647D">
        <w:rPr>
          <w:rFonts w:ascii="Consolas" w:eastAsia="Times New Roman" w:hAnsi="Consolas" w:cs="Times New Roman"/>
          <w:color w:val="A31515"/>
          <w:sz w:val="21"/>
          <w:szCs w:val="21"/>
          <w:lang w:val="en-US" w:eastAsia="de-DE"/>
        </w:rPr>
        <w:t>"H4-Analysis"</w:t>
      </w:r>
      <w:r w:rsidRPr="00C1647D">
        <w:rPr>
          <w:rFonts w:ascii="Consolas" w:eastAsia="Times New Roman" w:hAnsi="Consolas" w:cs="Times New Roman"/>
          <w:color w:val="000000"/>
          <w:sz w:val="21"/>
          <w:szCs w:val="21"/>
          <w:lang w:val="en-US" w:eastAsia="de-DE"/>
        </w:rPr>
        <w:t>)</w:t>
      </w:r>
    </w:p>
    <w:p w14:paraId="5E82148F" w14:textId="77777777" w:rsidR="00493F28" w:rsidRPr="00C1647D" w:rsidRDefault="00493F28" w:rsidP="006A4CBD">
      <w:pPr>
        <w:shd w:val="clear" w:color="auto" w:fill="FFFFFF"/>
        <w:spacing w:after="0" w:line="285" w:lineRule="atLeast"/>
        <w:ind w:left="708" w:firstLine="0"/>
        <w:contextualSpacing w:val="0"/>
        <w:rPr>
          <w:rFonts w:ascii="Consolas" w:eastAsia="Times New Roman" w:hAnsi="Consolas" w:cs="Times New Roman"/>
          <w:color w:val="000000"/>
          <w:sz w:val="21"/>
          <w:szCs w:val="21"/>
          <w:lang w:val="en-US" w:eastAsia="de-DE"/>
        </w:rPr>
      </w:pPr>
    </w:p>
    <w:p w14:paraId="3F5BA3FE" w14:textId="77777777" w:rsidR="00493F28" w:rsidRPr="00C1647D" w:rsidRDefault="00493F28" w:rsidP="006A4CBD">
      <w:pPr>
        <w:shd w:val="clear" w:color="auto" w:fill="FFFFFF"/>
        <w:spacing w:after="0" w:line="285" w:lineRule="atLeast"/>
        <w:ind w:left="708" w:firstLine="0"/>
        <w:contextualSpacing w:val="0"/>
        <w:rPr>
          <w:rFonts w:ascii="Consolas" w:eastAsia="Times New Roman" w:hAnsi="Consolas" w:cs="Times New Roman"/>
          <w:color w:val="000000"/>
          <w:sz w:val="21"/>
          <w:szCs w:val="21"/>
          <w:lang w:val="en-US" w:eastAsia="de-DE"/>
        </w:rPr>
      </w:pPr>
      <w:r w:rsidRPr="00C1647D">
        <w:rPr>
          <w:rFonts w:ascii="Consolas" w:eastAsia="Times New Roman" w:hAnsi="Consolas" w:cs="Times New Roman"/>
          <w:color w:val="008000"/>
          <w:sz w:val="21"/>
          <w:szCs w:val="21"/>
          <w:lang w:val="en-US" w:eastAsia="de-DE"/>
        </w:rPr>
        <w:t>## Validitäts-Analysen</w:t>
      </w:r>
    </w:p>
    <w:p w14:paraId="39AF0C48" w14:textId="77777777" w:rsidR="00493F28" w:rsidRPr="00C1647D" w:rsidRDefault="00493F28" w:rsidP="006A4CBD">
      <w:pPr>
        <w:shd w:val="clear" w:color="auto" w:fill="FFFFFF"/>
        <w:spacing w:after="0" w:line="285" w:lineRule="atLeast"/>
        <w:ind w:left="708" w:firstLine="0"/>
        <w:contextualSpacing w:val="0"/>
        <w:rPr>
          <w:rFonts w:ascii="Consolas" w:eastAsia="Times New Roman" w:hAnsi="Consolas" w:cs="Times New Roman"/>
          <w:color w:val="000000"/>
          <w:sz w:val="21"/>
          <w:szCs w:val="21"/>
          <w:lang w:val="en-US" w:eastAsia="de-DE"/>
        </w:rPr>
      </w:pPr>
      <w:r w:rsidRPr="00C1647D">
        <w:rPr>
          <w:rFonts w:ascii="Consolas" w:eastAsia="Times New Roman" w:hAnsi="Consolas" w:cs="Times New Roman"/>
          <w:color w:val="001080"/>
          <w:sz w:val="21"/>
          <w:szCs w:val="21"/>
          <w:lang w:val="en-US" w:eastAsia="de-DE"/>
        </w:rPr>
        <w:t>run_script</w:t>
      </w:r>
      <w:r w:rsidRPr="00C1647D">
        <w:rPr>
          <w:rFonts w:ascii="Consolas" w:eastAsia="Times New Roman" w:hAnsi="Consolas" w:cs="Times New Roman"/>
          <w:color w:val="000000"/>
          <w:sz w:val="21"/>
          <w:szCs w:val="21"/>
          <w:lang w:val="en-US" w:eastAsia="de-DE"/>
        </w:rPr>
        <w:t>(</w:t>
      </w:r>
      <w:r w:rsidRPr="00C1647D">
        <w:rPr>
          <w:rFonts w:ascii="Consolas" w:eastAsia="Times New Roman" w:hAnsi="Consolas" w:cs="Times New Roman"/>
          <w:color w:val="A31515"/>
          <w:sz w:val="21"/>
          <w:szCs w:val="21"/>
          <w:lang w:val="en-US" w:eastAsia="de-DE"/>
        </w:rPr>
        <w:t>"Validity"</w:t>
      </w:r>
      <w:r w:rsidRPr="00C1647D">
        <w:rPr>
          <w:rFonts w:ascii="Consolas" w:eastAsia="Times New Roman" w:hAnsi="Consolas" w:cs="Times New Roman"/>
          <w:color w:val="000000"/>
          <w:sz w:val="21"/>
          <w:szCs w:val="21"/>
          <w:lang w:val="en-US" w:eastAsia="de-DE"/>
        </w:rPr>
        <w:t>)</w:t>
      </w:r>
    </w:p>
    <w:p w14:paraId="0B770B2A" w14:textId="77777777" w:rsidR="00493F28" w:rsidRPr="00493F28" w:rsidRDefault="00493F28" w:rsidP="006A4CBD">
      <w:pPr>
        <w:shd w:val="clear" w:color="auto" w:fill="FFFFFF"/>
        <w:spacing w:after="0" w:line="285" w:lineRule="atLeast"/>
        <w:ind w:left="708" w:firstLine="0"/>
        <w:contextualSpacing w:val="0"/>
        <w:rPr>
          <w:rFonts w:ascii="Consolas" w:eastAsia="Times New Roman" w:hAnsi="Consolas" w:cs="Times New Roman"/>
          <w:noProof/>
          <w:color w:val="000000"/>
          <w:sz w:val="21"/>
          <w:szCs w:val="21"/>
          <w:lang w:eastAsia="de-DE"/>
        </w:rPr>
      </w:pPr>
      <w:r w:rsidRPr="00493F28">
        <w:rPr>
          <w:rFonts w:ascii="Consolas" w:eastAsia="Times New Roman" w:hAnsi="Consolas" w:cs="Times New Roman"/>
          <w:noProof/>
          <w:color w:val="001080"/>
          <w:sz w:val="21"/>
          <w:szCs w:val="21"/>
          <w:lang w:eastAsia="de-DE"/>
        </w:rPr>
        <w:t>run_script</w:t>
      </w:r>
      <w:r w:rsidRPr="00493F28">
        <w:rPr>
          <w:rFonts w:ascii="Consolas" w:eastAsia="Times New Roman" w:hAnsi="Consolas" w:cs="Times New Roman"/>
          <w:noProof/>
          <w:color w:val="000000"/>
          <w:sz w:val="21"/>
          <w:szCs w:val="21"/>
          <w:lang w:eastAsia="de-DE"/>
        </w:rPr>
        <w:t>(</w:t>
      </w:r>
      <w:r w:rsidRPr="00493F28">
        <w:rPr>
          <w:rFonts w:ascii="Consolas" w:eastAsia="Times New Roman" w:hAnsi="Consolas" w:cs="Times New Roman"/>
          <w:noProof/>
          <w:color w:val="A31515"/>
          <w:sz w:val="21"/>
          <w:szCs w:val="21"/>
          <w:lang w:eastAsia="de-DE"/>
        </w:rPr>
        <w:t>"Attari-12"</w:t>
      </w:r>
      <w:r w:rsidRPr="00493F28">
        <w:rPr>
          <w:rFonts w:ascii="Consolas" w:eastAsia="Times New Roman" w:hAnsi="Consolas" w:cs="Times New Roman"/>
          <w:noProof/>
          <w:color w:val="000000"/>
          <w:sz w:val="21"/>
          <w:szCs w:val="21"/>
          <w:lang w:eastAsia="de-DE"/>
        </w:rPr>
        <w:t>)</w:t>
      </w:r>
    </w:p>
    <w:p w14:paraId="70F3F809" w14:textId="77777777" w:rsidR="00493F28" w:rsidRPr="00493F28" w:rsidRDefault="00493F28" w:rsidP="006A4CBD">
      <w:pPr>
        <w:shd w:val="clear" w:color="auto" w:fill="FFFFFF"/>
        <w:spacing w:after="0" w:line="285" w:lineRule="atLeast"/>
        <w:ind w:left="708" w:firstLine="0"/>
        <w:contextualSpacing w:val="0"/>
        <w:rPr>
          <w:rFonts w:ascii="Consolas" w:eastAsia="Times New Roman" w:hAnsi="Consolas" w:cs="Times New Roman"/>
          <w:noProof/>
          <w:color w:val="000000"/>
          <w:sz w:val="21"/>
          <w:szCs w:val="21"/>
          <w:lang w:eastAsia="de-DE"/>
        </w:rPr>
      </w:pPr>
    </w:p>
    <w:p w14:paraId="5A7F70CC" w14:textId="77777777" w:rsidR="00493F28" w:rsidRPr="00493F28" w:rsidRDefault="00493F28" w:rsidP="006A4CBD">
      <w:pPr>
        <w:shd w:val="clear" w:color="auto" w:fill="FFFFFF"/>
        <w:spacing w:after="0" w:line="285" w:lineRule="atLeast"/>
        <w:ind w:left="708" w:firstLine="0"/>
        <w:contextualSpacing w:val="0"/>
        <w:rPr>
          <w:rFonts w:ascii="Consolas" w:eastAsia="Times New Roman" w:hAnsi="Consolas" w:cs="Times New Roman"/>
          <w:noProof/>
          <w:color w:val="000000"/>
          <w:sz w:val="21"/>
          <w:szCs w:val="21"/>
          <w:lang w:eastAsia="de-DE"/>
        </w:rPr>
      </w:pPr>
      <w:r w:rsidRPr="00493F28">
        <w:rPr>
          <w:rFonts w:ascii="Consolas" w:eastAsia="Times New Roman" w:hAnsi="Consolas" w:cs="Times New Roman"/>
          <w:noProof/>
          <w:color w:val="008000"/>
          <w:sz w:val="21"/>
          <w:szCs w:val="21"/>
          <w:lang w:eastAsia="de-DE"/>
        </w:rPr>
        <w:t>## Explorative Analysen</w:t>
      </w:r>
    </w:p>
    <w:p w14:paraId="661721F1" w14:textId="77777777" w:rsidR="00493F28" w:rsidRPr="00493F28" w:rsidRDefault="00493F28" w:rsidP="006A4CBD">
      <w:pPr>
        <w:shd w:val="clear" w:color="auto" w:fill="FFFFFF"/>
        <w:spacing w:after="0" w:line="285" w:lineRule="atLeast"/>
        <w:ind w:left="708" w:firstLine="0"/>
        <w:contextualSpacing w:val="0"/>
        <w:rPr>
          <w:rFonts w:ascii="Consolas" w:eastAsia="Times New Roman" w:hAnsi="Consolas" w:cs="Times New Roman"/>
          <w:noProof/>
          <w:color w:val="000000"/>
          <w:sz w:val="21"/>
          <w:szCs w:val="21"/>
          <w:lang w:eastAsia="de-DE"/>
        </w:rPr>
      </w:pPr>
      <w:r w:rsidRPr="00493F28">
        <w:rPr>
          <w:rFonts w:ascii="Consolas" w:eastAsia="Times New Roman" w:hAnsi="Consolas" w:cs="Times New Roman"/>
          <w:noProof/>
          <w:color w:val="001080"/>
          <w:sz w:val="21"/>
          <w:szCs w:val="21"/>
          <w:lang w:eastAsia="de-DE"/>
        </w:rPr>
        <w:t>run_script</w:t>
      </w:r>
      <w:r w:rsidRPr="00493F28">
        <w:rPr>
          <w:rFonts w:ascii="Consolas" w:eastAsia="Times New Roman" w:hAnsi="Consolas" w:cs="Times New Roman"/>
          <w:noProof/>
          <w:color w:val="000000"/>
          <w:sz w:val="21"/>
          <w:szCs w:val="21"/>
          <w:lang w:eastAsia="de-DE"/>
        </w:rPr>
        <w:t>(</w:t>
      </w:r>
      <w:r w:rsidRPr="00493F28">
        <w:rPr>
          <w:rFonts w:ascii="Consolas" w:eastAsia="Times New Roman" w:hAnsi="Consolas" w:cs="Times New Roman"/>
          <w:noProof/>
          <w:color w:val="A31515"/>
          <w:sz w:val="21"/>
          <w:szCs w:val="21"/>
          <w:lang w:eastAsia="de-DE"/>
        </w:rPr>
        <w:t>"Anwendungsfeld_Gruppenvergleich"</w:t>
      </w:r>
      <w:r w:rsidRPr="00493F28">
        <w:rPr>
          <w:rFonts w:ascii="Consolas" w:eastAsia="Times New Roman" w:hAnsi="Consolas" w:cs="Times New Roman"/>
          <w:noProof/>
          <w:color w:val="000000"/>
          <w:sz w:val="21"/>
          <w:szCs w:val="21"/>
          <w:lang w:eastAsia="de-DE"/>
        </w:rPr>
        <w:t>)</w:t>
      </w:r>
    </w:p>
    <w:p w14:paraId="207E009B" w14:textId="77777777" w:rsidR="00493F28" w:rsidRPr="00493F28" w:rsidRDefault="00493F28" w:rsidP="006A4CBD">
      <w:pPr>
        <w:shd w:val="clear" w:color="auto" w:fill="FFFFFF"/>
        <w:spacing w:after="0" w:line="285" w:lineRule="atLeast"/>
        <w:ind w:left="708" w:firstLine="0"/>
        <w:contextualSpacing w:val="0"/>
        <w:rPr>
          <w:rFonts w:ascii="Consolas" w:eastAsia="Times New Roman" w:hAnsi="Consolas" w:cs="Times New Roman"/>
          <w:noProof/>
          <w:color w:val="000000"/>
          <w:sz w:val="21"/>
          <w:szCs w:val="21"/>
          <w:lang w:eastAsia="de-DE"/>
        </w:rPr>
      </w:pPr>
      <w:r w:rsidRPr="00493F28">
        <w:rPr>
          <w:rFonts w:ascii="Consolas" w:eastAsia="Times New Roman" w:hAnsi="Consolas" w:cs="Times New Roman"/>
          <w:noProof/>
          <w:color w:val="001080"/>
          <w:sz w:val="21"/>
          <w:szCs w:val="21"/>
          <w:lang w:eastAsia="de-DE"/>
        </w:rPr>
        <w:t>run_script</w:t>
      </w:r>
      <w:r w:rsidRPr="00493F28">
        <w:rPr>
          <w:rFonts w:ascii="Consolas" w:eastAsia="Times New Roman" w:hAnsi="Consolas" w:cs="Times New Roman"/>
          <w:noProof/>
          <w:color w:val="000000"/>
          <w:sz w:val="21"/>
          <w:szCs w:val="21"/>
          <w:lang w:eastAsia="de-DE"/>
        </w:rPr>
        <w:t>(</w:t>
      </w:r>
      <w:r w:rsidRPr="00493F28">
        <w:rPr>
          <w:rFonts w:ascii="Consolas" w:eastAsia="Times New Roman" w:hAnsi="Consolas" w:cs="Times New Roman"/>
          <w:noProof/>
          <w:color w:val="A31515"/>
          <w:sz w:val="21"/>
          <w:szCs w:val="21"/>
          <w:lang w:eastAsia="de-DE"/>
        </w:rPr>
        <w:t>"Exploration"</w:t>
      </w:r>
      <w:r w:rsidRPr="00493F28">
        <w:rPr>
          <w:rFonts w:ascii="Consolas" w:eastAsia="Times New Roman" w:hAnsi="Consolas" w:cs="Times New Roman"/>
          <w:noProof/>
          <w:color w:val="000000"/>
          <w:sz w:val="21"/>
          <w:szCs w:val="21"/>
          <w:lang w:eastAsia="de-DE"/>
        </w:rPr>
        <w:t>)</w:t>
      </w:r>
    </w:p>
    <w:p w14:paraId="01801349" w14:textId="77777777" w:rsidR="00A3375A" w:rsidRDefault="00A3375A" w:rsidP="00B266AF">
      <w:pPr>
        <w:ind w:firstLine="0"/>
      </w:pPr>
    </w:p>
    <w:p w14:paraId="2034A51E" w14:textId="77777777" w:rsidR="00A3375A" w:rsidRPr="00E4670F" w:rsidRDefault="00A3375A" w:rsidP="00B266AF">
      <w:pPr>
        <w:ind w:firstLine="0"/>
      </w:pPr>
    </w:p>
    <w:sectPr w:rsidR="00A3375A" w:rsidRPr="00E4670F" w:rsidSect="005656BC">
      <w:type w:val="continuous"/>
      <w:pgSz w:w="11906" w:h="16838"/>
      <w:pgMar w:top="1418" w:right="1985" w:bottom="1134"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7" w:author="Achim Scheuss" w:date="2025-02-23T14:18:00Z" w:initials="AS">
    <w:p w14:paraId="264285CD" w14:textId="77777777" w:rsidR="005838AB" w:rsidRDefault="005838AB" w:rsidP="005838AB">
      <w:pPr>
        <w:pStyle w:val="Kommentartext"/>
        <w:ind w:firstLine="0"/>
      </w:pPr>
      <w:r>
        <w:rPr>
          <w:rStyle w:val="Kommentarzeichen"/>
        </w:rPr>
        <w:annotationRef/>
      </w:r>
      <w:r>
        <w:t>Hier könnte man alternative Vorgehensweisen anführen</w:t>
      </w:r>
    </w:p>
  </w:comment>
  <w:comment w:id="218" w:author="Achim Scheuss" w:date="2025-02-23T14:17:00Z" w:initials="AS">
    <w:p w14:paraId="502C7210" w14:textId="77777777" w:rsidR="00746F2B" w:rsidRDefault="00746F2B" w:rsidP="00746F2B">
      <w:pPr>
        <w:pStyle w:val="Kommentartext"/>
        <w:ind w:firstLine="0"/>
      </w:pPr>
      <w:r>
        <w:rPr>
          <w:rStyle w:val="Kommentarzeichen"/>
        </w:rPr>
        <w:annotationRef/>
      </w:r>
      <w:r>
        <w:t>Nein, deshalb haben wir ja Kontrollgruppen gebildet</w:t>
      </w:r>
    </w:p>
  </w:comment>
  <w:comment w:id="219" w:author="Achim Scheuss" w:date="2025-02-23T14:34:00Z" w:initials="AS">
    <w:p w14:paraId="4A18AB89" w14:textId="77777777" w:rsidR="00826504" w:rsidRDefault="00826504" w:rsidP="00826504">
      <w:pPr>
        <w:pStyle w:val="Kommentartext"/>
        <w:ind w:firstLine="0"/>
      </w:pPr>
      <w:r>
        <w:rPr>
          <w:rStyle w:val="Kommentarzeichen"/>
        </w:rPr>
        <w:annotationRef/>
      </w:r>
      <w:r>
        <w:t>Gibt es auch eine Erklärung für geringere Akzeptanz in subjektiven Feldern?</w:t>
      </w:r>
    </w:p>
  </w:comment>
  <w:comment w:id="220" w:author="Achim Scheuss [2]" w:date="2025-02-28T11:49:00Z" w:initials="SEU">
    <w:p w14:paraId="2CE9CE1E" w14:textId="77777777" w:rsidR="007D76B6" w:rsidRDefault="007D76B6" w:rsidP="007D76B6">
      <w:pPr>
        <w:pStyle w:val="Kommentartext"/>
        <w:ind w:firstLine="0"/>
      </w:pPr>
      <w:r>
        <w:rPr>
          <w:rStyle w:val="Kommentarzeichen"/>
        </w:rPr>
        <w:annotationRef/>
      </w:r>
      <w:r>
        <w:t>Hier könnte noch die Frage behandelt werden, ob eine positive Einstellung zu Ki dazu führt, dass Erfahrung mit GenKI gesammelt wurde oder ob viel Erfahrung mit GenKI zu einer positiven Einstellung gegenüber KI führt</w:t>
      </w:r>
    </w:p>
  </w:comment>
  <w:comment w:id="222" w:author="Achim Scheuss" w:date="2025-02-23T15:04:00Z" w:initials="AS">
    <w:p w14:paraId="71CDF076" w14:textId="77777777" w:rsidR="00A03EBC" w:rsidRDefault="00A03EBC" w:rsidP="00A03EBC">
      <w:pPr>
        <w:pStyle w:val="Kommentartext"/>
        <w:ind w:firstLine="0"/>
      </w:pPr>
      <w:r>
        <w:rPr>
          <w:rStyle w:val="Kommentarzeichen"/>
        </w:rPr>
        <w:annotationRef/>
      </w:r>
      <w:r>
        <w:t>Lesezeichen</w:t>
      </w:r>
    </w:p>
  </w:comment>
  <w:comment w:id="280" w:author="Achim Scheuss [2]" w:date="2025-02-28T14:17:00Z" w:initials="SEU">
    <w:p w14:paraId="2075559D" w14:textId="77777777" w:rsidR="00693248" w:rsidRDefault="00693248" w:rsidP="00693248">
      <w:pPr>
        <w:pStyle w:val="Kommentartext"/>
        <w:ind w:firstLine="0"/>
      </w:pPr>
      <w:r>
        <w:rPr>
          <w:rStyle w:val="Kommentarzeichen"/>
        </w:rPr>
        <w:annotationRef/>
      </w:r>
      <w:r>
        <w:t>Likert Skalen sind doch nicht neu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64285CD" w15:done="0"/>
  <w15:commentEx w15:paraId="502C7210" w15:done="0"/>
  <w15:commentEx w15:paraId="4A18AB89" w15:done="0"/>
  <w15:commentEx w15:paraId="2CE9CE1E" w15:done="0"/>
  <w15:commentEx w15:paraId="71CDF076" w15:done="0"/>
  <w15:commentEx w15:paraId="207555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413B387" w16cex:dateUtc="2025-02-23T13:18:00Z"/>
  <w16cex:commentExtensible w16cex:durableId="0C0F5A51" w16cex:dateUtc="2025-02-23T13:17:00Z"/>
  <w16cex:commentExtensible w16cex:durableId="52B53EB2" w16cex:dateUtc="2025-02-23T13:34:00Z"/>
  <w16cex:commentExtensible w16cex:durableId="194A20E3" w16cex:dateUtc="2025-02-28T10:49:00Z"/>
  <w16cex:commentExtensible w16cex:durableId="642F2D97" w16cex:dateUtc="2025-02-23T14:04:00Z"/>
  <w16cex:commentExtensible w16cex:durableId="3AF78397" w16cex:dateUtc="2025-02-28T1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64285CD" w16cid:durableId="1413B387"/>
  <w16cid:commentId w16cid:paraId="502C7210" w16cid:durableId="0C0F5A51"/>
  <w16cid:commentId w16cid:paraId="4A18AB89" w16cid:durableId="52B53EB2"/>
  <w16cid:commentId w16cid:paraId="2CE9CE1E" w16cid:durableId="194A20E3"/>
  <w16cid:commentId w16cid:paraId="71CDF076" w16cid:durableId="642F2D97"/>
  <w16cid:commentId w16cid:paraId="2075559D" w16cid:durableId="3AF783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DC910E" w14:textId="77777777" w:rsidR="00CE0635" w:rsidRDefault="00CE0635" w:rsidP="009B02E4">
      <w:pPr>
        <w:spacing w:after="0" w:line="240" w:lineRule="auto"/>
      </w:pPr>
      <w:r>
        <w:separator/>
      </w:r>
    </w:p>
    <w:p w14:paraId="6BB59475" w14:textId="77777777" w:rsidR="00CE0635" w:rsidRDefault="00CE0635"/>
  </w:endnote>
  <w:endnote w:type="continuationSeparator" w:id="0">
    <w:p w14:paraId="093ECDC3" w14:textId="77777777" w:rsidR="00CE0635" w:rsidRDefault="00CE0635" w:rsidP="009B02E4">
      <w:pPr>
        <w:spacing w:after="0" w:line="240" w:lineRule="auto"/>
      </w:pPr>
      <w:r>
        <w:continuationSeparator/>
      </w:r>
    </w:p>
    <w:p w14:paraId="49687414" w14:textId="77777777" w:rsidR="00CE0635" w:rsidRDefault="00CE0635"/>
  </w:endnote>
  <w:endnote w:type="continuationNotice" w:id="1">
    <w:p w14:paraId="143762EF" w14:textId="77777777" w:rsidR="00CE0635" w:rsidRDefault="00CE06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B669F" w14:textId="3B428A0A" w:rsidR="005B2899" w:rsidRDefault="005B2899" w:rsidP="00EC0F04">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1ED51" w14:textId="09417EDA" w:rsidR="009B02E4" w:rsidRDefault="000679B0" w:rsidP="00CF3F6E">
    <w:pPr>
      <w:pStyle w:val="Fuzeile"/>
      <w:tabs>
        <w:tab w:val="clear" w:pos="9072"/>
      </w:tabs>
      <w:jc w:val="right"/>
    </w:pPr>
    <w:r>
      <w:t xml:space="preserve">Stand: </w:t>
    </w:r>
    <w:fldSimple w:instr=" SAVEDATE   \* MERGEFORMAT ">
      <w:r w:rsidR="007F1BA2">
        <w:rPr>
          <w:noProof/>
        </w:rPr>
        <w:t>28.02.2025 :00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ABAB2" w14:textId="77777777" w:rsidR="00CE0635" w:rsidRDefault="00CE0635" w:rsidP="009B02E4">
      <w:pPr>
        <w:spacing w:after="0" w:line="240" w:lineRule="auto"/>
      </w:pPr>
      <w:r>
        <w:separator/>
      </w:r>
    </w:p>
    <w:p w14:paraId="5BD8EB19" w14:textId="77777777" w:rsidR="00CE0635" w:rsidRDefault="00CE0635"/>
  </w:footnote>
  <w:footnote w:type="continuationSeparator" w:id="0">
    <w:p w14:paraId="006279B5" w14:textId="77777777" w:rsidR="00CE0635" w:rsidRDefault="00CE0635" w:rsidP="009B02E4">
      <w:pPr>
        <w:spacing w:after="0" w:line="240" w:lineRule="auto"/>
      </w:pPr>
      <w:r>
        <w:continuationSeparator/>
      </w:r>
    </w:p>
    <w:p w14:paraId="5CE3BE7D" w14:textId="77777777" w:rsidR="00CE0635" w:rsidRDefault="00CE0635"/>
  </w:footnote>
  <w:footnote w:type="continuationNotice" w:id="1">
    <w:p w14:paraId="7AC39ACB" w14:textId="77777777" w:rsidR="00CE0635" w:rsidRDefault="00CE06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54EE0" w14:textId="77777777" w:rsidR="009B02E4" w:rsidRDefault="009B02E4">
    <w:pPr>
      <w:pStyle w:val="Kopfzeile"/>
    </w:pPr>
  </w:p>
  <w:p w14:paraId="5C7FD8D1" w14:textId="77777777" w:rsidR="00CA6240" w:rsidRDefault="00CA62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438355"/>
      <w:docPartObj>
        <w:docPartGallery w:val="Page Numbers (Top of Page)"/>
        <w:docPartUnique/>
      </w:docPartObj>
    </w:sdtPr>
    <w:sdtEndPr/>
    <w:sdtContent>
      <w:p w14:paraId="3376279E" w14:textId="77777777" w:rsidR="009B02E4" w:rsidRDefault="009B02E4">
        <w:pPr>
          <w:pStyle w:val="Kopfzeile"/>
          <w:jc w:val="right"/>
        </w:pPr>
        <w:r>
          <w:fldChar w:fldCharType="begin"/>
        </w:r>
        <w:r>
          <w:instrText>PAGE   \* MERGEFORMAT</w:instrText>
        </w:r>
        <w:r>
          <w:fldChar w:fldCharType="separate"/>
        </w:r>
        <w:r>
          <w:t>2</w:t>
        </w:r>
        <w:r>
          <w:fldChar w:fldCharType="end"/>
        </w:r>
      </w:p>
    </w:sdtContent>
  </w:sdt>
  <w:p w14:paraId="56DAA98B" w14:textId="77777777" w:rsidR="009B02E4" w:rsidRDefault="009B02E4">
    <w:pPr>
      <w:pStyle w:val="Kopfzeile"/>
    </w:pPr>
  </w:p>
  <w:p w14:paraId="1DA72ED6" w14:textId="77777777" w:rsidR="00CA6240" w:rsidRDefault="00CA62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9E2F4C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552AA6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E8AADF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FC082F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05E592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0EAF0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D625E1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3C2287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007E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FD6A82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4F7139"/>
    <w:multiLevelType w:val="hybridMultilevel"/>
    <w:tmpl w:val="80AA9E0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D504BBC"/>
    <w:multiLevelType w:val="multilevel"/>
    <w:tmpl w:val="CFE40E1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2" w15:restartNumberingAfterBreak="0">
    <w:nsid w:val="26F1181A"/>
    <w:multiLevelType w:val="multilevel"/>
    <w:tmpl w:val="788E3AD0"/>
    <w:styleLink w:val="Literaturliste"/>
    <w:lvl w:ilvl="0">
      <w:start w:val="1"/>
      <w:numFmt w:val="decimal"/>
      <w:lvlText w:val="[L:%1]"/>
      <w:lvlJc w:val="left"/>
      <w:pPr>
        <w:ind w:left="567" w:hanging="567"/>
      </w:pPr>
      <w:rPr>
        <w:rFonts w:hint="default"/>
        <w:b w:val="0"/>
        <w:i w:val="0"/>
        <w:caps w:val="0"/>
        <w:smallCap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617533B"/>
    <w:multiLevelType w:val="hybridMultilevel"/>
    <w:tmpl w:val="6E4CC9B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6F3A50"/>
    <w:multiLevelType w:val="hybridMultilevel"/>
    <w:tmpl w:val="7A742C1C"/>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465744AB"/>
    <w:multiLevelType w:val="multilevel"/>
    <w:tmpl w:val="D1542C28"/>
    <w:styleLink w:val="Anhangsnummerierung"/>
    <w:lvl w:ilvl="0">
      <w:start w:val="1"/>
      <w:numFmt w:val="none"/>
      <w:pStyle w:val="Anhang"/>
      <w:lvlText w:val="%1"/>
      <w:lvlJc w:val="left"/>
      <w:pPr>
        <w:ind w:left="432" w:hanging="432"/>
      </w:pPr>
      <w:rPr>
        <w:rFonts w:hint="default"/>
      </w:rPr>
    </w:lvl>
    <w:lvl w:ilvl="1">
      <w:start w:val="1"/>
      <w:numFmt w:val="upperLetter"/>
      <w:pStyle w:val="AnhangEbene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76535A6"/>
    <w:multiLevelType w:val="hybridMultilevel"/>
    <w:tmpl w:val="9E022784"/>
    <w:lvl w:ilvl="0" w:tplc="55BA2E06">
      <w:start w:val="1"/>
      <w:numFmt w:val="bullet"/>
      <w:pStyle w:val="Listenabsatz"/>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15:restartNumberingAfterBreak="0">
    <w:nsid w:val="5F532CFC"/>
    <w:multiLevelType w:val="hybridMultilevel"/>
    <w:tmpl w:val="FC48F93C"/>
    <w:lvl w:ilvl="0" w:tplc="D228FD20">
      <w:start w:val="1"/>
      <w:numFmt w:val="decimal"/>
      <w:lvlText w:val="H%1"/>
      <w:lvlJc w:val="left"/>
      <w:pPr>
        <w:ind w:left="1429"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2372A2D"/>
    <w:multiLevelType w:val="hybridMultilevel"/>
    <w:tmpl w:val="8042ED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C0F3FE4"/>
    <w:multiLevelType w:val="hybridMultilevel"/>
    <w:tmpl w:val="848C838C"/>
    <w:lvl w:ilvl="0" w:tplc="04070019">
      <w:start w:val="1"/>
      <w:numFmt w:val="lowerLetter"/>
      <w:lvlText w:val="%1."/>
      <w:lvlJc w:val="left"/>
      <w:pPr>
        <w:ind w:left="720" w:hanging="360"/>
      </w:pPr>
      <w:rPr>
        <w:rFonts w:hint="default"/>
      </w:rPr>
    </w:lvl>
    <w:lvl w:ilvl="1" w:tplc="FFFFFFFF">
      <w:start w:val="1"/>
      <w:numFmt w:val="bullet"/>
      <w:lvlText w:val="o"/>
      <w:lvlJc w:val="left"/>
      <w:pPr>
        <w:ind w:left="1091" w:hanging="360"/>
      </w:pPr>
      <w:rPr>
        <w:rFonts w:ascii="Courier New" w:hAnsi="Courier New" w:cs="Courier New" w:hint="default"/>
      </w:rPr>
    </w:lvl>
    <w:lvl w:ilvl="2" w:tplc="FFFFFFFF" w:tentative="1">
      <w:start w:val="1"/>
      <w:numFmt w:val="bullet"/>
      <w:lvlText w:val=""/>
      <w:lvlJc w:val="left"/>
      <w:pPr>
        <w:ind w:left="1811" w:hanging="360"/>
      </w:pPr>
      <w:rPr>
        <w:rFonts w:ascii="Wingdings" w:hAnsi="Wingdings" w:hint="default"/>
      </w:rPr>
    </w:lvl>
    <w:lvl w:ilvl="3" w:tplc="FFFFFFFF" w:tentative="1">
      <w:start w:val="1"/>
      <w:numFmt w:val="bullet"/>
      <w:lvlText w:val=""/>
      <w:lvlJc w:val="left"/>
      <w:pPr>
        <w:ind w:left="2531" w:hanging="360"/>
      </w:pPr>
      <w:rPr>
        <w:rFonts w:ascii="Symbol" w:hAnsi="Symbol" w:hint="default"/>
      </w:rPr>
    </w:lvl>
    <w:lvl w:ilvl="4" w:tplc="FFFFFFFF" w:tentative="1">
      <w:start w:val="1"/>
      <w:numFmt w:val="bullet"/>
      <w:lvlText w:val="o"/>
      <w:lvlJc w:val="left"/>
      <w:pPr>
        <w:ind w:left="3251" w:hanging="360"/>
      </w:pPr>
      <w:rPr>
        <w:rFonts w:ascii="Courier New" w:hAnsi="Courier New" w:cs="Courier New" w:hint="default"/>
      </w:rPr>
    </w:lvl>
    <w:lvl w:ilvl="5" w:tplc="FFFFFFFF" w:tentative="1">
      <w:start w:val="1"/>
      <w:numFmt w:val="bullet"/>
      <w:lvlText w:val=""/>
      <w:lvlJc w:val="left"/>
      <w:pPr>
        <w:ind w:left="3971" w:hanging="360"/>
      </w:pPr>
      <w:rPr>
        <w:rFonts w:ascii="Wingdings" w:hAnsi="Wingdings" w:hint="default"/>
      </w:rPr>
    </w:lvl>
    <w:lvl w:ilvl="6" w:tplc="FFFFFFFF" w:tentative="1">
      <w:start w:val="1"/>
      <w:numFmt w:val="bullet"/>
      <w:lvlText w:val=""/>
      <w:lvlJc w:val="left"/>
      <w:pPr>
        <w:ind w:left="4691" w:hanging="360"/>
      </w:pPr>
      <w:rPr>
        <w:rFonts w:ascii="Symbol" w:hAnsi="Symbol" w:hint="default"/>
      </w:rPr>
    </w:lvl>
    <w:lvl w:ilvl="7" w:tplc="FFFFFFFF" w:tentative="1">
      <w:start w:val="1"/>
      <w:numFmt w:val="bullet"/>
      <w:lvlText w:val="o"/>
      <w:lvlJc w:val="left"/>
      <w:pPr>
        <w:ind w:left="5411" w:hanging="360"/>
      </w:pPr>
      <w:rPr>
        <w:rFonts w:ascii="Courier New" w:hAnsi="Courier New" w:cs="Courier New" w:hint="default"/>
      </w:rPr>
    </w:lvl>
    <w:lvl w:ilvl="8" w:tplc="FFFFFFFF" w:tentative="1">
      <w:start w:val="1"/>
      <w:numFmt w:val="bullet"/>
      <w:lvlText w:val=""/>
      <w:lvlJc w:val="left"/>
      <w:pPr>
        <w:ind w:left="6131" w:hanging="360"/>
      </w:pPr>
      <w:rPr>
        <w:rFonts w:ascii="Wingdings" w:hAnsi="Wingdings" w:hint="default"/>
      </w:rPr>
    </w:lvl>
  </w:abstractNum>
  <w:abstractNum w:abstractNumId="20" w15:restartNumberingAfterBreak="0">
    <w:nsid w:val="758947DB"/>
    <w:multiLevelType w:val="hybridMultilevel"/>
    <w:tmpl w:val="C0FC2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82475323">
    <w:abstractNumId w:val="12"/>
  </w:num>
  <w:num w:numId="2" w16cid:durableId="1298102253">
    <w:abstractNumId w:val="11"/>
  </w:num>
  <w:num w:numId="3" w16cid:durableId="1487551945">
    <w:abstractNumId w:val="15"/>
  </w:num>
  <w:num w:numId="4" w16cid:durableId="78908826">
    <w:abstractNumId w:val="10"/>
  </w:num>
  <w:num w:numId="5" w16cid:durableId="1476872605">
    <w:abstractNumId w:val="19"/>
  </w:num>
  <w:num w:numId="6" w16cid:durableId="792552006">
    <w:abstractNumId w:val="17"/>
  </w:num>
  <w:num w:numId="7" w16cid:durableId="1392458654">
    <w:abstractNumId w:val="0"/>
  </w:num>
  <w:num w:numId="8" w16cid:durableId="970673439">
    <w:abstractNumId w:val="1"/>
  </w:num>
  <w:num w:numId="9" w16cid:durableId="348066348">
    <w:abstractNumId w:val="2"/>
  </w:num>
  <w:num w:numId="10" w16cid:durableId="1668707867">
    <w:abstractNumId w:val="3"/>
  </w:num>
  <w:num w:numId="11" w16cid:durableId="2094082470">
    <w:abstractNumId w:val="4"/>
  </w:num>
  <w:num w:numId="12" w16cid:durableId="2088533050">
    <w:abstractNumId w:val="5"/>
  </w:num>
  <w:num w:numId="13" w16cid:durableId="966353020">
    <w:abstractNumId w:val="6"/>
  </w:num>
  <w:num w:numId="14" w16cid:durableId="523400239">
    <w:abstractNumId w:val="7"/>
  </w:num>
  <w:num w:numId="15" w16cid:durableId="1766924647">
    <w:abstractNumId w:val="8"/>
  </w:num>
  <w:num w:numId="16" w16cid:durableId="1695958646">
    <w:abstractNumId w:val="9"/>
  </w:num>
  <w:num w:numId="17" w16cid:durableId="93328119">
    <w:abstractNumId w:val="16"/>
  </w:num>
  <w:num w:numId="18" w16cid:durableId="46609927">
    <w:abstractNumId w:val="20"/>
  </w:num>
  <w:num w:numId="19" w16cid:durableId="318582232">
    <w:abstractNumId w:val="18"/>
  </w:num>
  <w:num w:numId="20" w16cid:durableId="1192452040">
    <w:abstractNumId w:val="14"/>
  </w:num>
  <w:num w:numId="21" w16cid:durableId="1539856003">
    <w:abstractNumId w:val="13"/>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chim Scheuss">
    <w15:presenceInfo w15:providerId="Windows Live" w15:userId="a3b4712a3852286b"/>
  </w15:person>
  <w15:person w15:author="Achim Scheuss [2]">
    <w15:presenceInfo w15:providerId="None" w15:userId="Achim Scheu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23D"/>
    <w:rsid w:val="00000018"/>
    <w:rsid w:val="0000042D"/>
    <w:rsid w:val="000006D3"/>
    <w:rsid w:val="0000087D"/>
    <w:rsid w:val="00000A8D"/>
    <w:rsid w:val="00000C05"/>
    <w:rsid w:val="00000C3E"/>
    <w:rsid w:val="00000DD0"/>
    <w:rsid w:val="00000F73"/>
    <w:rsid w:val="0000138B"/>
    <w:rsid w:val="0000138C"/>
    <w:rsid w:val="00001441"/>
    <w:rsid w:val="0000147B"/>
    <w:rsid w:val="000018B7"/>
    <w:rsid w:val="0000196C"/>
    <w:rsid w:val="00001AF4"/>
    <w:rsid w:val="00001CF7"/>
    <w:rsid w:val="00001D6E"/>
    <w:rsid w:val="0000221E"/>
    <w:rsid w:val="0000224C"/>
    <w:rsid w:val="000023D3"/>
    <w:rsid w:val="000026DA"/>
    <w:rsid w:val="00002B85"/>
    <w:rsid w:val="00002DA5"/>
    <w:rsid w:val="00002DD8"/>
    <w:rsid w:val="00002EB7"/>
    <w:rsid w:val="000030D0"/>
    <w:rsid w:val="000033AE"/>
    <w:rsid w:val="000034A8"/>
    <w:rsid w:val="0000370B"/>
    <w:rsid w:val="000037C6"/>
    <w:rsid w:val="0000390B"/>
    <w:rsid w:val="00003A80"/>
    <w:rsid w:val="0000404F"/>
    <w:rsid w:val="00004209"/>
    <w:rsid w:val="00004428"/>
    <w:rsid w:val="0000451B"/>
    <w:rsid w:val="000047A0"/>
    <w:rsid w:val="00004980"/>
    <w:rsid w:val="00004BD2"/>
    <w:rsid w:val="00004CA4"/>
    <w:rsid w:val="00004FB6"/>
    <w:rsid w:val="00005381"/>
    <w:rsid w:val="0000580B"/>
    <w:rsid w:val="00005871"/>
    <w:rsid w:val="000059F3"/>
    <w:rsid w:val="00005BD3"/>
    <w:rsid w:val="00005D41"/>
    <w:rsid w:val="00005E52"/>
    <w:rsid w:val="0000603A"/>
    <w:rsid w:val="0000695C"/>
    <w:rsid w:val="000071D9"/>
    <w:rsid w:val="000072BB"/>
    <w:rsid w:val="00007302"/>
    <w:rsid w:val="00007467"/>
    <w:rsid w:val="000074E5"/>
    <w:rsid w:val="000075BE"/>
    <w:rsid w:val="000076CF"/>
    <w:rsid w:val="000079C2"/>
    <w:rsid w:val="00007E8A"/>
    <w:rsid w:val="000100EC"/>
    <w:rsid w:val="0001013A"/>
    <w:rsid w:val="0001015E"/>
    <w:rsid w:val="000102B0"/>
    <w:rsid w:val="00010346"/>
    <w:rsid w:val="00010397"/>
    <w:rsid w:val="00010884"/>
    <w:rsid w:val="00010ADA"/>
    <w:rsid w:val="00010C1D"/>
    <w:rsid w:val="00010E0C"/>
    <w:rsid w:val="00011226"/>
    <w:rsid w:val="000112AC"/>
    <w:rsid w:val="0001196A"/>
    <w:rsid w:val="00011989"/>
    <w:rsid w:val="00011BA4"/>
    <w:rsid w:val="00011E91"/>
    <w:rsid w:val="00011F91"/>
    <w:rsid w:val="0001230C"/>
    <w:rsid w:val="00012529"/>
    <w:rsid w:val="00012547"/>
    <w:rsid w:val="000125EA"/>
    <w:rsid w:val="000126E2"/>
    <w:rsid w:val="000127EA"/>
    <w:rsid w:val="00012C15"/>
    <w:rsid w:val="00012FCF"/>
    <w:rsid w:val="0001336A"/>
    <w:rsid w:val="00013659"/>
    <w:rsid w:val="0001374C"/>
    <w:rsid w:val="00013769"/>
    <w:rsid w:val="000139BC"/>
    <w:rsid w:val="00013BA3"/>
    <w:rsid w:val="0001458E"/>
    <w:rsid w:val="00014689"/>
    <w:rsid w:val="000148A2"/>
    <w:rsid w:val="00014B32"/>
    <w:rsid w:val="00014BC1"/>
    <w:rsid w:val="00014C1C"/>
    <w:rsid w:val="00014D72"/>
    <w:rsid w:val="00014DF3"/>
    <w:rsid w:val="00014F47"/>
    <w:rsid w:val="000150EF"/>
    <w:rsid w:val="00015171"/>
    <w:rsid w:val="0001526D"/>
    <w:rsid w:val="000156A0"/>
    <w:rsid w:val="0001590A"/>
    <w:rsid w:val="0001596A"/>
    <w:rsid w:val="00015BF4"/>
    <w:rsid w:val="00015DAB"/>
    <w:rsid w:val="00015EC7"/>
    <w:rsid w:val="00015F63"/>
    <w:rsid w:val="00016139"/>
    <w:rsid w:val="00016422"/>
    <w:rsid w:val="00016A9A"/>
    <w:rsid w:val="00016D59"/>
    <w:rsid w:val="00017267"/>
    <w:rsid w:val="000172C1"/>
    <w:rsid w:val="000175E6"/>
    <w:rsid w:val="00017799"/>
    <w:rsid w:val="00017F68"/>
    <w:rsid w:val="00020452"/>
    <w:rsid w:val="00020652"/>
    <w:rsid w:val="00020E70"/>
    <w:rsid w:val="0002169C"/>
    <w:rsid w:val="00021912"/>
    <w:rsid w:val="00021F66"/>
    <w:rsid w:val="00021FE9"/>
    <w:rsid w:val="0002225E"/>
    <w:rsid w:val="00022607"/>
    <w:rsid w:val="00022688"/>
    <w:rsid w:val="0002299B"/>
    <w:rsid w:val="00022B05"/>
    <w:rsid w:val="00022DFB"/>
    <w:rsid w:val="00023036"/>
    <w:rsid w:val="00023385"/>
    <w:rsid w:val="0002343F"/>
    <w:rsid w:val="00023600"/>
    <w:rsid w:val="00023754"/>
    <w:rsid w:val="00023C75"/>
    <w:rsid w:val="00023CB6"/>
    <w:rsid w:val="00024CD0"/>
    <w:rsid w:val="00024E38"/>
    <w:rsid w:val="00025125"/>
    <w:rsid w:val="00025130"/>
    <w:rsid w:val="000254B6"/>
    <w:rsid w:val="000254CC"/>
    <w:rsid w:val="00025A5B"/>
    <w:rsid w:val="00025BB9"/>
    <w:rsid w:val="00025D26"/>
    <w:rsid w:val="00026437"/>
    <w:rsid w:val="00026952"/>
    <w:rsid w:val="000269C6"/>
    <w:rsid w:val="00026BEA"/>
    <w:rsid w:val="00026C6F"/>
    <w:rsid w:val="00026D1E"/>
    <w:rsid w:val="00027243"/>
    <w:rsid w:val="000273EC"/>
    <w:rsid w:val="0002745E"/>
    <w:rsid w:val="00027485"/>
    <w:rsid w:val="0002751F"/>
    <w:rsid w:val="00027532"/>
    <w:rsid w:val="000275EB"/>
    <w:rsid w:val="000276EE"/>
    <w:rsid w:val="0002784B"/>
    <w:rsid w:val="000278A1"/>
    <w:rsid w:val="000279CC"/>
    <w:rsid w:val="000279E2"/>
    <w:rsid w:val="00027A61"/>
    <w:rsid w:val="00027F34"/>
    <w:rsid w:val="00027FEF"/>
    <w:rsid w:val="00030102"/>
    <w:rsid w:val="00030167"/>
    <w:rsid w:val="00030247"/>
    <w:rsid w:val="0003038F"/>
    <w:rsid w:val="000304E1"/>
    <w:rsid w:val="000305F2"/>
    <w:rsid w:val="00030911"/>
    <w:rsid w:val="00030B2B"/>
    <w:rsid w:val="00030D1E"/>
    <w:rsid w:val="00030D95"/>
    <w:rsid w:val="00030F32"/>
    <w:rsid w:val="000314A0"/>
    <w:rsid w:val="0003159D"/>
    <w:rsid w:val="00031A5E"/>
    <w:rsid w:val="00031D20"/>
    <w:rsid w:val="00032423"/>
    <w:rsid w:val="0003250B"/>
    <w:rsid w:val="00032521"/>
    <w:rsid w:val="0003265E"/>
    <w:rsid w:val="0003297A"/>
    <w:rsid w:val="00032EFE"/>
    <w:rsid w:val="00032F48"/>
    <w:rsid w:val="000332A4"/>
    <w:rsid w:val="00033D94"/>
    <w:rsid w:val="000342AE"/>
    <w:rsid w:val="000342EA"/>
    <w:rsid w:val="00034312"/>
    <w:rsid w:val="0003441D"/>
    <w:rsid w:val="0003475C"/>
    <w:rsid w:val="0003479B"/>
    <w:rsid w:val="00034B7E"/>
    <w:rsid w:val="00034D5B"/>
    <w:rsid w:val="00034DF0"/>
    <w:rsid w:val="00034E85"/>
    <w:rsid w:val="000353C7"/>
    <w:rsid w:val="0003573D"/>
    <w:rsid w:val="0003590E"/>
    <w:rsid w:val="000359A2"/>
    <w:rsid w:val="00035AE7"/>
    <w:rsid w:val="000360A0"/>
    <w:rsid w:val="0003618D"/>
    <w:rsid w:val="000361C3"/>
    <w:rsid w:val="000362FB"/>
    <w:rsid w:val="0003648D"/>
    <w:rsid w:val="00036519"/>
    <w:rsid w:val="00036634"/>
    <w:rsid w:val="0003672D"/>
    <w:rsid w:val="000368F9"/>
    <w:rsid w:val="00036A02"/>
    <w:rsid w:val="00036A8F"/>
    <w:rsid w:val="00036CB8"/>
    <w:rsid w:val="00036F6E"/>
    <w:rsid w:val="000371EB"/>
    <w:rsid w:val="000374BC"/>
    <w:rsid w:val="00037521"/>
    <w:rsid w:val="00037642"/>
    <w:rsid w:val="000376A6"/>
    <w:rsid w:val="000377C5"/>
    <w:rsid w:val="000379F9"/>
    <w:rsid w:val="000379FA"/>
    <w:rsid w:val="00037A7C"/>
    <w:rsid w:val="00037AA1"/>
    <w:rsid w:val="00037BE9"/>
    <w:rsid w:val="00037E21"/>
    <w:rsid w:val="00037F23"/>
    <w:rsid w:val="000400D7"/>
    <w:rsid w:val="00040186"/>
    <w:rsid w:val="0004026C"/>
    <w:rsid w:val="00040610"/>
    <w:rsid w:val="00040658"/>
    <w:rsid w:val="00040814"/>
    <w:rsid w:val="0004093F"/>
    <w:rsid w:val="000409E2"/>
    <w:rsid w:val="00040ABB"/>
    <w:rsid w:val="00040B1C"/>
    <w:rsid w:val="00040B54"/>
    <w:rsid w:val="00040BE8"/>
    <w:rsid w:val="00040CAF"/>
    <w:rsid w:val="00040D96"/>
    <w:rsid w:val="00041341"/>
    <w:rsid w:val="000413D6"/>
    <w:rsid w:val="00041581"/>
    <w:rsid w:val="000415E8"/>
    <w:rsid w:val="00041F54"/>
    <w:rsid w:val="000422CE"/>
    <w:rsid w:val="0004244F"/>
    <w:rsid w:val="0004248A"/>
    <w:rsid w:val="0004263B"/>
    <w:rsid w:val="00042656"/>
    <w:rsid w:val="0004276D"/>
    <w:rsid w:val="000427EF"/>
    <w:rsid w:val="000429FA"/>
    <w:rsid w:val="00042C75"/>
    <w:rsid w:val="00042FFB"/>
    <w:rsid w:val="00043158"/>
    <w:rsid w:val="0004367B"/>
    <w:rsid w:val="00043971"/>
    <w:rsid w:val="000439C9"/>
    <w:rsid w:val="00043AFA"/>
    <w:rsid w:val="00044337"/>
    <w:rsid w:val="0004436C"/>
    <w:rsid w:val="0004437B"/>
    <w:rsid w:val="00044428"/>
    <w:rsid w:val="00044467"/>
    <w:rsid w:val="000449D8"/>
    <w:rsid w:val="00044AB2"/>
    <w:rsid w:val="00044AB4"/>
    <w:rsid w:val="00044C7F"/>
    <w:rsid w:val="00044D00"/>
    <w:rsid w:val="00045089"/>
    <w:rsid w:val="0004532C"/>
    <w:rsid w:val="00045341"/>
    <w:rsid w:val="00045374"/>
    <w:rsid w:val="00045459"/>
    <w:rsid w:val="0004601D"/>
    <w:rsid w:val="0004625E"/>
    <w:rsid w:val="000463C3"/>
    <w:rsid w:val="00046762"/>
    <w:rsid w:val="000468FC"/>
    <w:rsid w:val="00046917"/>
    <w:rsid w:val="00046A07"/>
    <w:rsid w:val="00046C77"/>
    <w:rsid w:val="00046CDA"/>
    <w:rsid w:val="000470CB"/>
    <w:rsid w:val="000475F2"/>
    <w:rsid w:val="0004763A"/>
    <w:rsid w:val="000476DF"/>
    <w:rsid w:val="00047B31"/>
    <w:rsid w:val="00047C0E"/>
    <w:rsid w:val="0005037E"/>
    <w:rsid w:val="00050388"/>
    <w:rsid w:val="000505BB"/>
    <w:rsid w:val="000508C1"/>
    <w:rsid w:val="00050AC6"/>
    <w:rsid w:val="00050B7A"/>
    <w:rsid w:val="0005101E"/>
    <w:rsid w:val="00051173"/>
    <w:rsid w:val="000515D9"/>
    <w:rsid w:val="0005184C"/>
    <w:rsid w:val="000520A3"/>
    <w:rsid w:val="0005232F"/>
    <w:rsid w:val="0005239C"/>
    <w:rsid w:val="000523C2"/>
    <w:rsid w:val="000523DA"/>
    <w:rsid w:val="00052519"/>
    <w:rsid w:val="00052538"/>
    <w:rsid w:val="0005268E"/>
    <w:rsid w:val="000526CA"/>
    <w:rsid w:val="00052927"/>
    <w:rsid w:val="00052935"/>
    <w:rsid w:val="00052D9D"/>
    <w:rsid w:val="00052EF8"/>
    <w:rsid w:val="00052F68"/>
    <w:rsid w:val="000530E6"/>
    <w:rsid w:val="000532DF"/>
    <w:rsid w:val="00053302"/>
    <w:rsid w:val="00053584"/>
    <w:rsid w:val="00054023"/>
    <w:rsid w:val="00054419"/>
    <w:rsid w:val="00054651"/>
    <w:rsid w:val="00054C83"/>
    <w:rsid w:val="00054CB1"/>
    <w:rsid w:val="00054CF8"/>
    <w:rsid w:val="00054DA7"/>
    <w:rsid w:val="00054E64"/>
    <w:rsid w:val="000551F4"/>
    <w:rsid w:val="00055249"/>
    <w:rsid w:val="00055374"/>
    <w:rsid w:val="0005553B"/>
    <w:rsid w:val="00055917"/>
    <w:rsid w:val="00055945"/>
    <w:rsid w:val="000560A1"/>
    <w:rsid w:val="0005617E"/>
    <w:rsid w:val="00056515"/>
    <w:rsid w:val="0005651A"/>
    <w:rsid w:val="000565F6"/>
    <w:rsid w:val="00056602"/>
    <w:rsid w:val="00056717"/>
    <w:rsid w:val="00056972"/>
    <w:rsid w:val="00056A77"/>
    <w:rsid w:val="00056C00"/>
    <w:rsid w:val="00056C29"/>
    <w:rsid w:val="00056D99"/>
    <w:rsid w:val="000570C0"/>
    <w:rsid w:val="000570D5"/>
    <w:rsid w:val="00057121"/>
    <w:rsid w:val="0005714C"/>
    <w:rsid w:val="000573D0"/>
    <w:rsid w:val="0005747B"/>
    <w:rsid w:val="00057A0E"/>
    <w:rsid w:val="00057B60"/>
    <w:rsid w:val="00057ED4"/>
    <w:rsid w:val="00060344"/>
    <w:rsid w:val="0006064C"/>
    <w:rsid w:val="000607DA"/>
    <w:rsid w:val="00060E06"/>
    <w:rsid w:val="00060E47"/>
    <w:rsid w:val="00060F60"/>
    <w:rsid w:val="00060F8E"/>
    <w:rsid w:val="00060FDC"/>
    <w:rsid w:val="000612A8"/>
    <w:rsid w:val="000612FD"/>
    <w:rsid w:val="000615F3"/>
    <w:rsid w:val="00061B02"/>
    <w:rsid w:val="000620A2"/>
    <w:rsid w:val="0006233F"/>
    <w:rsid w:val="00062684"/>
    <w:rsid w:val="000628EB"/>
    <w:rsid w:val="0006297F"/>
    <w:rsid w:val="000629EE"/>
    <w:rsid w:val="00062A04"/>
    <w:rsid w:val="00062CC1"/>
    <w:rsid w:val="0006330C"/>
    <w:rsid w:val="000633D4"/>
    <w:rsid w:val="00063431"/>
    <w:rsid w:val="000634D7"/>
    <w:rsid w:val="0006372C"/>
    <w:rsid w:val="000639BC"/>
    <w:rsid w:val="00063A19"/>
    <w:rsid w:val="00063EBD"/>
    <w:rsid w:val="00063F3B"/>
    <w:rsid w:val="00064221"/>
    <w:rsid w:val="000644DF"/>
    <w:rsid w:val="0006459F"/>
    <w:rsid w:val="00064844"/>
    <w:rsid w:val="00064859"/>
    <w:rsid w:val="00064889"/>
    <w:rsid w:val="00064890"/>
    <w:rsid w:val="00064A2E"/>
    <w:rsid w:val="00064E96"/>
    <w:rsid w:val="000651D0"/>
    <w:rsid w:val="00065304"/>
    <w:rsid w:val="000655A8"/>
    <w:rsid w:val="00065645"/>
    <w:rsid w:val="000656D6"/>
    <w:rsid w:val="00065B65"/>
    <w:rsid w:val="00065C5A"/>
    <w:rsid w:val="00065E88"/>
    <w:rsid w:val="00065FD1"/>
    <w:rsid w:val="0006628B"/>
    <w:rsid w:val="00066521"/>
    <w:rsid w:val="0006664D"/>
    <w:rsid w:val="000666FC"/>
    <w:rsid w:val="000668E0"/>
    <w:rsid w:val="00066DB6"/>
    <w:rsid w:val="00066F09"/>
    <w:rsid w:val="0006705D"/>
    <w:rsid w:val="0006742E"/>
    <w:rsid w:val="000674C8"/>
    <w:rsid w:val="00067599"/>
    <w:rsid w:val="00067689"/>
    <w:rsid w:val="000679B0"/>
    <w:rsid w:val="00067A9D"/>
    <w:rsid w:val="00067C09"/>
    <w:rsid w:val="00067CBC"/>
    <w:rsid w:val="000703C3"/>
    <w:rsid w:val="00070670"/>
    <w:rsid w:val="0007075B"/>
    <w:rsid w:val="00070881"/>
    <w:rsid w:val="00070954"/>
    <w:rsid w:val="00070B17"/>
    <w:rsid w:val="00070DD6"/>
    <w:rsid w:val="00070E36"/>
    <w:rsid w:val="00070FD6"/>
    <w:rsid w:val="0007103C"/>
    <w:rsid w:val="00071284"/>
    <w:rsid w:val="000713FD"/>
    <w:rsid w:val="00071468"/>
    <w:rsid w:val="00071980"/>
    <w:rsid w:val="00072190"/>
    <w:rsid w:val="000726EF"/>
    <w:rsid w:val="000727E8"/>
    <w:rsid w:val="000729D9"/>
    <w:rsid w:val="00072AD1"/>
    <w:rsid w:val="00072B80"/>
    <w:rsid w:val="00072D45"/>
    <w:rsid w:val="00073197"/>
    <w:rsid w:val="000731C4"/>
    <w:rsid w:val="00073572"/>
    <w:rsid w:val="00073733"/>
    <w:rsid w:val="0007379D"/>
    <w:rsid w:val="000737A2"/>
    <w:rsid w:val="00074065"/>
    <w:rsid w:val="0007410E"/>
    <w:rsid w:val="0007414D"/>
    <w:rsid w:val="000741FB"/>
    <w:rsid w:val="000748B9"/>
    <w:rsid w:val="00074E40"/>
    <w:rsid w:val="00074EAC"/>
    <w:rsid w:val="00074EE3"/>
    <w:rsid w:val="000751F1"/>
    <w:rsid w:val="00075272"/>
    <w:rsid w:val="000752D3"/>
    <w:rsid w:val="00075538"/>
    <w:rsid w:val="00075838"/>
    <w:rsid w:val="00075BBE"/>
    <w:rsid w:val="00075D48"/>
    <w:rsid w:val="00075EED"/>
    <w:rsid w:val="00075EF1"/>
    <w:rsid w:val="00076007"/>
    <w:rsid w:val="00076153"/>
    <w:rsid w:val="00076353"/>
    <w:rsid w:val="00076433"/>
    <w:rsid w:val="00076480"/>
    <w:rsid w:val="000764D6"/>
    <w:rsid w:val="0007660D"/>
    <w:rsid w:val="0007662A"/>
    <w:rsid w:val="00076A22"/>
    <w:rsid w:val="00076A7C"/>
    <w:rsid w:val="00076BA8"/>
    <w:rsid w:val="00076E77"/>
    <w:rsid w:val="000770F8"/>
    <w:rsid w:val="0007721B"/>
    <w:rsid w:val="00077644"/>
    <w:rsid w:val="00077671"/>
    <w:rsid w:val="00077787"/>
    <w:rsid w:val="00077B19"/>
    <w:rsid w:val="00077C53"/>
    <w:rsid w:val="00077CCB"/>
    <w:rsid w:val="00077DCA"/>
    <w:rsid w:val="00077DE9"/>
    <w:rsid w:val="000801DB"/>
    <w:rsid w:val="00080464"/>
    <w:rsid w:val="00080881"/>
    <w:rsid w:val="00080A40"/>
    <w:rsid w:val="00080B16"/>
    <w:rsid w:val="00080C4B"/>
    <w:rsid w:val="00080D5B"/>
    <w:rsid w:val="00080FD0"/>
    <w:rsid w:val="000811D7"/>
    <w:rsid w:val="00081851"/>
    <w:rsid w:val="000819ED"/>
    <w:rsid w:val="00081E7A"/>
    <w:rsid w:val="00081EDF"/>
    <w:rsid w:val="000824B8"/>
    <w:rsid w:val="00082710"/>
    <w:rsid w:val="000829CF"/>
    <w:rsid w:val="00082AEE"/>
    <w:rsid w:val="00082BB6"/>
    <w:rsid w:val="00082BDE"/>
    <w:rsid w:val="00082CC0"/>
    <w:rsid w:val="00082F51"/>
    <w:rsid w:val="00083291"/>
    <w:rsid w:val="0008348F"/>
    <w:rsid w:val="0008369F"/>
    <w:rsid w:val="00083849"/>
    <w:rsid w:val="000839AF"/>
    <w:rsid w:val="00083A5B"/>
    <w:rsid w:val="00083E10"/>
    <w:rsid w:val="000843BE"/>
    <w:rsid w:val="000845B4"/>
    <w:rsid w:val="0008468C"/>
    <w:rsid w:val="000846CF"/>
    <w:rsid w:val="0008476A"/>
    <w:rsid w:val="00084937"/>
    <w:rsid w:val="00084AB3"/>
    <w:rsid w:val="00085011"/>
    <w:rsid w:val="00085147"/>
    <w:rsid w:val="0008521D"/>
    <w:rsid w:val="0008522D"/>
    <w:rsid w:val="0008586C"/>
    <w:rsid w:val="0008590D"/>
    <w:rsid w:val="00085AD6"/>
    <w:rsid w:val="00085B14"/>
    <w:rsid w:val="00085BA7"/>
    <w:rsid w:val="00085EB3"/>
    <w:rsid w:val="00085F9E"/>
    <w:rsid w:val="00085FDF"/>
    <w:rsid w:val="00086181"/>
    <w:rsid w:val="000861D6"/>
    <w:rsid w:val="0008643A"/>
    <w:rsid w:val="0008663B"/>
    <w:rsid w:val="00086715"/>
    <w:rsid w:val="00086AEA"/>
    <w:rsid w:val="00086E35"/>
    <w:rsid w:val="00086E5C"/>
    <w:rsid w:val="00086EFF"/>
    <w:rsid w:val="00086FB4"/>
    <w:rsid w:val="00086FC8"/>
    <w:rsid w:val="00086FF8"/>
    <w:rsid w:val="00087134"/>
    <w:rsid w:val="0008717F"/>
    <w:rsid w:val="000871A9"/>
    <w:rsid w:val="00087391"/>
    <w:rsid w:val="000874C5"/>
    <w:rsid w:val="00087544"/>
    <w:rsid w:val="000875C5"/>
    <w:rsid w:val="000875CA"/>
    <w:rsid w:val="00087C01"/>
    <w:rsid w:val="000902D0"/>
    <w:rsid w:val="0009040D"/>
    <w:rsid w:val="0009042D"/>
    <w:rsid w:val="00090468"/>
    <w:rsid w:val="000908B9"/>
    <w:rsid w:val="00090B70"/>
    <w:rsid w:val="00090EE2"/>
    <w:rsid w:val="00090F3D"/>
    <w:rsid w:val="00090F90"/>
    <w:rsid w:val="0009117A"/>
    <w:rsid w:val="0009125A"/>
    <w:rsid w:val="0009126E"/>
    <w:rsid w:val="00091438"/>
    <w:rsid w:val="00091477"/>
    <w:rsid w:val="00091C2B"/>
    <w:rsid w:val="00091C45"/>
    <w:rsid w:val="00091C5A"/>
    <w:rsid w:val="00091DE2"/>
    <w:rsid w:val="00091EB6"/>
    <w:rsid w:val="00091F44"/>
    <w:rsid w:val="00091F91"/>
    <w:rsid w:val="000921AA"/>
    <w:rsid w:val="000922EA"/>
    <w:rsid w:val="000924F0"/>
    <w:rsid w:val="000925C5"/>
    <w:rsid w:val="000927A7"/>
    <w:rsid w:val="00092837"/>
    <w:rsid w:val="00092B22"/>
    <w:rsid w:val="00092CBB"/>
    <w:rsid w:val="00092E64"/>
    <w:rsid w:val="00092E76"/>
    <w:rsid w:val="00092E77"/>
    <w:rsid w:val="00092FBE"/>
    <w:rsid w:val="00092FE8"/>
    <w:rsid w:val="0009359A"/>
    <w:rsid w:val="0009360E"/>
    <w:rsid w:val="0009380A"/>
    <w:rsid w:val="0009397E"/>
    <w:rsid w:val="00093A5F"/>
    <w:rsid w:val="00093C04"/>
    <w:rsid w:val="00093E9F"/>
    <w:rsid w:val="00093F8E"/>
    <w:rsid w:val="000940B4"/>
    <w:rsid w:val="000940FE"/>
    <w:rsid w:val="00094418"/>
    <w:rsid w:val="00094498"/>
    <w:rsid w:val="0009461D"/>
    <w:rsid w:val="000946C9"/>
    <w:rsid w:val="0009494C"/>
    <w:rsid w:val="00094962"/>
    <w:rsid w:val="00094A0C"/>
    <w:rsid w:val="00094AC9"/>
    <w:rsid w:val="00094C88"/>
    <w:rsid w:val="00094CF8"/>
    <w:rsid w:val="00094E77"/>
    <w:rsid w:val="0009505C"/>
    <w:rsid w:val="000952D7"/>
    <w:rsid w:val="000954C9"/>
    <w:rsid w:val="000955DF"/>
    <w:rsid w:val="00095961"/>
    <w:rsid w:val="00095A0B"/>
    <w:rsid w:val="00095CE0"/>
    <w:rsid w:val="0009605F"/>
    <w:rsid w:val="00096120"/>
    <w:rsid w:val="000962CF"/>
    <w:rsid w:val="000966C8"/>
    <w:rsid w:val="00096759"/>
    <w:rsid w:val="0009680F"/>
    <w:rsid w:val="00096B8E"/>
    <w:rsid w:val="00096CA0"/>
    <w:rsid w:val="00096DF7"/>
    <w:rsid w:val="00097018"/>
    <w:rsid w:val="0009716C"/>
    <w:rsid w:val="00097248"/>
    <w:rsid w:val="000972DD"/>
    <w:rsid w:val="000972F2"/>
    <w:rsid w:val="00097480"/>
    <w:rsid w:val="00097654"/>
    <w:rsid w:val="0009769D"/>
    <w:rsid w:val="00097B8C"/>
    <w:rsid w:val="00097EDB"/>
    <w:rsid w:val="00097F78"/>
    <w:rsid w:val="000A0026"/>
    <w:rsid w:val="000A0057"/>
    <w:rsid w:val="000A03EA"/>
    <w:rsid w:val="000A0821"/>
    <w:rsid w:val="000A0B59"/>
    <w:rsid w:val="000A0E92"/>
    <w:rsid w:val="000A0FCA"/>
    <w:rsid w:val="000A0FDB"/>
    <w:rsid w:val="000A11AA"/>
    <w:rsid w:val="000A132E"/>
    <w:rsid w:val="000A1734"/>
    <w:rsid w:val="000A17B5"/>
    <w:rsid w:val="000A1D83"/>
    <w:rsid w:val="000A2028"/>
    <w:rsid w:val="000A246F"/>
    <w:rsid w:val="000A249E"/>
    <w:rsid w:val="000A277A"/>
    <w:rsid w:val="000A27B5"/>
    <w:rsid w:val="000A29C2"/>
    <w:rsid w:val="000A2A8F"/>
    <w:rsid w:val="000A2B24"/>
    <w:rsid w:val="000A2DF6"/>
    <w:rsid w:val="000A2E01"/>
    <w:rsid w:val="000A2E15"/>
    <w:rsid w:val="000A2FA4"/>
    <w:rsid w:val="000A3736"/>
    <w:rsid w:val="000A3BD2"/>
    <w:rsid w:val="000A3E15"/>
    <w:rsid w:val="000A3E25"/>
    <w:rsid w:val="000A3E87"/>
    <w:rsid w:val="000A3F51"/>
    <w:rsid w:val="000A4250"/>
    <w:rsid w:val="000A43AE"/>
    <w:rsid w:val="000A448A"/>
    <w:rsid w:val="000A4D58"/>
    <w:rsid w:val="000A4FA9"/>
    <w:rsid w:val="000A503D"/>
    <w:rsid w:val="000A503E"/>
    <w:rsid w:val="000A50CD"/>
    <w:rsid w:val="000A5192"/>
    <w:rsid w:val="000A5253"/>
    <w:rsid w:val="000A53E0"/>
    <w:rsid w:val="000A5870"/>
    <w:rsid w:val="000A591B"/>
    <w:rsid w:val="000A5A91"/>
    <w:rsid w:val="000A5B6E"/>
    <w:rsid w:val="000A5B72"/>
    <w:rsid w:val="000A5CCF"/>
    <w:rsid w:val="000A5D44"/>
    <w:rsid w:val="000A5DC9"/>
    <w:rsid w:val="000A60E0"/>
    <w:rsid w:val="000A60F3"/>
    <w:rsid w:val="000A62F5"/>
    <w:rsid w:val="000A6458"/>
    <w:rsid w:val="000A64FA"/>
    <w:rsid w:val="000A6789"/>
    <w:rsid w:val="000A678D"/>
    <w:rsid w:val="000A6933"/>
    <w:rsid w:val="000A6953"/>
    <w:rsid w:val="000A6AEC"/>
    <w:rsid w:val="000A6E64"/>
    <w:rsid w:val="000A7227"/>
    <w:rsid w:val="000A736F"/>
    <w:rsid w:val="000A74B6"/>
    <w:rsid w:val="000A7509"/>
    <w:rsid w:val="000A7880"/>
    <w:rsid w:val="000A78E0"/>
    <w:rsid w:val="000A7C49"/>
    <w:rsid w:val="000A7C8C"/>
    <w:rsid w:val="000A7E79"/>
    <w:rsid w:val="000A7EE0"/>
    <w:rsid w:val="000A7EEC"/>
    <w:rsid w:val="000A7FA8"/>
    <w:rsid w:val="000B0103"/>
    <w:rsid w:val="000B0131"/>
    <w:rsid w:val="000B056C"/>
    <w:rsid w:val="000B0575"/>
    <w:rsid w:val="000B0941"/>
    <w:rsid w:val="000B0F2F"/>
    <w:rsid w:val="000B146E"/>
    <w:rsid w:val="000B1482"/>
    <w:rsid w:val="000B152B"/>
    <w:rsid w:val="000B1659"/>
    <w:rsid w:val="000B16E0"/>
    <w:rsid w:val="000B19A7"/>
    <w:rsid w:val="000B1E3D"/>
    <w:rsid w:val="000B1FF8"/>
    <w:rsid w:val="000B20F2"/>
    <w:rsid w:val="000B2157"/>
    <w:rsid w:val="000B21D8"/>
    <w:rsid w:val="000B22D7"/>
    <w:rsid w:val="000B262C"/>
    <w:rsid w:val="000B27F8"/>
    <w:rsid w:val="000B2B53"/>
    <w:rsid w:val="000B2CC7"/>
    <w:rsid w:val="000B2D7D"/>
    <w:rsid w:val="000B2E6A"/>
    <w:rsid w:val="000B30BC"/>
    <w:rsid w:val="000B317A"/>
    <w:rsid w:val="000B3484"/>
    <w:rsid w:val="000B3703"/>
    <w:rsid w:val="000B374B"/>
    <w:rsid w:val="000B37CE"/>
    <w:rsid w:val="000B3AD4"/>
    <w:rsid w:val="000B3DDD"/>
    <w:rsid w:val="000B3F7F"/>
    <w:rsid w:val="000B444A"/>
    <w:rsid w:val="000B44D0"/>
    <w:rsid w:val="000B45AC"/>
    <w:rsid w:val="000B4860"/>
    <w:rsid w:val="000B48EB"/>
    <w:rsid w:val="000B4A98"/>
    <w:rsid w:val="000B4B5E"/>
    <w:rsid w:val="000B4CF1"/>
    <w:rsid w:val="000B4ED3"/>
    <w:rsid w:val="000B50EB"/>
    <w:rsid w:val="000B52C3"/>
    <w:rsid w:val="000B52CC"/>
    <w:rsid w:val="000B54C7"/>
    <w:rsid w:val="000B5678"/>
    <w:rsid w:val="000B58C5"/>
    <w:rsid w:val="000B58FE"/>
    <w:rsid w:val="000B59D4"/>
    <w:rsid w:val="000B5D76"/>
    <w:rsid w:val="000B5ED0"/>
    <w:rsid w:val="000B607E"/>
    <w:rsid w:val="000B61EA"/>
    <w:rsid w:val="000B6D80"/>
    <w:rsid w:val="000B7032"/>
    <w:rsid w:val="000B7232"/>
    <w:rsid w:val="000B7259"/>
    <w:rsid w:val="000B7558"/>
    <w:rsid w:val="000B7E79"/>
    <w:rsid w:val="000B7FE6"/>
    <w:rsid w:val="000C024F"/>
    <w:rsid w:val="000C0495"/>
    <w:rsid w:val="000C0681"/>
    <w:rsid w:val="000C090D"/>
    <w:rsid w:val="000C099C"/>
    <w:rsid w:val="000C0D5F"/>
    <w:rsid w:val="000C0D93"/>
    <w:rsid w:val="000C0DCA"/>
    <w:rsid w:val="000C100B"/>
    <w:rsid w:val="000C1050"/>
    <w:rsid w:val="000C1187"/>
    <w:rsid w:val="000C12D7"/>
    <w:rsid w:val="000C12E2"/>
    <w:rsid w:val="000C12F8"/>
    <w:rsid w:val="000C14CE"/>
    <w:rsid w:val="000C1501"/>
    <w:rsid w:val="000C1566"/>
    <w:rsid w:val="000C156D"/>
    <w:rsid w:val="000C19C0"/>
    <w:rsid w:val="000C1AC7"/>
    <w:rsid w:val="000C1BF9"/>
    <w:rsid w:val="000C1D47"/>
    <w:rsid w:val="000C1EBA"/>
    <w:rsid w:val="000C1FFA"/>
    <w:rsid w:val="000C218E"/>
    <w:rsid w:val="000C260F"/>
    <w:rsid w:val="000C2635"/>
    <w:rsid w:val="000C2965"/>
    <w:rsid w:val="000C2C4E"/>
    <w:rsid w:val="000C2EE0"/>
    <w:rsid w:val="000C2F24"/>
    <w:rsid w:val="000C46F1"/>
    <w:rsid w:val="000C4826"/>
    <w:rsid w:val="000C4845"/>
    <w:rsid w:val="000C4B7C"/>
    <w:rsid w:val="000C4CAF"/>
    <w:rsid w:val="000C4E67"/>
    <w:rsid w:val="000C5208"/>
    <w:rsid w:val="000C550D"/>
    <w:rsid w:val="000C55F5"/>
    <w:rsid w:val="000C5A12"/>
    <w:rsid w:val="000C5A99"/>
    <w:rsid w:val="000C5BBA"/>
    <w:rsid w:val="000C5BF3"/>
    <w:rsid w:val="000C5E7D"/>
    <w:rsid w:val="000C6064"/>
    <w:rsid w:val="000C62A3"/>
    <w:rsid w:val="000C6472"/>
    <w:rsid w:val="000C66C7"/>
    <w:rsid w:val="000C6C67"/>
    <w:rsid w:val="000C6D34"/>
    <w:rsid w:val="000C7310"/>
    <w:rsid w:val="000C73AF"/>
    <w:rsid w:val="000C7568"/>
    <w:rsid w:val="000C7786"/>
    <w:rsid w:val="000C7907"/>
    <w:rsid w:val="000C7DC1"/>
    <w:rsid w:val="000D0018"/>
    <w:rsid w:val="000D01AC"/>
    <w:rsid w:val="000D0374"/>
    <w:rsid w:val="000D03BB"/>
    <w:rsid w:val="000D065E"/>
    <w:rsid w:val="000D0771"/>
    <w:rsid w:val="000D079F"/>
    <w:rsid w:val="000D0BDA"/>
    <w:rsid w:val="000D0E35"/>
    <w:rsid w:val="000D0F45"/>
    <w:rsid w:val="000D1216"/>
    <w:rsid w:val="000D1526"/>
    <w:rsid w:val="000D185D"/>
    <w:rsid w:val="000D18CB"/>
    <w:rsid w:val="000D1B58"/>
    <w:rsid w:val="000D1B94"/>
    <w:rsid w:val="000D1D9A"/>
    <w:rsid w:val="000D1E6B"/>
    <w:rsid w:val="000D20B8"/>
    <w:rsid w:val="000D2259"/>
    <w:rsid w:val="000D2281"/>
    <w:rsid w:val="000D22D5"/>
    <w:rsid w:val="000D238B"/>
    <w:rsid w:val="000D2A2F"/>
    <w:rsid w:val="000D2CCD"/>
    <w:rsid w:val="000D2DD5"/>
    <w:rsid w:val="000D2F43"/>
    <w:rsid w:val="000D2F67"/>
    <w:rsid w:val="000D2F87"/>
    <w:rsid w:val="000D3176"/>
    <w:rsid w:val="000D31A2"/>
    <w:rsid w:val="000D33BD"/>
    <w:rsid w:val="000D33F3"/>
    <w:rsid w:val="000D3542"/>
    <w:rsid w:val="000D35FF"/>
    <w:rsid w:val="000D3738"/>
    <w:rsid w:val="000D3764"/>
    <w:rsid w:val="000D393C"/>
    <w:rsid w:val="000D3ADF"/>
    <w:rsid w:val="000D3BFE"/>
    <w:rsid w:val="000D4240"/>
    <w:rsid w:val="000D4421"/>
    <w:rsid w:val="000D479D"/>
    <w:rsid w:val="000D4E79"/>
    <w:rsid w:val="000D5121"/>
    <w:rsid w:val="000D5196"/>
    <w:rsid w:val="000D528C"/>
    <w:rsid w:val="000D5CED"/>
    <w:rsid w:val="000D625B"/>
    <w:rsid w:val="000D6327"/>
    <w:rsid w:val="000D6465"/>
    <w:rsid w:val="000D675A"/>
    <w:rsid w:val="000D67C1"/>
    <w:rsid w:val="000D6869"/>
    <w:rsid w:val="000D6B91"/>
    <w:rsid w:val="000D6FED"/>
    <w:rsid w:val="000D711F"/>
    <w:rsid w:val="000D725B"/>
    <w:rsid w:val="000D7279"/>
    <w:rsid w:val="000D755C"/>
    <w:rsid w:val="000D7641"/>
    <w:rsid w:val="000D76F4"/>
    <w:rsid w:val="000D779D"/>
    <w:rsid w:val="000D7B62"/>
    <w:rsid w:val="000D7BD3"/>
    <w:rsid w:val="000E003B"/>
    <w:rsid w:val="000E010F"/>
    <w:rsid w:val="000E0381"/>
    <w:rsid w:val="000E03EB"/>
    <w:rsid w:val="000E0698"/>
    <w:rsid w:val="000E06A5"/>
    <w:rsid w:val="000E08A7"/>
    <w:rsid w:val="000E0D78"/>
    <w:rsid w:val="000E122B"/>
    <w:rsid w:val="000E14A3"/>
    <w:rsid w:val="000E1557"/>
    <w:rsid w:val="000E1787"/>
    <w:rsid w:val="000E1823"/>
    <w:rsid w:val="000E1845"/>
    <w:rsid w:val="000E188D"/>
    <w:rsid w:val="000E1C1C"/>
    <w:rsid w:val="000E1D47"/>
    <w:rsid w:val="000E1D6E"/>
    <w:rsid w:val="000E21EA"/>
    <w:rsid w:val="000E224E"/>
    <w:rsid w:val="000E248E"/>
    <w:rsid w:val="000E262F"/>
    <w:rsid w:val="000E2A88"/>
    <w:rsid w:val="000E2AEA"/>
    <w:rsid w:val="000E2D59"/>
    <w:rsid w:val="000E2D6D"/>
    <w:rsid w:val="000E3266"/>
    <w:rsid w:val="000E36C2"/>
    <w:rsid w:val="000E36DA"/>
    <w:rsid w:val="000E3888"/>
    <w:rsid w:val="000E3DB6"/>
    <w:rsid w:val="000E4021"/>
    <w:rsid w:val="000E42C8"/>
    <w:rsid w:val="000E4319"/>
    <w:rsid w:val="000E45F9"/>
    <w:rsid w:val="000E4897"/>
    <w:rsid w:val="000E49C6"/>
    <w:rsid w:val="000E4A4D"/>
    <w:rsid w:val="000E4BF2"/>
    <w:rsid w:val="000E53F1"/>
    <w:rsid w:val="000E5407"/>
    <w:rsid w:val="000E559E"/>
    <w:rsid w:val="000E5689"/>
    <w:rsid w:val="000E579B"/>
    <w:rsid w:val="000E5A02"/>
    <w:rsid w:val="000E5A06"/>
    <w:rsid w:val="000E5F1C"/>
    <w:rsid w:val="000E6108"/>
    <w:rsid w:val="000E61D4"/>
    <w:rsid w:val="000E6321"/>
    <w:rsid w:val="000E63FE"/>
    <w:rsid w:val="000E6574"/>
    <w:rsid w:val="000E66E2"/>
    <w:rsid w:val="000E6825"/>
    <w:rsid w:val="000E6A77"/>
    <w:rsid w:val="000E6AC3"/>
    <w:rsid w:val="000E6AE2"/>
    <w:rsid w:val="000E6DF9"/>
    <w:rsid w:val="000E6F6C"/>
    <w:rsid w:val="000E6F86"/>
    <w:rsid w:val="000E7458"/>
    <w:rsid w:val="000E75F1"/>
    <w:rsid w:val="000E75FA"/>
    <w:rsid w:val="000E761B"/>
    <w:rsid w:val="000E7660"/>
    <w:rsid w:val="000E783C"/>
    <w:rsid w:val="000E7D5B"/>
    <w:rsid w:val="000E7E31"/>
    <w:rsid w:val="000F0000"/>
    <w:rsid w:val="000F0196"/>
    <w:rsid w:val="000F01AC"/>
    <w:rsid w:val="000F022E"/>
    <w:rsid w:val="000F04F8"/>
    <w:rsid w:val="000F0621"/>
    <w:rsid w:val="000F07C4"/>
    <w:rsid w:val="000F0855"/>
    <w:rsid w:val="000F09A1"/>
    <w:rsid w:val="000F0B5E"/>
    <w:rsid w:val="000F1197"/>
    <w:rsid w:val="000F1B4A"/>
    <w:rsid w:val="000F200C"/>
    <w:rsid w:val="000F20FB"/>
    <w:rsid w:val="000F2479"/>
    <w:rsid w:val="000F2585"/>
    <w:rsid w:val="000F28D9"/>
    <w:rsid w:val="000F2A01"/>
    <w:rsid w:val="000F2A68"/>
    <w:rsid w:val="000F2AD5"/>
    <w:rsid w:val="000F2CD0"/>
    <w:rsid w:val="000F2CFD"/>
    <w:rsid w:val="000F313D"/>
    <w:rsid w:val="000F326C"/>
    <w:rsid w:val="000F3406"/>
    <w:rsid w:val="000F39A8"/>
    <w:rsid w:val="000F3B0F"/>
    <w:rsid w:val="000F414F"/>
    <w:rsid w:val="000F4522"/>
    <w:rsid w:val="000F4541"/>
    <w:rsid w:val="000F46A6"/>
    <w:rsid w:val="000F478B"/>
    <w:rsid w:val="000F47F2"/>
    <w:rsid w:val="000F4A61"/>
    <w:rsid w:val="000F4E1D"/>
    <w:rsid w:val="000F510C"/>
    <w:rsid w:val="000F5177"/>
    <w:rsid w:val="000F525F"/>
    <w:rsid w:val="000F5500"/>
    <w:rsid w:val="000F5866"/>
    <w:rsid w:val="000F5924"/>
    <w:rsid w:val="000F6048"/>
    <w:rsid w:val="000F606B"/>
    <w:rsid w:val="000F6093"/>
    <w:rsid w:val="000F62B8"/>
    <w:rsid w:val="000F6304"/>
    <w:rsid w:val="000F651C"/>
    <w:rsid w:val="000F6AA3"/>
    <w:rsid w:val="000F6C7F"/>
    <w:rsid w:val="000F6CC5"/>
    <w:rsid w:val="000F6D29"/>
    <w:rsid w:val="000F6DCF"/>
    <w:rsid w:val="000F6DEF"/>
    <w:rsid w:val="000F6F75"/>
    <w:rsid w:val="000F7124"/>
    <w:rsid w:val="000F712A"/>
    <w:rsid w:val="000F7263"/>
    <w:rsid w:val="000F75FE"/>
    <w:rsid w:val="000F78DF"/>
    <w:rsid w:val="000F78FE"/>
    <w:rsid w:val="000F7920"/>
    <w:rsid w:val="000F7C2F"/>
    <w:rsid w:val="000F7C71"/>
    <w:rsid w:val="0010004B"/>
    <w:rsid w:val="0010025E"/>
    <w:rsid w:val="001002F9"/>
    <w:rsid w:val="0010046A"/>
    <w:rsid w:val="0010054A"/>
    <w:rsid w:val="0010065B"/>
    <w:rsid w:val="001006A1"/>
    <w:rsid w:val="00100ABA"/>
    <w:rsid w:val="0010104D"/>
    <w:rsid w:val="0010104F"/>
    <w:rsid w:val="0010110D"/>
    <w:rsid w:val="00101262"/>
    <w:rsid w:val="00101656"/>
    <w:rsid w:val="00101A91"/>
    <w:rsid w:val="00101AC6"/>
    <w:rsid w:val="00101BE1"/>
    <w:rsid w:val="0010204D"/>
    <w:rsid w:val="0010264C"/>
    <w:rsid w:val="00102B43"/>
    <w:rsid w:val="00102DF2"/>
    <w:rsid w:val="00103030"/>
    <w:rsid w:val="001030E9"/>
    <w:rsid w:val="0010363E"/>
    <w:rsid w:val="001039BB"/>
    <w:rsid w:val="00104031"/>
    <w:rsid w:val="00104228"/>
    <w:rsid w:val="0010431E"/>
    <w:rsid w:val="00104587"/>
    <w:rsid w:val="00104DF5"/>
    <w:rsid w:val="00104EC6"/>
    <w:rsid w:val="001051C0"/>
    <w:rsid w:val="001051FD"/>
    <w:rsid w:val="001052F1"/>
    <w:rsid w:val="0010555F"/>
    <w:rsid w:val="001059AB"/>
    <w:rsid w:val="00105F27"/>
    <w:rsid w:val="00106139"/>
    <w:rsid w:val="00106260"/>
    <w:rsid w:val="0010627C"/>
    <w:rsid w:val="001065A5"/>
    <w:rsid w:val="001065D7"/>
    <w:rsid w:val="00107180"/>
    <w:rsid w:val="001072DA"/>
    <w:rsid w:val="00107706"/>
    <w:rsid w:val="001078E3"/>
    <w:rsid w:val="00107A8A"/>
    <w:rsid w:val="00107AB1"/>
    <w:rsid w:val="00107AB2"/>
    <w:rsid w:val="00107BFC"/>
    <w:rsid w:val="00107D26"/>
    <w:rsid w:val="00107FBF"/>
    <w:rsid w:val="001100E9"/>
    <w:rsid w:val="00110219"/>
    <w:rsid w:val="001103A5"/>
    <w:rsid w:val="0011060E"/>
    <w:rsid w:val="001106B9"/>
    <w:rsid w:val="00110CE9"/>
    <w:rsid w:val="00110E84"/>
    <w:rsid w:val="00111432"/>
    <w:rsid w:val="001118AD"/>
    <w:rsid w:val="00111DAC"/>
    <w:rsid w:val="0011204E"/>
    <w:rsid w:val="00112077"/>
    <w:rsid w:val="00112308"/>
    <w:rsid w:val="001123C9"/>
    <w:rsid w:val="001129A7"/>
    <w:rsid w:val="00112C42"/>
    <w:rsid w:val="00112D07"/>
    <w:rsid w:val="00112E5E"/>
    <w:rsid w:val="00112F1F"/>
    <w:rsid w:val="0011324E"/>
    <w:rsid w:val="00113452"/>
    <w:rsid w:val="00113474"/>
    <w:rsid w:val="00113761"/>
    <w:rsid w:val="001137EA"/>
    <w:rsid w:val="00113A86"/>
    <w:rsid w:val="00113EB4"/>
    <w:rsid w:val="00113FD0"/>
    <w:rsid w:val="001140B8"/>
    <w:rsid w:val="001140F2"/>
    <w:rsid w:val="00114245"/>
    <w:rsid w:val="00114464"/>
    <w:rsid w:val="001152E2"/>
    <w:rsid w:val="001152FE"/>
    <w:rsid w:val="00115391"/>
    <w:rsid w:val="00115451"/>
    <w:rsid w:val="00115611"/>
    <w:rsid w:val="001156A2"/>
    <w:rsid w:val="00115D82"/>
    <w:rsid w:val="00115E92"/>
    <w:rsid w:val="00115F21"/>
    <w:rsid w:val="001161F8"/>
    <w:rsid w:val="00116983"/>
    <w:rsid w:val="00116B31"/>
    <w:rsid w:val="00116CF9"/>
    <w:rsid w:val="00116D08"/>
    <w:rsid w:val="00116D15"/>
    <w:rsid w:val="001171AD"/>
    <w:rsid w:val="001172AA"/>
    <w:rsid w:val="0011730A"/>
    <w:rsid w:val="00117655"/>
    <w:rsid w:val="001179B6"/>
    <w:rsid w:val="00117BC3"/>
    <w:rsid w:val="00117CF7"/>
    <w:rsid w:val="00117DBA"/>
    <w:rsid w:val="00117DF1"/>
    <w:rsid w:val="00117E0E"/>
    <w:rsid w:val="00117E10"/>
    <w:rsid w:val="00117E5C"/>
    <w:rsid w:val="001200E2"/>
    <w:rsid w:val="00120182"/>
    <w:rsid w:val="00120199"/>
    <w:rsid w:val="00120201"/>
    <w:rsid w:val="00120783"/>
    <w:rsid w:val="0012098D"/>
    <w:rsid w:val="00120A05"/>
    <w:rsid w:val="00120C4A"/>
    <w:rsid w:val="00120DE5"/>
    <w:rsid w:val="00120F8A"/>
    <w:rsid w:val="00121574"/>
    <w:rsid w:val="001218FE"/>
    <w:rsid w:val="00121A63"/>
    <w:rsid w:val="00122603"/>
    <w:rsid w:val="001226C1"/>
    <w:rsid w:val="0012287E"/>
    <w:rsid w:val="001234C2"/>
    <w:rsid w:val="00123507"/>
    <w:rsid w:val="001239B7"/>
    <w:rsid w:val="001239BB"/>
    <w:rsid w:val="00123A2E"/>
    <w:rsid w:val="00123A43"/>
    <w:rsid w:val="00123A49"/>
    <w:rsid w:val="00123A77"/>
    <w:rsid w:val="00123BBC"/>
    <w:rsid w:val="00123D1C"/>
    <w:rsid w:val="00123D5F"/>
    <w:rsid w:val="0012426C"/>
    <w:rsid w:val="00124520"/>
    <w:rsid w:val="00124648"/>
    <w:rsid w:val="00124A8E"/>
    <w:rsid w:val="00124C1E"/>
    <w:rsid w:val="00124E41"/>
    <w:rsid w:val="00124FE3"/>
    <w:rsid w:val="00125416"/>
    <w:rsid w:val="0012563B"/>
    <w:rsid w:val="00125724"/>
    <w:rsid w:val="00125C34"/>
    <w:rsid w:val="001260E7"/>
    <w:rsid w:val="00126134"/>
    <w:rsid w:val="0012623F"/>
    <w:rsid w:val="001262F8"/>
    <w:rsid w:val="00126380"/>
    <w:rsid w:val="00126420"/>
    <w:rsid w:val="0012651F"/>
    <w:rsid w:val="001265D8"/>
    <w:rsid w:val="0012664C"/>
    <w:rsid w:val="001266D5"/>
    <w:rsid w:val="0012670D"/>
    <w:rsid w:val="00126987"/>
    <w:rsid w:val="00126D30"/>
    <w:rsid w:val="00126E3A"/>
    <w:rsid w:val="00126EB7"/>
    <w:rsid w:val="00127833"/>
    <w:rsid w:val="00127A77"/>
    <w:rsid w:val="00127C45"/>
    <w:rsid w:val="00130001"/>
    <w:rsid w:val="00130641"/>
    <w:rsid w:val="00130645"/>
    <w:rsid w:val="00130727"/>
    <w:rsid w:val="0013072E"/>
    <w:rsid w:val="001308C0"/>
    <w:rsid w:val="001308DD"/>
    <w:rsid w:val="00130B43"/>
    <w:rsid w:val="00130D7B"/>
    <w:rsid w:val="00130F91"/>
    <w:rsid w:val="00131449"/>
    <w:rsid w:val="00131642"/>
    <w:rsid w:val="00131924"/>
    <w:rsid w:val="001319D8"/>
    <w:rsid w:val="00131D9B"/>
    <w:rsid w:val="00131E73"/>
    <w:rsid w:val="00132086"/>
    <w:rsid w:val="00132127"/>
    <w:rsid w:val="0013212B"/>
    <w:rsid w:val="0013221A"/>
    <w:rsid w:val="0013222F"/>
    <w:rsid w:val="0013253B"/>
    <w:rsid w:val="001325A5"/>
    <w:rsid w:val="00132640"/>
    <w:rsid w:val="00132C34"/>
    <w:rsid w:val="00132DD6"/>
    <w:rsid w:val="001330BB"/>
    <w:rsid w:val="00133111"/>
    <w:rsid w:val="001337CA"/>
    <w:rsid w:val="00133990"/>
    <w:rsid w:val="00133E97"/>
    <w:rsid w:val="00133FD1"/>
    <w:rsid w:val="001340FF"/>
    <w:rsid w:val="0013411B"/>
    <w:rsid w:val="001341B8"/>
    <w:rsid w:val="001346A0"/>
    <w:rsid w:val="0013499B"/>
    <w:rsid w:val="00134ADA"/>
    <w:rsid w:val="00134CD2"/>
    <w:rsid w:val="00134DFB"/>
    <w:rsid w:val="00134FFE"/>
    <w:rsid w:val="00135014"/>
    <w:rsid w:val="00135160"/>
    <w:rsid w:val="00135526"/>
    <w:rsid w:val="0013567E"/>
    <w:rsid w:val="00135709"/>
    <w:rsid w:val="001358ED"/>
    <w:rsid w:val="001363BC"/>
    <w:rsid w:val="00136518"/>
    <w:rsid w:val="0013688D"/>
    <w:rsid w:val="00136D66"/>
    <w:rsid w:val="00136FF9"/>
    <w:rsid w:val="0013700E"/>
    <w:rsid w:val="001370F5"/>
    <w:rsid w:val="00137102"/>
    <w:rsid w:val="00137165"/>
    <w:rsid w:val="0013751C"/>
    <w:rsid w:val="0013759B"/>
    <w:rsid w:val="001377C5"/>
    <w:rsid w:val="0013794A"/>
    <w:rsid w:val="00137ABC"/>
    <w:rsid w:val="00137AFA"/>
    <w:rsid w:val="00137C29"/>
    <w:rsid w:val="0014004B"/>
    <w:rsid w:val="00140155"/>
    <w:rsid w:val="00140216"/>
    <w:rsid w:val="0014025F"/>
    <w:rsid w:val="00140549"/>
    <w:rsid w:val="00140939"/>
    <w:rsid w:val="00140A9B"/>
    <w:rsid w:val="00140D26"/>
    <w:rsid w:val="00140D56"/>
    <w:rsid w:val="00141009"/>
    <w:rsid w:val="00141527"/>
    <w:rsid w:val="001415DC"/>
    <w:rsid w:val="00141BEB"/>
    <w:rsid w:val="00141F79"/>
    <w:rsid w:val="00141FDA"/>
    <w:rsid w:val="00142021"/>
    <w:rsid w:val="001422F7"/>
    <w:rsid w:val="00142311"/>
    <w:rsid w:val="00142358"/>
    <w:rsid w:val="00142922"/>
    <w:rsid w:val="00142CEC"/>
    <w:rsid w:val="00142D51"/>
    <w:rsid w:val="00142F2F"/>
    <w:rsid w:val="00142FE4"/>
    <w:rsid w:val="0014305C"/>
    <w:rsid w:val="0014330B"/>
    <w:rsid w:val="001434B4"/>
    <w:rsid w:val="00143A71"/>
    <w:rsid w:val="00143BB3"/>
    <w:rsid w:val="00143DB6"/>
    <w:rsid w:val="00143E74"/>
    <w:rsid w:val="001440E0"/>
    <w:rsid w:val="0014445C"/>
    <w:rsid w:val="0014457F"/>
    <w:rsid w:val="00144600"/>
    <w:rsid w:val="0014494F"/>
    <w:rsid w:val="00144B11"/>
    <w:rsid w:val="00144B8C"/>
    <w:rsid w:val="00144BF1"/>
    <w:rsid w:val="00144DE5"/>
    <w:rsid w:val="00144DF1"/>
    <w:rsid w:val="00144F73"/>
    <w:rsid w:val="001451A7"/>
    <w:rsid w:val="001453A5"/>
    <w:rsid w:val="00145A3F"/>
    <w:rsid w:val="00145C5A"/>
    <w:rsid w:val="00145C8C"/>
    <w:rsid w:val="001460D7"/>
    <w:rsid w:val="001462D2"/>
    <w:rsid w:val="0014649C"/>
    <w:rsid w:val="0014657C"/>
    <w:rsid w:val="001468B9"/>
    <w:rsid w:val="00146C57"/>
    <w:rsid w:val="00147562"/>
    <w:rsid w:val="0014797D"/>
    <w:rsid w:val="0014798E"/>
    <w:rsid w:val="00147AEE"/>
    <w:rsid w:val="00147E04"/>
    <w:rsid w:val="00150769"/>
    <w:rsid w:val="00150C3F"/>
    <w:rsid w:val="00150F7F"/>
    <w:rsid w:val="00151040"/>
    <w:rsid w:val="00151161"/>
    <w:rsid w:val="0015116C"/>
    <w:rsid w:val="00151213"/>
    <w:rsid w:val="001513C9"/>
    <w:rsid w:val="0015152E"/>
    <w:rsid w:val="001517B8"/>
    <w:rsid w:val="00151837"/>
    <w:rsid w:val="00151895"/>
    <w:rsid w:val="0015190A"/>
    <w:rsid w:val="00151E17"/>
    <w:rsid w:val="001521A8"/>
    <w:rsid w:val="0015220F"/>
    <w:rsid w:val="00152441"/>
    <w:rsid w:val="00152813"/>
    <w:rsid w:val="00152A7F"/>
    <w:rsid w:val="001531CA"/>
    <w:rsid w:val="00153438"/>
    <w:rsid w:val="00153603"/>
    <w:rsid w:val="0015384C"/>
    <w:rsid w:val="00153A15"/>
    <w:rsid w:val="00153B36"/>
    <w:rsid w:val="00153EE2"/>
    <w:rsid w:val="001540E8"/>
    <w:rsid w:val="00154A30"/>
    <w:rsid w:val="00154C7C"/>
    <w:rsid w:val="00154D1D"/>
    <w:rsid w:val="00154E66"/>
    <w:rsid w:val="00154EFE"/>
    <w:rsid w:val="001551AA"/>
    <w:rsid w:val="001551C1"/>
    <w:rsid w:val="00155578"/>
    <w:rsid w:val="00155639"/>
    <w:rsid w:val="00155744"/>
    <w:rsid w:val="00155AED"/>
    <w:rsid w:val="00155F27"/>
    <w:rsid w:val="0015635D"/>
    <w:rsid w:val="00156670"/>
    <w:rsid w:val="001567A3"/>
    <w:rsid w:val="001568A0"/>
    <w:rsid w:val="00156FE6"/>
    <w:rsid w:val="001571C2"/>
    <w:rsid w:val="0015722A"/>
    <w:rsid w:val="0015728D"/>
    <w:rsid w:val="00157431"/>
    <w:rsid w:val="00157699"/>
    <w:rsid w:val="00157815"/>
    <w:rsid w:val="00157822"/>
    <w:rsid w:val="0015795C"/>
    <w:rsid w:val="00157AC0"/>
    <w:rsid w:val="00157BB3"/>
    <w:rsid w:val="00160D94"/>
    <w:rsid w:val="00160F1F"/>
    <w:rsid w:val="001611F7"/>
    <w:rsid w:val="0016137D"/>
    <w:rsid w:val="001613C4"/>
    <w:rsid w:val="0016143C"/>
    <w:rsid w:val="001616B7"/>
    <w:rsid w:val="00161749"/>
    <w:rsid w:val="00161BC3"/>
    <w:rsid w:val="0016208A"/>
    <w:rsid w:val="001621FF"/>
    <w:rsid w:val="00162409"/>
    <w:rsid w:val="0016268F"/>
    <w:rsid w:val="0016270E"/>
    <w:rsid w:val="0016286C"/>
    <w:rsid w:val="00162AD9"/>
    <w:rsid w:val="00162EDC"/>
    <w:rsid w:val="00162F7B"/>
    <w:rsid w:val="001635CD"/>
    <w:rsid w:val="001635D2"/>
    <w:rsid w:val="0016360F"/>
    <w:rsid w:val="00163740"/>
    <w:rsid w:val="001639B5"/>
    <w:rsid w:val="00163E2C"/>
    <w:rsid w:val="00163FF9"/>
    <w:rsid w:val="001642C2"/>
    <w:rsid w:val="001643B0"/>
    <w:rsid w:val="001646AC"/>
    <w:rsid w:val="00164E65"/>
    <w:rsid w:val="0016559C"/>
    <w:rsid w:val="0016562D"/>
    <w:rsid w:val="00165D02"/>
    <w:rsid w:val="00165EBF"/>
    <w:rsid w:val="0016600F"/>
    <w:rsid w:val="0016605D"/>
    <w:rsid w:val="00166376"/>
    <w:rsid w:val="00166449"/>
    <w:rsid w:val="0016671E"/>
    <w:rsid w:val="001668B0"/>
    <w:rsid w:val="00166B0B"/>
    <w:rsid w:val="00166BB9"/>
    <w:rsid w:val="00166BF5"/>
    <w:rsid w:val="00166C2D"/>
    <w:rsid w:val="00166CD5"/>
    <w:rsid w:val="00167516"/>
    <w:rsid w:val="00167647"/>
    <w:rsid w:val="001678C6"/>
    <w:rsid w:val="00167B58"/>
    <w:rsid w:val="00167C37"/>
    <w:rsid w:val="001701E5"/>
    <w:rsid w:val="00170290"/>
    <w:rsid w:val="00170465"/>
    <w:rsid w:val="00170525"/>
    <w:rsid w:val="0017082E"/>
    <w:rsid w:val="00170FB1"/>
    <w:rsid w:val="00171130"/>
    <w:rsid w:val="0017114C"/>
    <w:rsid w:val="001711D2"/>
    <w:rsid w:val="0017158B"/>
    <w:rsid w:val="00171634"/>
    <w:rsid w:val="001716DB"/>
    <w:rsid w:val="00171AD4"/>
    <w:rsid w:val="00171B73"/>
    <w:rsid w:val="0017214D"/>
    <w:rsid w:val="001724AD"/>
    <w:rsid w:val="00172512"/>
    <w:rsid w:val="0017255A"/>
    <w:rsid w:val="00172757"/>
    <w:rsid w:val="00172843"/>
    <w:rsid w:val="00172C78"/>
    <w:rsid w:val="00172D2B"/>
    <w:rsid w:val="00172E31"/>
    <w:rsid w:val="00173020"/>
    <w:rsid w:val="00173244"/>
    <w:rsid w:val="001733F0"/>
    <w:rsid w:val="001733F8"/>
    <w:rsid w:val="00173743"/>
    <w:rsid w:val="001738EB"/>
    <w:rsid w:val="001739F8"/>
    <w:rsid w:val="00173A8C"/>
    <w:rsid w:val="00173D1C"/>
    <w:rsid w:val="00173D42"/>
    <w:rsid w:val="00173EC0"/>
    <w:rsid w:val="00173FA0"/>
    <w:rsid w:val="00174239"/>
    <w:rsid w:val="00174763"/>
    <w:rsid w:val="00174890"/>
    <w:rsid w:val="001749D3"/>
    <w:rsid w:val="00174B29"/>
    <w:rsid w:val="00174D55"/>
    <w:rsid w:val="00175071"/>
    <w:rsid w:val="00175136"/>
    <w:rsid w:val="001754DC"/>
    <w:rsid w:val="001754E7"/>
    <w:rsid w:val="0017551A"/>
    <w:rsid w:val="00175520"/>
    <w:rsid w:val="0017553D"/>
    <w:rsid w:val="00175653"/>
    <w:rsid w:val="00175A5B"/>
    <w:rsid w:val="00175AF7"/>
    <w:rsid w:val="00175DC9"/>
    <w:rsid w:val="001763D6"/>
    <w:rsid w:val="00176855"/>
    <w:rsid w:val="00176974"/>
    <w:rsid w:val="00176E76"/>
    <w:rsid w:val="00176ED2"/>
    <w:rsid w:val="00176ED6"/>
    <w:rsid w:val="00177233"/>
    <w:rsid w:val="001774AD"/>
    <w:rsid w:val="001774C5"/>
    <w:rsid w:val="001775F0"/>
    <w:rsid w:val="0017781E"/>
    <w:rsid w:val="00180038"/>
    <w:rsid w:val="00180285"/>
    <w:rsid w:val="0018035F"/>
    <w:rsid w:val="001803F8"/>
    <w:rsid w:val="00180830"/>
    <w:rsid w:val="00180A4B"/>
    <w:rsid w:val="00180C5B"/>
    <w:rsid w:val="001811EC"/>
    <w:rsid w:val="001819CB"/>
    <w:rsid w:val="00181D16"/>
    <w:rsid w:val="00181F44"/>
    <w:rsid w:val="001820B3"/>
    <w:rsid w:val="001823BB"/>
    <w:rsid w:val="001826AA"/>
    <w:rsid w:val="001829DB"/>
    <w:rsid w:val="001829DD"/>
    <w:rsid w:val="0018344C"/>
    <w:rsid w:val="001834E3"/>
    <w:rsid w:val="0018358E"/>
    <w:rsid w:val="00183670"/>
    <w:rsid w:val="001836B2"/>
    <w:rsid w:val="00183A7C"/>
    <w:rsid w:val="00183E60"/>
    <w:rsid w:val="00184401"/>
    <w:rsid w:val="00184554"/>
    <w:rsid w:val="00184651"/>
    <w:rsid w:val="0018479B"/>
    <w:rsid w:val="0018491C"/>
    <w:rsid w:val="00184C62"/>
    <w:rsid w:val="00184CE2"/>
    <w:rsid w:val="001855A4"/>
    <w:rsid w:val="0018567E"/>
    <w:rsid w:val="001857BE"/>
    <w:rsid w:val="001859C5"/>
    <w:rsid w:val="00186097"/>
    <w:rsid w:val="0018650C"/>
    <w:rsid w:val="00186A54"/>
    <w:rsid w:val="00186C5E"/>
    <w:rsid w:val="00186D8C"/>
    <w:rsid w:val="00186F57"/>
    <w:rsid w:val="00187173"/>
    <w:rsid w:val="00187384"/>
    <w:rsid w:val="00187395"/>
    <w:rsid w:val="0018745D"/>
    <w:rsid w:val="001874FD"/>
    <w:rsid w:val="001879C6"/>
    <w:rsid w:val="00187CFD"/>
    <w:rsid w:val="00187E46"/>
    <w:rsid w:val="001900A4"/>
    <w:rsid w:val="00190121"/>
    <w:rsid w:val="0019030C"/>
    <w:rsid w:val="00190383"/>
    <w:rsid w:val="00190A80"/>
    <w:rsid w:val="00190BA4"/>
    <w:rsid w:val="00190C1F"/>
    <w:rsid w:val="00191078"/>
    <w:rsid w:val="0019138E"/>
    <w:rsid w:val="00191390"/>
    <w:rsid w:val="00191B7E"/>
    <w:rsid w:val="00191D84"/>
    <w:rsid w:val="00191F77"/>
    <w:rsid w:val="0019297E"/>
    <w:rsid w:val="001929D6"/>
    <w:rsid w:val="00192B53"/>
    <w:rsid w:val="00192F4B"/>
    <w:rsid w:val="00193109"/>
    <w:rsid w:val="00193461"/>
    <w:rsid w:val="00193518"/>
    <w:rsid w:val="001936E5"/>
    <w:rsid w:val="001938F0"/>
    <w:rsid w:val="00193A43"/>
    <w:rsid w:val="00193A9A"/>
    <w:rsid w:val="00193E49"/>
    <w:rsid w:val="001941EB"/>
    <w:rsid w:val="001945A4"/>
    <w:rsid w:val="001947D2"/>
    <w:rsid w:val="00194873"/>
    <w:rsid w:val="00194B6E"/>
    <w:rsid w:val="0019573C"/>
    <w:rsid w:val="00195AD7"/>
    <w:rsid w:val="00195DE9"/>
    <w:rsid w:val="0019611D"/>
    <w:rsid w:val="0019630B"/>
    <w:rsid w:val="0019662C"/>
    <w:rsid w:val="001966AD"/>
    <w:rsid w:val="00196908"/>
    <w:rsid w:val="0019698A"/>
    <w:rsid w:val="00196B30"/>
    <w:rsid w:val="00196B9F"/>
    <w:rsid w:val="00196BA9"/>
    <w:rsid w:val="00196D0C"/>
    <w:rsid w:val="00197186"/>
    <w:rsid w:val="00197280"/>
    <w:rsid w:val="0019728E"/>
    <w:rsid w:val="001972A7"/>
    <w:rsid w:val="00197319"/>
    <w:rsid w:val="00197463"/>
    <w:rsid w:val="001974BF"/>
    <w:rsid w:val="00197624"/>
    <w:rsid w:val="001978E4"/>
    <w:rsid w:val="00197F94"/>
    <w:rsid w:val="00197FAF"/>
    <w:rsid w:val="001A0273"/>
    <w:rsid w:val="001A064E"/>
    <w:rsid w:val="001A06B4"/>
    <w:rsid w:val="001A0A6F"/>
    <w:rsid w:val="001A0AD8"/>
    <w:rsid w:val="001A0ECF"/>
    <w:rsid w:val="001A0F43"/>
    <w:rsid w:val="001A0FD2"/>
    <w:rsid w:val="001A1012"/>
    <w:rsid w:val="001A10F7"/>
    <w:rsid w:val="001A151D"/>
    <w:rsid w:val="001A15E7"/>
    <w:rsid w:val="001A1C39"/>
    <w:rsid w:val="001A1DE0"/>
    <w:rsid w:val="001A23B8"/>
    <w:rsid w:val="001A258E"/>
    <w:rsid w:val="001A262C"/>
    <w:rsid w:val="001A27C1"/>
    <w:rsid w:val="001A289A"/>
    <w:rsid w:val="001A2B9E"/>
    <w:rsid w:val="001A2F85"/>
    <w:rsid w:val="001A3055"/>
    <w:rsid w:val="001A34AB"/>
    <w:rsid w:val="001A351F"/>
    <w:rsid w:val="001A3520"/>
    <w:rsid w:val="001A38D0"/>
    <w:rsid w:val="001A3B5B"/>
    <w:rsid w:val="001A3D34"/>
    <w:rsid w:val="001A3FC4"/>
    <w:rsid w:val="001A402B"/>
    <w:rsid w:val="001A418B"/>
    <w:rsid w:val="001A4267"/>
    <w:rsid w:val="001A4357"/>
    <w:rsid w:val="001A43F6"/>
    <w:rsid w:val="001A44D0"/>
    <w:rsid w:val="001A477C"/>
    <w:rsid w:val="001A483B"/>
    <w:rsid w:val="001A4914"/>
    <w:rsid w:val="001A49A5"/>
    <w:rsid w:val="001A4C02"/>
    <w:rsid w:val="001A4D50"/>
    <w:rsid w:val="001A4FB5"/>
    <w:rsid w:val="001A4FD3"/>
    <w:rsid w:val="001A5246"/>
    <w:rsid w:val="001A537F"/>
    <w:rsid w:val="001A5859"/>
    <w:rsid w:val="001A5A25"/>
    <w:rsid w:val="001A5AB6"/>
    <w:rsid w:val="001A5B61"/>
    <w:rsid w:val="001A5CB1"/>
    <w:rsid w:val="001A5F35"/>
    <w:rsid w:val="001A6554"/>
    <w:rsid w:val="001A65C5"/>
    <w:rsid w:val="001A6874"/>
    <w:rsid w:val="001A68AB"/>
    <w:rsid w:val="001A69A2"/>
    <w:rsid w:val="001A6BC2"/>
    <w:rsid w:val="001A6D27"/>
    <w:rsid w:val="001A6F56"/>
    <w:rsid w:val="001A6F6D"/>
    <w:rsid w:val="001A7045"/>
    <w:rsid w:val="001A74A8"/>
    <w:rsid w:val="001A76EE"/>
    <w:rsid w:val="001A774A"/>
    <w:rsid w:val="001A7766"/>
    <w:rsid w:val="001A7D78"/>
    <w:rsid w:val="001B0334"/>
    <w:rsid w:val="001B0394"/>
    <w:rsid w:val="001B0469"/>
    <w:rsid w:val="001B0470"/>
    <w:rsid w:val="001B04D7"/>
    <w:rsid w:val="001B059A"/>
    <w:rsid w:val="001B0B3F"/>
    <w:rsid w:val="001B0D38"/>
    <w:rsid w:val="001B0E87"/>
    <w:rsid w:val="001B0F63"/>
    <w:rsid w:val="001B11E7"/>
    <w:rsid w:val="001B12C8"/>
    <w:rsid w:val="001B151B"/>
    <w:rsid w:val="001B18BD"/>
    <w:rsid w:val="001B1A60"/>
    <w:rsid w:val="001B1A87"/>
    <w:rsid w:val="001B21A0"/>
    <w:rsid w:val="001B234A"/>
    <w:rsid w:val="001B2A72"/>
    <w:rsid w:val="001B2A89"/>
    <w:rsid w:val="001B2AC3"/>
    <w:rsid w:val="001B2D9E"/>
    <w:rsid w:val="001B30AA"/>
    <w:rsid w:val="001B3217"/>
    <w:rsid w:val="001B32D2"/>
    <w:rsid w:val="001B32F4"/>
    <w:rsid w:val="001B36BF"/>
    <w:rsid w:val="001B36CC"/>
    <w:rsid w:val="001B3AEB"/>
    <w:rsid w:val="001B3B65"/>
    <w:rsid w:val="001B3BE6"/>
    <w:rsid w:val="001B3C84"/>
    <w:rsid w:val="001B4076"/>
    <w:rsid w:val="001B40A2"/>
    <w:rsid w:val="001B417E"/>
    <w:rsid w:val="001B442B"/>
    <w:rsid w:val="001B496B"/>
    <w:rsid w:val="001B49D0"/>
    <w:rsid w:val="001B4A1F"/>
    <w:rsid w:val="001B4B8B"/>
    <w:rsid w:val="001B4B96"/>
    <w:rsid w:val="001B4EF2"/>
    <w:rsid w:val="001B5200"/>
    <w:rsid w:val="001B54D3"/>
    <w:rsid w:val="001B5535"/>
    <w:rsid w:val="001B58A5"/>
    <w:rsid w:val="001B59EA"/>
    <w:rsid w:val="001B5F2A"/>
    <w:rsid w:val="001B607B"/>
    <w:rsid w:val="001B63A0"/>
    <w:rsid w:val="001B654F"/>
    <w:rsid w:val="001B6663"/>
    <w:rsid w:val="001B6709"/>
    <w:rsid w:val="001B6763"/>
    <w:rsid w:val="001B67CC"/>
    <w:rsid w:val="001B6B05"/>
    <w:rsid w:val="001B6D91"/>
    <w:rsid w:val="001B6DF7"/>
    <w:rsid w:val="001B6E61"/>
    <w:rsid w:val="001B716C"/>
    <w:rsid w:val="001B72D9"/>
    <w:rsid w:val="001B7440"/>
    <w:rsid w:val="001B757E"/>
    <w:rsid w:val="001B767D"/>
    <w:rsid w:val="001B77FB"/>
    <w:rsid w:val="001B7CF1"/>
    <w:rsid w:val="001B7E6E"/>
    <w:rsid w:val="001B7F1F"/>
    <w:rsid w:val="001C010A"/>
    <w:rsid w:val="001C01D5"/>
    <w:rsid w:val="001C02EA"/>
    <w:rsid w:val="001C0444"/>
    <w:rsid w:val="001C0AF6"/>
    <w:rsid w:val="001C0C84"/>
    <w:rsid w:val="001C0F3C"/>
    <w:rsid w:val="001C1844"/>
    <w:rsid w:val="001C1B53"/>
    <w:rsid w:val="001C1C85"/>
    <w:rsid w:val="001C1CA1"/>
    <w:rsid w:val="001C22AD"/>
    <w:rsid w:val="001C261A"/>
    <w:rsid w:val="001C26C5"/>
    <w:rsid w:val="001C2F9E"/>
    <w:rsid w:val="001C3096"/>
    <w:rsid w:val="001C316C"/>
    <w:rsid w:val="001C3220"/>
    <w:rsid w:val="001C33C1"/>
    <w:rsid w:val="001C361A"/>
    <w:rsid w:val="001C3B9E"/>
    <w:rsid w:val="001C3CE2"/>
    <w:rsid w:val="001C3E4C"/>
    <w:rsid w:val="001C3E84"/>
    <w:rsid w:val="001C4086"/>
    <w:rsid w:val="001C4241"/>
    <w:rsid w:val="001C4382"/>
    <w:rsid w:val="001C44D8"/>
    <w:rsid w:val="001C4774"/>
    <w:rsid w:val="001C4D6F"/>
    <w:rsid w:val="001C4FAB"/>
    <w:rsid w:val="001C55A9"/>
    <w:rsid w:val="001C5A7E"/>
    <w:rsid w:val="001C5AD6"/>
    <w:rsid w:val="001C5B0B"/>
    <w:rsid w:val="001C5BE5"/>
    <w:rsid w:val="001C6718"/>
    <w:rsid w:val="001C672F"/>
    <w:rsid w:val="001C6829"/>
    <w:rsid w:val="001C6B1A"/>
    <w:rsid w:val="001C7045"/>
    <w:rsid w:val="001C7540"/>
    <w:rsid w:val="001C75FB"/>
    <w:rsid w:val="001C7799"/>
    <w:rsid w:val="001C78F6"/>
    <w:rsid w:val="001D01F3"/>
    <w:rsid w:val="001D09B8"/>
    <w:rsid w:val="001D0A09"/>
    <w:rsid w:val="001D0E18"/>
    <w:rsid w:val="001D1103"/>
    <w:rsid w:val="001D1254"/>
    <w:rsid w:val="001D1741"/>
    <w:rsid w:val="001D19AE"/>
    <w:rsid w:val="001D19F3"/>
    <w:rsid w:val="001D1A44"/>
    <w:rsid w:val="001D1AD9"/>
    <w:rsid w:val="001D1B07"/>
    <w:rsid w:val="001D1D30"/>
    <w:rsid w:val="001D23F2"/>
    <w:rsid w:val="001D2596"/>
    <w:rsid w:val="001D2601"/>
    <w:rsid w:val="001D28AB"/>
    <w:rsid w:val="001D2C0D"/>
    <w:rsid w:val="001D2CFA"/>
    <w:rsid w:val="001D2EF2"/>
    <w:rsid w:val="001D315E"/>
    <w:rsid w:val="001D3336"/>
    <w:rsid w:val="001D3350"/>
    <w:rsid w:val="001D360A"/>
    <w:rsid w:val="001D376B"/>
    <w:rsid w:val="001D3841"/>
    <w:rsid w:val="001D38E6"/>
    <w:rsid w:val="001D398E"/>
    <w:rsid w:val="001D3D1B"/>
    <w:rsid w:val="001D3F03"/>
    <w:rsid w:val="001D4025"/>
    <w:rsid w:val="001D4055"/>
    <w:rsid w:val="001D419E"/>
    <w:rsid w:val="001D42FB"/>
    <w:rsid w:val="001D43C6"/>
    <w:rsid w:val="001D44B8"/>
    <w:rsid w:val="001D45DA"/>
    <w:rsid w:val="001D46A8"/>
    <w:rsid w:val="001D49F1"/>
    <w:rsid w:val="001D4DCA"/>
    <w:rsid w:val="001D4DDC"/>
    <w:rsid w:val="001D4F39"/>
    <w:rsid w:val="001D4FDC"/>
    <w:rsid w:val="001D5178"/>
    <w:rsid w:val="001D5334"/>
    <w:rsid w:val="001D53FF"/>
    <w:rsid w:val="001D5582"/>
    <w:rsid w:val="001D587E"/>
    <w:rsid w:val="001D58BA"/>
    <w:rsid w:val="001D5D55"/>
    <w:rsid w:val="001D5F5F"/>
    <w:rsid w:val="001D60D0"/>
    <w:rsid w:val="001D62EF"/>
    <w:rsid w:val="001D6524"/>
    <w:rsid w:val="001D6785"/>
    <w:rsid w:val="001D6A53"/>
    <w:rsid w:val="001D6F9F"/>
    <w:rsid w:val="001D70BB"/>
    <w:rsid w:val="001D7134"/>
    <w:rsid w:val="001D7168"/>
    <w:rsid w:val="001D7225"/>
    <w:rsid w:val="001D72FD"/>
    <w:rsid w:val="001D772E"/>
    <w:rsid w:val="001D78AF"/>
    <w:rsid w:val="001D78BF"/>
    <w:rsid w:val="001D7974"/>
    <w:rsid w:val="001D79F2"/>
    <w:rsid w:val="001D7C5A"/>
    <w:rsid w:val="001D7D77"/>
    <w:rsid w:val="001D7DD6"/>
    <w:rsid w:val="001E0334"/>
    <w:rsid w:val="001E03B5"/>
    <w:rsid w:val="001E062A"/>
    <w:rsid w:val="001E0A44"/>
    <w:rsid w:val="001E0F30"/>
    <w:rsid w:val="001E0FC6"/>
    <w:rsid w:val="001E0FF5"/>
    <w:rsid w:val="001E13D2"/>
    <w:rsid w:val="001E1664"/>
    <w:rsid w:val="001E19A3"/>
    <w:rsid w:val="001E1AF1"/>
    <w:rsid w:val="001E1B46"/>
    <w:rsid w:val="001E1DA8"/>
    <w:rsid w:val="001E1FD7"/>
    <w:rsid w:val="001E2058"/>
    <w:rsid w:val="001E2106"/>
    <w:rsid w:val="001E24E0"/>
    <w:rsid w:val="001E266C"/>
    <w:rsid w:val="001E2706"/>
    <w:rsid w:val="001E2981"/>
    <w:rsid w:val="001E2AC9"/>
    <w:rsid w:val="001E2EC1"/>
    <w:rsid w:val="001E2FD1"/>
    <w:rsid w:val="001E314E"/>
    <w:rsid w:val="001E3278"/>
    <w:rsid w:val="001E32E7"/>
    <w:rsid w:val="001E3470"/>
    <w:rsid w:val="001E34FB"/>
    <w:rsid w:val="001E35B9"/>
    <w:rsid w:val="001E3776"/>
    <w:rsid w:val="001E3A0D"/>
    <w:rsid w:val="001E3C52"/>
    <w:rsid w:val="001E3E31"/>
    <w:rsid w:val="001E41D6"/>
    <w:rsid w:val="001E4269"/>
    <w:rsid w:val="001E43B0"/>
    <w:rsid w:val="001E43BF"/>
    <w:rsid w:val="001E447F"/>
    <w:rsid w:val="001E4523"/>
    <w:rsid w:val="001E4625"/>
    <w:rsid w:val="001E4A76"/>
    <w:rsid w:val="001E4B26"/>
    <w:rsid w:val="001E4FF6"/>
    <w:rsid w:val="001E568B"/>
    <w:rsid w:val="001E58FC"/>
    <w:rsid w:val="001E5B4A"/>
    <w:rsid w:val="001E5BA1"/>
    <w:rsid w:val="001E5EEF"/>
    <w:rsid w:val="001E60BA"/>
    <w:rsid w:val="001E6359"/>
    <w:rsid w:val="001E6AEF"/>
    <w:rsid w:val="001E6EAF"/>
    <w:rsid w:val="001E7199"/>
    <w:rsid w:val="001E71FE"/>
    <w:rsid w:val="001E72F7"/>
    <w:rsid w:val="001E73A7"/>
    <w:rsid w:val="001E7679"/>
    <w:rsid w:val="001E779A"/>
    <w:rsid w:val="001E7821"/>
    <w:rsid w:val="001E7986"/>
    <w:rsid w:val="001E7A1B"/>
    <w:rsid w:val="001E7A4D"/>
    <w:rsid w:val="001E7D61"/>
    <w:rsid w:val="001E7D67"/>
    <w:rsid w:val="001F005B"/>
    <w:rsid w:val="001F0B4C"/>
    <w:rsid w:val="001F0B9B"/>
    <w:rsid w:val="001F0E41"/>
    <w:rsid w:val="001F134A"/>
    <w:rsid w:val="001F1494"/>
    <w:rsid w:val="001F1522"/>
    <w:rsid w:val="001F1604"/>
    <w:rsid w:val="001F1A96"/>
    <w:rsid w:val="001F1BD0"/>
    <w:rsid w:val="001F1D9D"/>
    <w:rsid w:val="001F1F5C"/>
    <w:rsid w:val="001F2398"/>
    <w:rsid w:val="001F24CB"/>
    <w:rsid w:val="001F2728"/>
    <w:rsid w:val="001F305A"/>
    <w:rsid w:val="001F375C"/>
    <w:rsid w:val="001F3894"/>
    <w:rsid w:val="001F462E"/>
    <w:rsid w:val="001F468B"/>
    <w:rsid w:val="001F4937"/>
    <w:rsid w:val="001F4A78"/>
    <w:rsid w:val="001F4A93"/>
    <w:rsid w:val="001F4B6C"/>
    <w:rsid w:val="001F4FC0"/>
    <w:rsid w:val="001F509A"/>
    <w:rsid w:val="001F5364"/>
    <w:rsid w:val="001F55C4"/>
    <w:rsid w:val="001F55E2"/>
    <w:rsid w:val="001F573E"/>
    <w:rsid w:val="001F577C"/>
    <w:rsid w:val="001F5789"/>
    <w:rsid w:val="001F57AD"/>
    <w:rsid w:val="001F5A5C"/>
    <w:rsid w:val="001F61A8"/>
    <w:rsid w:val="001F66EC"/>
    <w:rsid w:val="001F6846"/>
    <w:rsid w:val="001F6849"/>
    <w:rsid w:val="001F7241"/>
    <w:rsid w:val="001F72D0"/>
    <w:rsid w:val="001F7359"/>
    <w:rsid w:val="001F7536"/>
    <w:rsid w:val="001F76E7"/>
    <w:rsid w:val="001F7761"/>
    <w:rsid w:val="001F7991"/>
    <w:rsid w:val="001F7C03"/>
    <w:rsid w:val="001F7D56"/>
    <w:rsid w:val="00200092"/>
    <w:rsid w:val="00200188"/>
    <w:rsid w:val="002001DC"/>
    <w:rsid w:val="002002E4"/>
    <w:rsid w:val="0020079F"/>
    <w:rsid w:val="002008BB"/>
    <w:rsid w:val="00200A21"/>
    <w:rsid w:val="00200D7B"/>
    <w:rsid w:val="00200E57"/>
    <w:rsid w:val="00200F5C"/>
    <w:rsid w:val="002012DD"/>
    <w:rsid w:val="00201604"/>
    <w:rsid w:val="002016B7"/>
    <w:rsid w:val="002017BB"/>
    <w:rsid w:val="002018A7"/>
    <w:rsid w:val="00201A9D"/>
    <w:rsid w:val="00201B7B"/>
    <w:rsid w:val="00201C5C"/>
    <w:rsid w:val="002020A7"/>
    <w:rsid w:val="002021F0"/>
    <w:rsid w:val="00202363"/>
    <w:rsid w:val="002023DC"/>
    <w:rsid w:val="0020241A"/>
    <w:rsid w:val="00202424"/>
    <w:rsid w:val="002025AA"/>
    <w:rsid w:val="002026E4"/>
    <w:rsid w:val="00203078"/>
    <w:rsid w:val="002032FD"/>
    <w:rsid w:val="00203755"/>
    <w:rsid w:val="00203771"/>
    <w:rsid w:val="00203A10"/>
    <w:rsid w:val="00203AC4"/>
    <w:rsid w:val="00203B2F"/>
    <w:rsid w:val="00203D43"/>
    <w:rsid w:val="00203DE2"/>
    <w:rsid w:val="0020408F"/>
    <w:rsid w:val="002042A4"/>
    <w:rsid w:val="00204A4E"/>
    <w:rsid w:val="0020505C"/>
    <w:rsid w:val="00205518"/>
    <w:rsid w:val="00205775"/>
    <w:rsid w:val="002058D2"/>
    <w:rsid w:val="00205A78"/>
    <w:rsid w:val="00205B11"/>
    <w:rsid w:val="00205CA8"/>
    <w:rsid w:val="00205DC9"/>
    <w:rsid w:val="00205DFE"/>
    <w:rsid w:val="00205E5E"/>
    <w:rsid w:val="0020609C"/>
    <w:rsid w:val="0020617D"/>
    <w:rsid w:val="00206194"/>
    <w:rsid w:val="002062AB"/>
    <w:rsid w:val="002068DE"/>
    <w:rsid w:val="00206906"/>
    <w:rsid w:val="00206A52"/>
    <w:rsid w:val="00206B31"/>
    <w:rsid w:val="00207087"/>
    <w:rsid w:val="00207144"/>
    <w:rsid w:val="00207318"/>
    <w:rsid w:val="00207582"/>
    <w:rsid w:val="0020759C"/>
    <w:rsid w:val="002075A4"/>
    <w:rsid w:val="0021004B"/>
    <w:rsid w:val="002106D9"/>
    <w:rsid w:val="00210850"/>
    <w:rsid w:val="002109C4"/>
    <w:rsid w:val="00210B12"/>
    <w:rsid w:val="00210EDE"/>
    <w:rsid w:val="0021104F"/>
    <w:rsid w:val="002110A3"/>
    <w:rsid w:val="002116EB"/>
    <w:rsid w:val="00211816"/>
    <w:rsid w:val="00211919"/>
    <w:rsid w:val="00211959"/>
    <w:rsid w:val="00211AF5"/>
    <w:rsid w:val="00211B9F"/>
    <w:rsid w:val="00211ECC"/>
    <w:rsid w:val="00211ECE"/>
    <w:rsid w:val="00212377"/>
    <w:rsid w:val="00212791"/>
    <w:rsid w:val="0021287B"/>
    <w:rsid w:val="00212DE5"/>
    <w:rsid w:val="00212E0A"/>
    <w:rsid w:val="00213406"/>
    <w:rsid w:val="00213487"/>
    <w:rsid w:val="002135A6"/>
    <w:rsid w:val="002136B5"/>
    <w:rsid w:val="00213DD3"/>
    <w:rsid w:val="00213E5B"/>
    <w:rsid w:val="00214149"/>
    <w:rsid w:val="002142D8"/>
    <w:rsid w:val="0021483F"/>
    <w:rsid w:val="0021488C"/>
    <w:rsid w:val="00214C75"/>
    <w:rsid w:val="00214D5A"/>
    <w:rsid w:val="00214E4B"/>
    <w:rsid w:val="00214F76"/>
    <w:rsid w:val="00215064"/>
    <w:rsid w:val="002155EE"/>
    <w:rsid w:val="00215691"/>
    <w:rsid w:val="002156DE"/>
    <w:rsid w:val="00215888"/>
    <w:rsid w:val="002159BC"/>
    <w:rsid w:val="00215CF5"/>
    <w:rsid w:val="00216007"/>
    <w:rsid w:val="00216071"/>
    <w:rsid w:val="00216214"/>
    <w:rsid w:val="0021628A"/>
    <w:rsid w:val="0021636B"/>
    <w:rsid w:val="0021636C"/>
    <w:rsid w:val="0021637E"/>
    <w:rsid w:val="00216442"/>
    <w:rsid w:val="002169A5"/>
    <w:rsid w:val="00216AD8"/>
    <w:rsid w:val="00216C31"/>
    <w:rsid w:val="00216E28"/>
    <w:rsid w:val="00216E64"/>
    <w:rsid w:val="00217021"/>
    <w:rsid w:val="00217133"/>
    <w:rsid w:val="00217168"/>
    <w:rsid w:val="00217382"/>
    <w:rsid w:val="002173D1"/>
    <w:rsid w:val="00217479"/>
    <w:rsid w:val="002174F4"/>
    <w:rsid w:val="00217553"/>
    <w:rsid w:val="002175A8"/>
    <w:rsid w:val="002177A5"/>
    <w:rsid w:val="00217878"/>
    <w:rsid w:val="00217C33"/>
    <w:rsid w:val="0022009D"/>
    <w:rsid w:val="002201B5"/>
    <w:rsid w:val="00220269"/>
    <w:rsid w:val="00220319"/>
    <w:rsid w:val="00220403"/>
    <w:rsid w:val="00220716"/>
    <w:rsid w:val="00220791"/>
    <w:rsid w:val="002208C5"/>
    <w:rsid w:val="002208E8"/>
    <w:rsid w:val="0022091B"/>
    <w:rsid w:val="002209C2"/>
    <w:rsid w:val="00220C81"/>
    <w:rsid w:val="00220DC3"/>
    <w:rsid w:val="00221179"/>
    <w:rsid w:val="002213D4"/>
    <w:rsid w:val="00221405"/>
    <w:rsid w:val="00221709"/>
    <w:rsid w:val="002217B8"/>
    <w:rsid w:val="002217CA"/>
    <w:rsid w:val="002219CC"/>
    <w:rsid w:val="00221B02"/>
    <w:rsid w:val="00221B69"/>
    <w:rsid w:val="00221FB3"/>
    <w:rsid w:val="00221FCE"/>
    <w:rsid w:val="002221FD"/>
    <w:rsid w:val="002224EB"/>
    <w:rsid w:val="00222665"/>
    <w:rsid w:val="0022276C"/>
    <w:rsid w:val="00222906"/>
    <w:rsid w:val="00222B84"/>
    <w:rsid w:val="00222C26"/>
    <w:rsid w:val="00222C5B"/>
    <w:rsid w:val="00222D97"/>
    <w:rsid w:val="00222E8D"/>
    <w:rsid w:val="00222F1D"/>
    <w:rsid w:val="002230B7"/>
    <w:rsid w:val="00223120"/>
    <w:rsid w:val="002231CE"/>
    <w:rsid w:val="00223280"/>
    <w:rsid w:val="0022339A"/>
    <w:rsid w:val="00223620"/>
    <w:rsid w:val="002236FE"/>
    <w:rsid w:val="00223763"/>
    <w:rsid w:val="002239E2"/>
    <w:rsid w:val="00223A0E"/>
    <w:rsid w:val="00223B64"/>
    <w:rsid w:val="00223B78"/>
    <w:rsid w:val="00223FB0"/>
    <w:rsid w:val="00224104"/>
    <w:rsid w:val="0022412F"/>
    <w:rsid w:val="0022416E"/>
    <w:rsid w:val="002241E7"/>
    <w:rsid w:val="00224635"/>
    <w:rsid w:val="00224670"/>
    <w:rsid w:val="002249F4"/>
    <w:rsid w:val="00224E07"/>
    <w:rsid w:val="0022508C"/>
    <w:rsid w:val="00225143"/>
    <w:rsid w:val="00225422"/>
    <w:rsid w:val="00225496"/>
    <w:rsid w:val="0022569B"/>
    <w:rsid w:val="002256F0"/>
    <w:rsid w:val="0022579F"/>
    <w:rsid w:val="00225A6D"/>
    <w:rsid w:val="00225AD2"/>
    <w:rsid w:val="00225BDE"/>
    <w:rsid w:val="00225BE6"/>
    <w:rsid w:val="00225C08"/>
    <w:rsid w:val="00225C75"/>
    <w:rsid w:val="00225D2E"/>
    <w:rsid w:val="00225EB3"/>
    <w:rsid w:val="00226279"/>
    <w:rsid w:val="0022675B"/>
    <w:rsid w:val="00226B01"/>
    <w:rsid w:val="00226B12"/>
    <w:rsid w:val="00226E57"/>
    <w:rsid w:val="00226EED"/>
    <w:rsid w:val="00226EFD"/>
    <w:rsid w:val="00226FE3"/>
    <w:rsid w:val="002270AB"/>
    <w:rsid w:val="00227595"/>
    <w:rsid w:val="002275AB"/>
    <w:rsid w:val="00227842"/>
    <w:rsid w:val="00227A5C"/>
    <w:rsid w:val="00227B10"/>
    <w:rsid w:val="00227CD2"/>
    <w:rsid w:val="00227D6B"/>
    <w:rsid w:val="00227E5A"/>
    <w:rsid w:val="00230218"/>
    <w:rsid w:val="002302DA"/>
    <w:rsid w:val="002302FC"/>
    <w:rsid w:val="002307A8"/>
    <w:rsid w:val="00230A51"/>
    <w:rsid w:val="00230EA8"/>
    <w:rsid w:val="00230FE4"/>
    <w:rsid w:val="00231001"/>
    <w:rsid w:val="00231105"/>
    <w:rsid w:val="002313BB"/>
    <w:rsid w:val="002315B7"/>
    <w:rsid w:val="00231777"/>
    <w:rsid w:val="00231B28"/>
    <w:rsid w:val="00231BD0"/>
    <w:rsid w:val="00231E7A"/>
    <w:rsid w:val="002320B5"/>
    <w:rsid w:val="00232399"/>
    <w:rsid w:val="0023251E"/>
    <w:rsid w:val="00232639"/>
    <w:rsid w:val="00232753"/>
    <w:rsid w:val="00232755"/>
    <w:rsid w:val="002328B9"/>
    <w:rsid w:val="00232924"/>
    <w:rsid w:val="00232A7E"/>
    <w:rsid w:val="00232BDB"/>
    <w:rsid w:val="00232C7E"/>
    <w:rsid w:val="00232CA1"/>
    <w:rsid w:val="00232EA5"/>
    <w:rsid w:val="00232F2B"/>
    <w:rsid w:val="002330CB"/>
    <w:rsid w:val="002332A4"/>
    <w:rsid w:val="00233359"/>
    <w:rsid w:val="0023379C"/>
    <w:rsid w:val="002337AC"/>
    <w:rsid w:val="002339D5"/>
    <w:rsid w:val="00233CB5"/>
    <w:rsid w:val="00233E6D"/>
    <w:rsid w:val="00233F83"/>
    <w:rsid w:val="00234099"/>
    <w:rsid w:val="002346BD"/>
    <w:rsid w:val="0023481F"/>
    <w:rsid w:val="00234825"/>
    <w:rsid w:val="00234973"/>
    <w:rsid w:val="00234B31"/>
    <w:rsid w:val="00234D8B"/>
    <w:rsid w:val="00234DB9"/>
    <w:rsid w:val="00234E98"/>
    <w:rsid w:val="002351BD"/>
    <w:rsid w:val="002354D2"/>
    <w:rsid w:val="0023555A"/>
    <w:rsid w:val="00235585"/>
    <w:rsid w:val="00235668"/>
    <w:rsid w:val="002357FB"/>
    <w:rsid w:val="00235F97"/>
    <w:rsid w:val="00236380"/>
    <w:rsid w:val="00236609"/>
    <w:rsid w:val="0023683B"/>
    <w:rsid w:val="0023695B"/>
    <w:rsid w:val="00236A9F"/>
    <w:rsid w:val="00236E33"/>
    <w:rsid w:val="00236F8D"/>
    <w:rsid w:val="0023717B"/>
    <w:rsid w:val="00237388"/>
    <w:rsid w:val="00237411"/>
    <w:rsid w:val="00237448"/>
    <w:rsid w:val="0023765E"/>
    <w:rsid w:val="002378E0"/>
    <w:rsid w:val="00237E15"/>
    <w:rsid w:val="00237FFD"/>
    <w:rsid w:val="002400D0"/>
    <w:rsid w:val="002401CD"/>
    <w:rsid w:val="0024024A"/>
    <w:rsid w:val="002404CC"/>
    <w:rsid w:val="002406D7"/>
    <w:rsid w:val="002409CC"/>
    <w:rsid w:val="00240D2D"/>
    <w:rsid w:val="00241440"/>
    <w:rsid w:val="00241842"/>
    <w:rsid w:val="00241D4A"/>
    <w:rsid w:val="00242231"/>
    <w:rsid w:val="00242394"/>
    <w:rsid w:val="00242477"/>
    <w:rsid w:val="00242528"/>
    <w:rsid w:val="002428D4"/>
    <w:rsid w:val="00242915"/>
    <w:rsid w:val="00242A9B"/>
    <w:rsid w:val="00242D2B"/>
    <w:rsid w:val="00242DFD"/>
    <w:rsid w:val="00242E51"/>
    <w:rsid w:val="00242E8C"/>
    <w:rsid w:val="00242EB4"/>
    <w:rsid w:val="00242EE4"/>
    <w:rsid w:val="00242FDF"/>
    <w:rsid w:val="00243002"/>
    <w:rsid w:val="002432B6"/>
    <w:rsid w:val="002432F1"/>
    <w:rsid w:val="002433D7"/>
    <w:rsid w:val="00243594"/>
    <w:rsid w:val="00243616"/>
    <w:rsid w:val="002436E6"/>
    <w:rsid w:val="00243B54"/>
    <w:rsid w:val="00243B75"/>
    <w:rsid w:val="00243E96"/>
    <w:rsid w:val="0024405E"/>
    <w:rsid w:val="00244072"/>
    <w:rsid w:val="00244129"/>
    <w:rsid w:val="002442FA"/>
    <w:rsid w:val="00244A68"/>
    <w:rsid w:val="00244A70"/>
    <w:rsid w:val="00244D49"/>
    <w:rsid w:val="00244E39"/>
    <w:rsid w:val="00244E7A"/>
    <w:rsid w:val="00244E8D"/>
    <w:rsid w:val="00244FD0"/>
    <w:rsid w:val="002451BD"/>
    <w:rsid w:val="00245221"/>
    <w:rsid w:val="002452A9"/>
    <w:rsid w:val="0024534E"/>
    <w:rsid w:val="002455A1"/>
    <w:rsid w:val="002459D6"/>
    <w:rsid w:val="002459EF"/>
    <w:rsid w:val="00245ADC"/>
    <w:rsid w:val="00245AE4"/>
    <w:rsid w:val="00245EC9"/>
    <w:rsid w:val="00245F6C"/>
    <w:rsid w:val="00246163"/>
    <w:rsid w:val="002462EF"/>
    <w:rsid w:val="002464A6"/>
    <w:rsid w:val="0024694B"/>
    <w:rsid w:val="00246E2A"/>
    <w:rsid w:val="00246EBB"/>
    <w:rsid w:val="00246FEA"/>
    <w:rsid w:val="00247103"/>
    <w:rsid w:val="0024747F"/>
    <w:rsid w:val="002474B7"/>
    <w:rsid w:val="00247777"/>
    <w:rsid w:val="00247788"/>
    <w:rsid w:val="002478C8"/>
    <w:rsid w:val="00247E8B"/>
    <w:rsid w:val="00247EF3"/>
    <w:rsid w:val="00250099"/>
    <w:rsid w:val="002500F6"/>
    <w:rsid w:val="0025048B"/>
    <w:rsid w:val="00250637"/>
    <w:rsid w:val="002508D0"/>
    <w:rsid w:val="00250926"/>
    <w:rsid w:val="00250BFD"/>
    <w:rsid w:val="00250D26"/>
    <w:rsid w:val="002510F0"/>
    <w:rsid w:val="0025150F"/>
    <w:rsid w:val="0025159A"/>
    <w:rsid w:val="00251655"/>
    <w:rsid w:val="00251BE6"/>
    <w:rsid w:val="00251EA6"/>
    <w:rsid w:val="00252071"/>
    <w:rsid w:val="00252276"/>
    <w:rsid w:val="002525A0"/>
    <w:rsid w:val="00252655"/>
    <w:rsid w:val="0025271F"/>
    <w:rsid w:val="00252739"/>
    <w:rsid w:val="00252828"/>
    <w:rsid w:val="0025295D"/>
    <w:rsid w:val="002529F6"/>
    <w:rsid w:val="00252A11"/>
    <w:rsid w:val="00252AAF"/>
    <w:rsid w:val="00252DF9"/>
    <w:rsid w:val="00252E48"/>
    <w:rsid w:val="00252F36"/>
    <w:rsid w:val="00252F6F"/>
    <w:rsid w:val="00253191"/>
    <w:rsid w:val="0025334F"/>
    <w:rsid w:val="0025338D"/>
    <w:rsid w:val="00253430"/>
    <w:rsid w:val="002535F4"/>
    <w:rsid w:val="00253FBE"/>
    <w:rsid w:val="00253FC0"/>
    <w:rsid w:val="0025409A"/>
    <w:rsid w:val="0025442E"/>
    <w:rsid w:val="00254463"/>
    <w:rsid w:val="002547E9"/>
    <w:rsid w:val="00254C7C"/>
    <w:rsid w:val="00254EDB"/>
    <w:rsid w:val="002551ED"/>
    <w:rsid w:val="00255433"/>
    <w:rsid w:val="002556A9"/>
    <w:rsid w:val="002557F2"/>
    <w:rsid w:val="002558CE"/>
    <w:rsid w:val="00255A63"/>
    <w:rsid w:val="00255C54"/>
    <w:rsid w:val="00255CD0"/>
    <w:rsid w:val="00255E6E"/>
    <w:rsid w:val="002560E7"/>
    <w:rsid w:val="00256165"/>
    <w:rsid w:val="00256721"/>
    <w:rsid w:val="002567DC"/>
    <w:rsid w:val="00256ACB"/>
    <w:rsid w:val="00256BC0"/>
    <w:rsid w:val="00256C99"/>
    <w:rsid w:val="00256EED"/>
    <w:rsid w:val="00256F81"/>
    <w:rsid w:val="00256F9F"/>
    <w:rsid w:val="00256FBC"/>
    <w:rsid w:val="0025759C"/>
    <w:rsid w:val="002575A7"/>
    <w:rsid w:val="0025799A"/>
    <w:rsid w:val="00257B42"/>
    <w:rsid w:val="002600DC"/>
    <w:rsid w:val="002603D5"/>
    <w:rsid w:val="002604DD"/>
    <w:rsid w:val="002607C8"/>
    <w:rsid w:val="002609C9"/>
    <w:rsid w:val="00260ABF"/>
    <w:rsid w:val="00260B7E"/>
    <w:rsid w:val="00261287"/>
    <w:rsid w:val="002612FA"/>
    <w:rsid w:val="002613CC"/>
    <w:rsid w:val="00261524"/>
    <w:rsid w:val="00261642"/>
    <w:rsid w:val="00261B35"/>
    <w:rsid w:val="00261EC5"/>
    <w:rsid w:val="00261FA6"/>
    <w:rsid w:val="00262093"/>
    <w:rsid w:val="002620B4"/>
    <w:rsid w:val="00262233"/>
    <w:rsid w:val="002624C6"/>
    <w:rsid w:val="00262530"/>
    <w:rsid w:val="0026281A"/>
    <w:rsid w:val="00262828"/>
    <w:rsid w:val="00262BAF"/>
    <w:rsid w:val="00262C90"/>
    <w:rsid w:val="0026305D"/>
    <w:rsid w:val="002631C0"/>
    <w:rsid w:val="0026323C"/>
    <w:rsid w:val="0026368B"/>
    <w:rsid w:val="00264032"/>
    <w:rsid w:val="00264104"/>
    <w:rsid w:val="002645EA"/>
    <w:rsid w:val="00264755"/>
    <w:rsid w:val="00264773"/>
    <w:rsid w:val="002647A4"/>
    <w:rsid w:val="002649F3"/>
    <w:rsid w:val="00264E61"/>
    <w:rsid w:val="002651F1"/>
    <w:rsid w:val="00265290"/>
    <w:rsid w:val="002652A3"/>
    <w:rsid w:val="0026538D"/>
    <w:rsid w:val="00265395"/>
    <w:rsid w:val="002654B2"/>
    <w:rsid w:val="002655A2"/>
    <w:rsid w:val="00265609"/>
    <w:rsid w:val="002656CE"/>
    <w:rsid w:val="0026585A"/>
    <w:rsid w:val="00265866"/>
    <w:rsid w:val="0026591D"/>
    <w:rsid w:val="0026598A"/>
    <w:rsid w:val="00265C5A"/>
    <w:rsid w:val="00265D99"/>
    <w:rsid w:val="00265F4A"/>
    <w:rsid w:val="00266498"/>
    <w:rsid w:val="00266595"/>
    <w:rsid w:val="002667F9"/>
    <w:rsid w:val="00266955"/>
    <w:rsid w:val="00266B0A"/>
    <w:rsid w:val="00266CC1"/>
    <w:rsid w:val="00266E99"/>
    <w:rsid w:val="00267196"/>
    <w:rsid w:val="002672D6"/>
    <w:rsid w:val="00267365"/>
    <w:rsid w:val="00267717"/>
    <w:rsid w:val="0026787D"/>
    <w:rsid w:val="002678D2"/>
    <w:rsid w:val="00267922"/>
    <w:rsid w:val="00267B4E"/>
    <w:rsid w:val="0027003E"/>
    <w:rsid w:val="0027018C"/>
    <w:rsid w:val="00270502"/>
    <w:rsid w:val="00270A97"/>
    <w:rsid w:val="00270CAA"/>
    <w:rsid w:val="00270CC3"/>
    <w:rsid w:val="00270D09"/>
    <w:rsid w:val="002710A7"/>
    <w:rsid w:val="00271113"/>
    <w:rsid w:val="00271196"/>
    <w:rsid w:val="002714C9"/>
    <w:rsid w:val="00271829"/>
    <w:rsid w:val="00271841"/>
    <w:rsid w:val="00271BD4"/>
    <w:rsid w:val="00271EA7"/>
    <w:rsid w:val="00271F37"/>
    <w:rsid w:val="0027202D"/>
    <w:rsid w:val="002721B7"/>
    <w:rsid w:val="002723E4"/>
    <w:rsid w:val="00272418"/>
    <w:rsid w:val="00272477"/>
    <w:rsid w:val="00272822"/>
    <w:rsid w:val="00272867"/>
    <w:rsid w:val="002729F0"/>
    <w:rsid w:val="00272A13"/>
    <w:rsid w:val="00272BF6"/>
    <w:rsid w:val="002730BE"/>
    <w:rsid w:val="00273202"/>
    <w:rsid w:val="0027339A"/>
    <w:rsid w:val="0027340C"/>
    <w:rsid w:val="002735F5"/>
    <w:rsid w:val="002736EC"/>
    <w:rsid w:val="00273A5F"/>
    <w:rsid w:val="00273A65"/>
    <w:rsid w:val="00273ADE"/>
    <w:rsid w:val="00273C71"/>
    <w:rsid w:val="00273CD5"/>
    <w:rsid w:val="00274085"/>
    <w:rsid w:val="00274136"/>
    <w:rsid w:val="0027445E"/>
    <w:rsid w:val="0027448E"/>
    <w:rsid w:val="002744FE"/>
    <w:rsid w:val="00274913"/>
    <w:rsid w:val="00274991"/>
    <w:rsid w:val="00274A66"/>
    <w:rsid w:val="00274BF1"/>
    <w:rsid w:val="00275100"/>
    <w:rsid w:val="0027511A"/>
    <w:rsid w:val="00275132"/>
    <w:rsid w:val="0027540C"/>
    <w:rsid w:val="002754EA"/>
    <w:rsid w:val="002754F8"/>
    <w:rsid w:val="002756A9"/>
    <w:rsid w:val="002758FF"/>
    <w:rsid w:val="002759F4"/>
    <w:rsid w:val="00275A3F"/>
    <w:rsid w:val="00275ED8"/>
    <w:rsid w:val="00277037"/>
    <w:rsid w:val="0027741B"/>
    <w:rsid w:val="002775D0"/>
    <w:rsid w:val="002777D7"/>
    <w:rsid w:val="00277DDD"/>
    <w:rsid w:val="00277E74"/>
    <w:rsid w:val="00277FC7"/>
    <w:rsid w:val="0028015F"/>
    <w:rsid w:val="002807C0"/>
    <w:rsid w:val="00280A27"/>
    <w:rsid w:val="00280CD4"/>
    <w:rsid w:val="0028112B"/>
    <w:rsid w:val="00281872"/>
    <w:rsid w:val="00281B35"/>
    <w:rsid w:val="00281E88"/>
    <w:rsid w:val="00281EA0"/>
    <w:rsid w:val="00282ABD"/>
    <w:rsid w:val="00282B64"/>
    <w:rsid w:val="00282CEA"/>
    <w:rsid w:val="00282D65"/>
    <w:rsid w:val="0028309F"/>
    <w:rsid w:val="002831DB"/>
    <w:rsid w:val="002831E3"/>
    <w:rsid w:val="002835C8"/>
    <w:rsid w:val="00283607"/>
    <w:rsid w:val="0028368B"/>
    <w:rsid w:val="0028369E"/>
    <w:rsid w:val="002836BF"/>
    <w:rsid w:val="0028386E"/>
    <w:rsid w:val="00283C52"/>
    <w:rsid w:val="00283C70"/>
    <w:rsid w:val="00283EA1"/>
    <w:rsid w:val="00284270"/>
    <w:rsid w:val="0028436F"/>
    <w:rsid w:val="0028473D"/>
    <w:rsid w:val="002848B2"/>
    <w:rsid w:val="00284BC7"/>
    <w:rsid w:val="00284C3B"/>
    <w:rsid w:val="00284C9E"/>
    <w:rsid w:val="00284CC0"/>
    <w:rsid w:val="00284D90"/>
    <w:rsid w:val="00284F25"/>
    <w:rsid w:val="00284F80"/>
    <w:rsid w:val="002850EC"/>
    <w:rsid w:val="0028533A"/>
    <w:rsid w:val="002858A0"/>
    <w:rsid w:val="00285AC5"/>
    <w:rsid w:val="00285B6C"/>
    <w:rsid w:val="00285BB4"/>
    <w:rsid w:val="00285F1D"/>
    <w:rsid w:val="002863DC"/>
    <w:rsid w:val="0028676B"/>
    <w:rsid w:val="002869C3"/>
    <w:rsid w:val="002869EA"/>
    <w:rsid w:val="00286DA3"/>
    <w:rsid w:val="00286E82"/>
    <w:rsid w:val="00287407"/>
    <w:rsid w:val="002877DD"/>
    <w:rsid w:val="00287B4D"/>
    <w:rsid w:val="00287D0F"/>
    <w:rsid w:val="00287F38"/>
    <w:rsid w:val="00287F39"/>
    <w:rsid w:val="00287FCD"/>
    <w:rsid w:val="002901B6"/>
    <w:rsid w:val="0029020B"/>
    <w:rsid w:val="00290248"/>
    <w:rsid w:val="0029033C"/>
    <w:rsid w:val="00290493"/>
    <w:rsid w:val="0029049B"/>
    <w:rsid w:val="0029052A"/>
    <w:rsid w:val="00290835"/>
    <w:rsid w:val="0029099A"/>
    <w:rsid w:val="00290B5F"/>
    <w:rsid w:val="00290BE6"/>
    <w:rsid w:val="00291492"/>
    <w:rsid w:val="002917C3"/>
    <w:rsid w:val="00291878"/>
    <w:rsid w:val="00291D91"/>
    <w:rsid w:val="00292042"/>
    <w:rsid w:val="002920DC"/>
    <w:rsid w:val="0029213D"/>
    <w:rsid w:val="0029246C"/>
    <w:rsid w:val="00292558"/>
    <w:rsid w:val="0029272A"/>
    <w:rsid w:val="00292754"/>
    <w:rsid w:val="00292769"/>
    <w:rsid w:val="002927D1"/>
    <w:rsid w:val="002928FF"/>
    <w:rsid w:val="00292905"/>
    <w:rsid w:val="00292BF4"/>
    <w:rsid w:val="00292C37"/>
    <w:rsid w:val="00292DD4"/>
    <w:rsid w:val="00292E7B"/>
    <w:rsid w:val="00292FED"/>
    <w:rsid w:val="0029307C"/>
    <w:rsid w:val="00293213"/>
    <w:rsid w:val="002933B8"/>
    <w:rsid w:val="00293475"/>
    <w:rsid w:val="00293974"/>
    <w:rsid w:val="00293977"/>
    <w:rsid w:val="00293A8E"/>
    <w:rsid w:val="00293AFD"/>
    <w:rsid w:val="00293C4C"/>
    <w:rsid w:val="00293C75"/>
    <w:rsid w:val="00293D04"/>
    <w:rsid w:val="002941AF"/>
    <w:rsid w:val="00294445"/>
    <w:rsid w:val="0029488C"/>
    <w:rsid w:val="002949B9"/>
    <w:rsid w:val="00294A85"/>
    <w:rsid w:val="00294A8C"/>
    <w:rsid w:val="00294CEF"/>
    <w:rsid w:val="00294D36"/>
    <w:rsid w:val="00295073"/>
    <w:rsid w:val="0029515C"/>
    <w:rsid w:val="00295178"/>
    <w:rsid w:val="00295215"/>
    <w:rsid w:val="00295266"/>
    <w:rsid w:val="00295496"/>
    <w:rsid w:val="0029597E"/>
    <w:rsid w:val="00295A4F"/>
    <w:rsid w:val="00295D86"/>
    <w:rsid w:val="00295EE8"/>
    <w:rsid w:val="00295FC5"/>
    <w:rsid w:val="0029604C"/>
    <w:rsid w:val="002960B5"/>
    <w:rsid w:val="002960E6"/>
    <w:rsid w:val="0029610C"/>
    <w:rsid w:val="002961EB"/>
    <w:rsid w:val="00296636"/>
    <w:rsid w:val="00296681"/>
    <w:rsid w:val="002966B2"/>
    <w:rsid w:val="00296916"/>
    <w:rsid w:val="00296EE4"/>
    <w:rsid w:val="00296F17"/>
    <w:rsid w:val="00297413"/>
    <w:rsid w:val="002976B8"/>
    <w:rsid w:val="00297836"/>
    <w:rsid w:val="00297A20"/>
    <w:rsid w:val="00297BA8"/>
    <w:rsid w:val="00297C1D"/>
    <w:rsid w:val="00297D56"/>
    <w:rsid w:val="002A0046"/>
    <w:rsid w:val="002A023E"/>
    <w:rsid w:val="002A044D"/>
    <w:rsid w:val="002A05DD"/>
    <w:rsid w:val="002A070F"/>
    <w:rsid w:val="002A0C6F"/>
    <w:rsid w:val="002A0CE9"/>
    <w:rsid w:val="002A0D77"/>
    <w:rsid w:val="002A0E15"/>
    <w:rsid w:val="002A0F00"/>
    <w:rsid w:val="002A1249"/>
    <w:rsid w:val="002A1700"/>
    <w:rsid w:val="002A18C0"/>
    <w:rsid w:val="002A1B1F"/>
    <w:rsid w:val="002A1BF8"/>
    <w:rsid w:val="002A1C28"/>
    <w:rsid w:val="002A1F0E"/>
    <w:rsid w:val="002A258D"/>
    <w:rsid w:val="002A25A7"/>
    <w:rsid w:val="002A266E"/>
    <w:rsid w:val="002A2811"/>
    <w:rsid w:val="002A2904"/>
    <w:rsid w:val="002A29AC"/>
    <w:rsid w:val="002A29F3"/>
    <w:rsid w:val="002A2B0C"/>
    <w:rsid w:val="002A2B79"/>
    <w:rsid w:val="002A2BCE"/>
    <w:rsid w:val="002A2DEC"/>
    <w:rsid w:val="002A2FFD"/>
    <w:rsid w:val="002A3070"/>
    <w:rsid w:val="002A34C4"/>
    <w:rsid w:val="002A352A"/>
    <w:rsid w:val="002A3641"/>
    <w:rsid w:val="002A3827"/>
    <w:rsid w:val="002A394B"/>
    <w:rsid w:val="002A3D23"/>
    <w:rsid w:val="002A3D81"/>
    <w:rsid w:val="002A3DA0"/>
    <w:rsid w:val="002A3DAA"/>
    <w:rsid w:val="002A3F43"/>
    <w:rsid w:val="002A3FBF"/>
    <w:rsid w:val="002A40C7"/>
    <w:rsid w:val="002A4322"/>
    <w:rsid w:val="002A451C"/>
    <w:rsid w:val="002A468F"/>
    <w:rsid w:val="002A473C"/>
    <w:rsid w:val="002A4985"/>
    <w:rsid w:val="002A498F"/>
    <w:rsid w:val="002A49EE"/>
    <w:rsid w:val="002A4A24"/>
    <w:rsid w:val="002A4FDC"/>
    <w:rsid w:val="002A51A1"/>
    <w:rsid w:val="002A51DB"/>
    <w:rsid w:val="002A52A4"/>
    <w:rsid w:val="002A54D0"/>
    <w:rsid w:val="002A5643"/>
    <w:rsid w:val="002A5BC2"/>
    <w:rsid w:val="002A5D18"/>
    <w:rsid w:val="002A5E60"/>
    <w:rsid w:val="002A5E68"/>
    <w:rsid w:val="002A6144"/>
    <w:rsid w:val="002A64F0"/>
    <w:rsid w:val="002A6504"/>
    <w:rsid w:val="002A6580"/>
    <w:rsid w:val="002A6626"/>
    <w:rsid w:val="002A6B60"/>
    <w:rsid w:val="002A6F2B"/>
    <w:rsid w:val="002A7049"/>
    <w:rsid w:val="002A7709"/>
    <w:rsid w:val="002A7788"/>
    <w:rsid w:val="002A7863"/>
    <w:rsid w:val="002A78AE"/>
    <w:rsid w:val="002B0376"/>
    <w:rsid w:val="002B03EA"/>
    <w:rsid w:val="002B052C"/>
    <w:rsid w:val="002B0859"/>
    <w:rsid w:val="002B0955"/>
    <w:rsid w:val="002B0BD7"/>
    <w:rsid w:val="002B0DD4"/>
    <w:rsid w:val="002B107B"/>
    <w:rsid w:val="002B1100"/>
    <w:rsid w:val="002B1186"/>
    <w:rsid w:val="002B1250"/>
    <w:rsid w:val="002B140E"/>
    <w:rsid w:val="002B1418"/>
    <w:rsid w:val="002B1502"/>
    <w:rsid w:val="002B15BE"/>
    <w:rsid w:val="002B1632"/>
    <w:rsid w:val="002B1CDD"/>
    <w:rsid w:val="002B2374"/>
    <w:rsid w:val="002B2487"/>
    <w:rsid w:val="002B25AC"/>
    <w:rsid w:val="002B28F1"/>
    <w:rsid w:val="002B2952"/>
    <w:rsid w:val="002B2A02"/>
    <w:rsid w:val="002B2B03"/>
    <w:rsid w:val="002B2E0B"/>
    <w:rsid w:val="002B2E23"/>
    <w:rsid w:val="002B3412"/>
    <w:rsid w:val="002B36D7"/>
    <w:rsid w:val="002B373D"/>
    <w:rsid w:val="002B3D87"/>
    <w:rsid w:val="002B3FAC"/>
    <w:rsid w:val="002B40A2"/>
    <w:rsid w:val="002B412D"/>
    <w:rsid w:val="002B462A"/>
    <w:rsid w:val="002B47B1"/>
    <w:rsid w:val="002B47C4"/>
    <w:rsid w:val="002B48EC"/>
    <w:rsid w:val="002B49B9"/>
    <w:rsid w:val="002B4A75"/>
    <w:rsid w:val="002B4DEC"/>
    <w:rsid w:val="002B51A3"/>
    <w:rsid w:val="002B51F9"/>
    <w:rsid w:val="002B5302"/>
    <w:rsid w:val="002B535F"/>
    <w:rsid w:val="002B54A7"/>
    <w:rsid w:val="002B54C0"/>
    <w:rsid w:val="002B55A3"/>
    <w:rsid w:val="002B55CF"/>
    <w:rsid w:val="002B5918"/>
    <w:rsid w:val="002B5A74"/>
    <w:rsid w:val="002B5C7C"/>
    <w:rsid w:val="002B5F60"/>
    <w:rsid w:val="002B6279"/>
    <w:rsid w:val="002B651B"/>
    <w:rsid w:val="002B6602"/>
    <w:rsid w:val="002B6677"/>
    <w:rsid w:val="002B67BD"/>
    <w:rsid w:val="002B681D"/>
    <w:rsid w:val="002B699A"/>
    <w:rsid w:val="002B6BA5"/>
    <w:rsid w:val="002B6C83"/>
    <w:rsid w:val="002B6EDB"/>
    <w:rsid w:val="002B6FE5"/>
    <w:rsid w:val="002B70A3"/>
    <w:rsid w:val="002B7504"/>
    <w:rsid w:val="002B7612"/>
    <w:rsid w:val="002B779D"/>
    <w:rsid w:val="002B7931"/>
    <w:rsid w:val="002B7981"/>
    <w:rsid w:val="002B7CBF"/>
    <w:rsid w:val="002B7EF8"/>
    <w:rsid w:val="002B7F67"/>
    <w:rsid w:val="002C0327"/>
    <w:rsid w:val="002C03D9"/>
    <w:rsid w:val="002C041E"/>
    <w:rsid w:val="002C04B9"/>
    <w:rsid w:val="002C0801"/>
    <w:rsid w:val="002C088C"/>
    <w:rsid w:val="002C0F8E"/>
    <w:rsid w:val="002C1295"/>
    <w:rsid w:val="002C15F3"/>
    <w:rsid w:val="002C16E6"/>
    <w:rsid w:val="002C1B99"/>
    <w:rsid w:val="002C1C55"/>
    <w:rsid w:val="002C2096"/>
    <w:rsid w:val="002C2476"/>
    <w:rsid w:val="002C2768"/>
    <w:rsid w:val="002C278C"/>
    <w:rsid w:val="002C285D"/>
    <w:rsid w:val="002C298A"/>
    <w:rsid w:val="002C2DC4"/>
    <w:rsid w:val="002C3105"/>
    <w:rsid w:val="002C3153"/>
    <w:rsid w:val="002C32E6"/>
    <w:rsid w:val="002C3413"/>
    <w:rsid w:val="002C376B"/>
    <w:rsid w:val="002C3890"/>
    <w:rsid w:val="002C38F0"/>
    <w:rsid w:val="002C3974"/>
    <w:rsid w:val="002C3AAA"/>
    <w:rsid w:val="002C3BBA"/>
    <w:rsid w:val="002C3E7F"/>
    <w:rsid w:val="002C40D0"/>
    <w:rsid w:val="002C41E8"/>
    <w:rsid w:val="002C4C73"/>
    <w:rsid w:val="002C4DA4"/>
    <w:rsid w:val="002C4EBD"/>
    <w:rsid w:val="002C5195"/>
    <w:rsid w:val="002C5340"/>
    <w:rsid w:val="002C53DB"/>
    <w:rsid w:val="002C5545"/>
    <w:rsid w:val="002C55A4"/>
    <w:rsid w:val="002C5895"/>
    <w:rsid w:val="002C5BAE"/>
    <w:rsid w:val="002C5C12"/>
    <w:rsid w:val="002C5DA4"/>
    <w:rsid w:val="002C5F19"/>
    <w:rsid w:val="002C60BA"/>
    <w:rsid w:val="002C6581"/>
    <w:rsid w:val="002C674D"/>
    <w:rsid w:val="002C6C84"/>
    <w:rsid w:val="002C6CD0"/>
    <w:rsid w:val="002C6FAA"/>
    <w:rsid w:val="002C6FB1"/>
    <w:rsid w:val="002C70EF"/>
    <w:rsid w:val="002C740D"/>
    <w:rsid w:val="002C7567"/>
    <w:rsid w:val="002C75F5"/>
    <w:rsid w:val="002C78EE"/>
    <w:rsid w:val="002C7DAA"/>
    <w:rsid w:val="002C7FAC"/>
    <w:rsid w:val="002D005B"/>
    <w:rsid w:val="002D00C7"/>
    <w:rsid w:val="002D0174"/>
    <w:rsid w:val="002D026D"/>
    <w:rsid w:val="002D051D"/>
    <w:rsid w:val="002D0776"/>
    <w:rsid w:val="002D095E"/>
    <w:rsid w:val="002D0962"/>
    <w:rsid w:val="002D09B0"/>
    <w:rsid w:val="002D0A0C"/>
    <w:rsid w:val="002D0A3B"/>
    <w:rsid w:val="002D0C23"/>
    <w:rsid w:val="002D0F10"/>
    <w:rsid w:val="002D1123"/>
    <w:rsid w:val="002D165F"/>
    <w:rsid w:val="002D16A1"/>
    <w:rsid w:val="002D1C5C"/>
    <w:rsid w:val="002D1E22"/>
    <w:rsid w:val="002D21F6"/>
    <w:rsid w:val="002D2280"/>
    <w:rsid w:val="002D25AA"/>
    <w:rsid w:val="002D27EA"/>
    <w:rsid w:val="002D2951"/>
    <w:rsid w:val="002D2AE8"/>
    <w:rsid w:val="002D2DE8"/>
    <w:rsid w:val="002D30DB"/>
    <w:rsid w:val="002D313F"/>
    <w:rsid w:val="002D3176"/>
    <w:rsid w:val="002D36D2"/>
    <w:rsid w:val="002D37B8"/>
    <w:rsid w:val="002D3856"/>
    <w:rsid w:val="002D394B"/>
    <w:rsid w:val="002D3A23"/>
    <w:rsid w:val="002D3A29"/>
    <w:rsid w:val="002D3B51"/>
    <w:rsid w:val="002D3BA5"/>
    <w:rsid w:val="002D4704"/>
    <w:rsid w:val="002D4BD0"/>
    <w:rsid w:val="002D4C43"/>
    <w:rsid w:val="002D4D0D"/>
    <w:rsid w:val="002D4FFD"/>
    <w:rsid w:val="002D51A0"/>
    <w:rsid w:val="002D534D"/>
    <w:rsid w:val="002D5527"/>
    <w:rsid w:val="002D5C5C"/>
    <w:rsid w:val="002D5C80"/>
    <w:rsid w:val="002D5CCA"/>
    <w:rsid w:val="002D5E71"/>
    <w:rsid w:val="002D6066"/>
    <w:rsid w:val="002D6144"/>
    <w:rsid w:val="002D630B"/>
    <w:rsid w:val="002D6919"/>
    <w:rsid w:val="002D69B7"/>
    <w:rsid w:val="002D69DD"/>
    <w:rsid w:val="002D6D98"/>
    <w:rsid w:val="002D7111"/>
    <w:rsid w:val="002D718A"/>
    <w:rsid w:val="002D76F1"/>
    <w:rsid w:val="002D787E"/>
    <w:rsid w:val="002D7B37"/>
    <w:rsid w:val="002D7FA2"/>
    <w:rsid w:val="002E00C4"/>
    <w:rsid w:val="002E027C"/>
    <w:rsid w:val="002E0296"/>
    <w:rsid w:val="002E049E"/>
    <w:rsid w:val="002E0788"/>
    <w:rsid w:val="002E0D1F"/>
    <w:rsid w:val="002E12C2"/>
    <w:rsid w:val="002E1334"/>
    <w:rsid w:val="002E143C"/>
    <w:rsid w:val="002E1656"/>
    <w:rsid w:val="002E17BD"/>
    <w:rsid w:val="002E1A7D"/>
    <w:rsid w:val="002E1AB4"/>
    <w:rsid w:val="002E1E30"/>
    <w:rsid w:val="002E1F12"/>
    <w:rsid w:val="002E22CB"/>
    <w:rsid w:val="002E28A2"/>
    <w:rsid w:val="002E2A58"/>
    <w:rsid w:val="002E2B70"/>
    <w:rsid w:val="002E2D67"/>
    <w:rsid w:val="002E2EED"/>
    <w:rsid w:val="002E327C"/>
    <w:rsid w:val="002E3677"/>
    <w:rsid w:val="002E37EE"/>
    <w:rsid w:val="002E3CC1"/>
    <w:rsid w:val="002E3D24"/>
    <w:rsid w:val="002E4134"/>
    <w:rsid w:val="002E4245"/>
    <w:rsid w:val="002E43A2"/>
    <w:rsid w:val="002E43BC"/>
    <w:rsid w:val="002E4588"/>
    <w:rsid w:val="002E46B7"/>
    <w:rsid w:val="002E46FC"/>
    <w:rsid w:val="002E48E5"/>
    <w:rsid w:val="002E4A33"/>
    <w:rsid w:val="002E4AED"/>
    <w:rsid w:val="002E4DBF"/>
    <w:rsid w:val="002E4EAA"/>
    <w:rsid w:val="002E4EC5"/>
    <w:rsid w:val="002E5033"/>
    <w:rsid w:val="002E527C"/>
    <w:rsid w:val="002E57C7"/>
    <w:rsid w:val="002E5A09"/>
    <w:rsid w:val="002E5AC3"/>
    <w:rsid w:val="002E5B3B"/>
    <w:rsid w:val="002E5DA6"/>
    <w:rsid w:val="002E5EA4"/>
    <w:rsid w:val="002E5F58"/>
    <w:rsid w:val="002E5F77"/>
    <w:rsid w:val="002E607F"/>
    <w:rsid w:val="002E60A6"/>
    <w:rsid w:val="002E60B9"/>
    <w:rsid w:val="002E61C7"/>
    <w:rsid w:val="002E6324"/>
    <w:rsid w:val="002E64E9"/>
    <w:rsid w:val="002E664E"/>
    <w:rsid w:val="002E66DA"/>
    <w:rsid w:val="002E6B4C"/>
    <w:rsid w:val="002E6E1C"/>
    <w:rsid w:val="002E6EAB"/>
    <w:rsid w:val="002E6EEB"/>
    <w:rsid w:val="002E702D"/>
    <w:rsid w:val="002E7432"/>
    <w:rsid w:val="002E789A"/>
    <w:rsid w:val="002E7ABF"/>
    <w:rsid w:val="002F005D"/>
    <w:rsid w:val="002F0498"/>
    <w:rsid w:val="002F0DE4"/>
    <w:rsid w:val="002F0E6A"/>
    <w:rsid w:val="002F0EB7"/>
    <w:rsid w:val="002F0F69"/>
    <w:rsid w:val="002F0FF9"/>
    <w:rsid w:val="002F1241"/>
    <w:rsid w:val="002F1402"/>
    <w:rsid w:val="002F16A8"/>
    <w:rsid w:val="002F16C1"/>
    <w:rsid w:val="002F17B8"/>
    <w:rsid w:val="002F217A"/>
    <w:rsid w:val="002F21D2"/>
    <w:rsid w:val="002F22EC"/>
    <w:rsid w:val="002F2429"/>
    <w:rsid w:val="002F24A8"/>
    <w:rsid w:val="002F2600"/>
    <w:rsid w:val="002F2631"/>
    <w:rsid w:val="002F2A23"/>
    <w:rsid w:val="002F2D59"/>
    <w:rsid w:val="002F2DE8"/>
    <w:rsid w:val="002F2FA0"/>
    <w:rsid w:val="002F30D2"/>
    <w:rsid w:val="002F3216"/>
    <w:rsid w:val="002F322F"/>
    <w:rsid w:val="002F3387"/>
    <w:rsid w:val="002F33A8"/>
    <w:rsid w:val="002F3A5B"/>
    <w:rsid w:val="002F3C98"/>
    <w:rsid w:val="002F3E39"/>
    <w:rsid w:val="002F40FA"/>
    <w:rsid w:val="002F4142"/>
    <w:rsid w:val="002F4459"/>
    <w:rsid w:val="002F4676"/>
    <w:rsid w:val="002F46BD"/>
    <w:rsid w:val="002F4728"/>
    <w:rsid w:val="002F47E9"/>
    <w:rsid w:val="002F4974"/>
    <w:rsid w:val="002F4D5A"/>
    <w:rsid w:val="002F4D7D"/>
    <w:rsid w:val="002F5184"/>
    <w:rsid w:val="002F5303"/>
    <w:rsid w:val="002F5364"/>
    <w:rsid w:val="002F548E"/>
    <w:rsid w:val="002F56D9"/>
    <w:rsid w:val="002F59DA"/>
    <w:rsid w:val="002F5F32"/>
    <w:rsid w:val="002F5F49"/>
    <w:rsid w:val="002F60CB"/>
    <w:rsid w:val="002F6667"/>
    <w:rsid w:val="002F66A6"/>
    <w:rsid w:val="002F67B3"/>
    <w:rsid w:val="002F6B2D"/>
    <w:rsid w:val="002F6D25"/>
    <w:rsid w:val="002F6ECE"/>
    <w:rsid w:val="002F72A6"/>
    <w:rsid w:val="002F7322"/>
    <w:rsid w:val="002F7691"/>
    <w:rsid w:val="002F78A3"/>
    <w:rsid w:val="002F7A43"/>
    <w:rsid w:val="002F7B35"/>
    <w:rsid w:val="002F7B54"/>
    <w:rsid w:val="002F7C24"/>
    <w:rsid w:val="002F7D35"/>
    <w:rsid w:val="003000AD"/>
    <w:rsid w:val="003006C0"/>
    <w:rsid w:val="003006F2"/>
    <w:rsid w:val="003007B6"/>
    <w:rsid w:val="00300B49"/>
    <w:rsid w:val="00300BFD"/>
    <w:rsid w:val="00300CDF"/>
    <w:rsid w:val="00300F51"/>
    <w:rsid w:val="00301083"/>
    <w:rsid w:val="003012C1"/>
    <w:rsid w:val="00301391"/>
    <w:rsid w:val="0030142C"/>
    <w:rsid w:val="0030160D"/>
    <w:rsid w:val="00301679"/>
    <w:rsid w:val="00301949"/>
    <w:rsid w:val="00301AF6"/>
    <w:rsid w:val="00301D81"/>
    <w:rsid w:val="00301EC7"/>
    <w:rsid w:val="00302021"/>
    <w:rsid w:val="003020E4"/>
    <w:rsid w:val="003020EA"/>
    <w:rsid w:val="003025D0"/>
    <w:rsid w:val="0030270A"/>
    <w:rsid w:val="00302820"/>
    <w:rsid w:val="003028FA"/>
    <w:rsid w:val="00302927"/>
    <w:rsid w:val="0030298B"/>
    <w:rsid w:val="00302A5D"/>
    <w:rsid w:val="00302C99"/>
    <w:rsid w:val="00302F14"/>
    <w:rsid w:val="003030D6"/>
    <w:rsid w:val="00303288"/>
    <w:rsid w:val="00303498"/>
    <w:rsid w:val="003036A4"/>
    <w:rsid w:val="00303875"/>
    <w:rsid w:val="0030387F"/>
    <w:rsid w:val="0030399D"/>
    <w:rsid w:val="00303B06"/>
    <w:rsid w:val="00303C9F"/>
    <w:rsid w:val="00303EB2"/>
    <w:rsid w:val="00304B45"/>
    <w:rsid w:val="00304BAC"/>
    <w:rsid w:val="00305069"/>
    <w:rsid w:val="003050E2"/>
    <w:rsid w:val="003052FE"/>
    <w:rsid w:val="00305425"/>
    <w:rsid w:val="003054D2"/>
    <w:rsid w:val="003054FF"/>
    <w:rsid w:val="00305592"/>
    <w:rsid w:val="003057DC"/>
    <w:rsid w:val="00305D27"/>
    <w:rsid w:val="00305D87"/>
    <w:rsid w:val="00305DAA"/>
    <w:rsid w:val="0030625E"/>
    <w:rsid w:val="0030640B"/>
    <w:rsid w:val="003064C5"/>
    <w:rsid w:val="003065DF"/>
    <w:rsid w:val="003069A2"/>
    <w:rsid w:val="003069CB"/>
    <w:rsid w:val="00306BE4"/>
    <w:rsid w:val="0030707F"/>
    <w:rsid w:val="003072EC"/>
    <w:rsid w:val="0030746B"/>
    <w:rsid w:val="00307E91"/>
    <w:rsid w:val="003100B3"/>
    <w:rsid w:val="00310225"/>
    <w:rsid w:val="003109BB"/>
    <w:rsid w:val="00310D38"/>
    <w:rsid w:val="00310D42"/>
    <w:rsid w:val="00311097"/>
    <w:rsid w:val="00311261"/>
    <w:rsid w:val="00311360"/>
    <w:rsid w:val="00311445"/>
    <w:rsid w:val="0031187C"/>
    <w:rsid w:val="00311A8A"/>
    <w:rsid w:val="00311C61"/>
    <w:rsid w:val="0031226A"/>
    <w:rsid w:val="003124C2"/>
    <w:rsid w:val="0031262B"/>
    <w:rsid w:val="00312777"/>
    <w:rsid w:val="003132B5"/>
    <w:rsid w:val="0031358F"/>
    <w:rsid w:val="00313696"/>
    <w:rsid w:val="00313701"/>
    <w:rsid w:val="00313808"/>
    <w:rsid w:val="00313969"/>
    <w:rsid w:val="00313B9C"/>
    <w:rsid w:val="00313F34"/>
    <w:rsid w:val="00313F70"/>
    <w:rsid w:val="003143DC"/>
    <w:rsid w:val="00314652"/>
    <w:rsid w:val="00314946"/>
    <w:rsid w:val="00314B0E"/>
    <w:rsid w:val="00314ED6"/>
    <w:rsid w:val="0031510A"/>
    <w:rsid w:val="003154DD"/>
    <w:rsid w:val="00315558"/>
    <w:rsid w:val="003155EB"/>
    <w:rsid w:val="0031564A"/>
    <w:rsid w:val="0031595A"/>
    <w:rsid w:val="00315C10"/>
    <w:rsid w:val="00316312"/>
    <w:rsid w:val="003167C3"/>
    <w:rsid w:val="003168B4"/>
    <w:rsid w:val="00316ABF"/>
    <w:rsid w:val="00316BD5"/>
    <w:rsid w:val="00316CE0"/>
    <w:rsid w:val="00316F5D"/>
    <w:rsid w:val="00317219"/>
    <w:rsid w:val="0031726F"/>
    <w:rsid w:val="0031740D"/>
    <w:rsid w:val="00317485"/>
    <w:rsid w:val="003178C3"/>
    <w:rsid w:val="00317A10"/>
    <w:rsid w:val="00317B69"/>
    <w:rsid w:val="00317F47"/>
    <w:rsid w:val="00317F84"/>
    <w:rsid w:val="00317FCF"/>
    <w:rsid w:val="0032021A"/>
    <w:rsid w:val="0032079C"/>
    <w:rsid w:val="003207BA"/>
    <w:rsid w:val="00320817"/>
    <w:rsid w:val="00320979"/>
    <w:rsid w:val="00320B89"/>
    <w:rsid w:val="00320C44"/>
    <w:rsid w:val="00320DCD"/>
    <w:rsid w:val="003210F6"/>
    <w:rsid w:val="00321277"/>
    <w:rsid w:val="003217FB"/>
    <w:rsid w:val="00321B1A"/>
    <w:rsid w:val="00321C69"/>
    <w:rsid w:val="00321F13"/>
    <w:rsid w:val="003222BA"/>
    <w:rsid w:val="00322345"/>
    <w:rsid w:val="0032261F"/>
    <w:rsid w:val="0032269B"/>
    <w:rsid w:val="003228E8"/>
    <w:rsid w:val="0032295C"/>
    <w:rsid w:val="003229EF"/>
    <w:rsid w:val="00322BBD"/>
    <w:rsid w:val="00322D86"/>
    <w:rsid w:val="0032311E"/>
    <w:rsid w:val="00323142"/>
    <w:rsid w:val="0032346C"/>
    <w:rsid w:val="0032373A"/>
    <w:rsid w:val="00323840"/>
    <w:rsid w:val="0032390B"/>
    <w:rsid w:val="00323BF1"/>
    <w:rsid w:val="00323C0B"/>
    <w:rsid w:val="00323CEC"/>
    <w:rsid w:val="00323D26"/>
    <w:rsid w:val="00323DA6"/>
    <w:rsid w:val="003240FD"/>
    <w:rsid w:val="00324147"/>
    <w:rsid w:val="003242D2"/>
    <w:rsid w:val="0032490E"/>
    <w:rsid w:val="00324A03"/>
    <w:rsid w:val="00324E16"/>
    <w:rsid w:val="0032514F"/>
    <w:rsid w:val="003252FD"/>
    <w:rsid w:val="00325479"/>
    <w:rsid w:val="00325641"/>
    <w:rsid w:val="0032587C"/>
    <w:rsid w:val="00325B90"/>
    <w:rsid w:val="00325E29"/>
    <w:rsid w:val="003261C4"/>
    <w:rsid w:val="0032626F"/>
    <w:rsid w:val="003269F6"/>
    <w:rsid w:val="00326B06"/>
    <w:rsid w:val="00326E25"/>
    <w:rsid w:val="00326F78"/>
    <w:rsid w:val="00326FE1"/>
    <w:rsid w:val="003270B4"/>
    <w:rsid w:val="0032712F"/>
    <w:rsid w:val="00327250"/>
    <w:rsid w:val="0032735E"/>
    <w:rsid w:val="00327448"/>
    <w:rsid w:val="003277F0"/>
    <w:rsid w:val="0032788F"/>
    <w:rsid w:val="003278B0"/>
    <w:rsid w:val="00327910"/>
    <w:rsid w:val="003279DF"/>
    <w:rsid w:val="003279EC"/>
    <w:rsid w:val="00327A36"/>
    <w:rsid w:val="00327C02"/>
    <w:rsid w:val="003301B6"/>
    <w:rsid w:val="00330322"/>
    <w:rsid w:val="00330481"/>
    <w:rsid w:val="00330531"/>
    <w:rsid w:val="0033056B"/>
    <w:rsid w:val="003305B7"/>
    <w:rsid w:val="003308F8"/>
    <w:rsid w:val="00330928"/>
    <w:rsid w:val="00330D68"/>
    <w:rsid w:val="0033104A"/>
    <w:rsid w:val="0033119F"/>
    <w:rsid w:val="0033134E"/>
    <w:rsid w:val="00331555"/>
    <w:rsid w:val="0033178B"/>
    <w:rsid w:val="00331C74"/>
    <w:rsid w:val="00331E05"/>
    <w:rsid w:val="00332167"/>
    <w:rsid w:val="00332428"/>
    <w:rsid w:val="0033243F"/>
    <w:rsid w:val="003325ED"/>
    <w:rsid w:val="003326F0"/>
    <w:rsid w:val="00332956"/>
    <w:rsid w:val="003329B7"/>
    <w:rsid w:val="003329FE"/>
    <w:rsid w:val="00332AAF"/>
    <w:rsid w:val="00332BFE"/>
    <w:rsid w:val="003330C8"/>
    <w:rsid w:val="00333149"/>
    <w:rsid w:val="003334E3"/>
    <w:rsid w:val="00333969"/>
    <w:rsid w:val="00333ADE"/>
    <w:rsid w:val="00333D52"/>
    <w:rsid w:val="00333EB9"/>
    <w:rsid w:val="00333F06"/>
    <w:rsid w:val="00334106"/>
    <w:rsid w:val="003341AC"/>
    <w:rsid w:val="00334379"/>
    <w:rsid w:val="0033458F"/>
    <w:rsid w:val="003345DA"/>
    <w:rsid w:val="00334603"/>
    <w:rsid w:val="00334697"/>
    <w:rsid w:val="003347CA"/>
    <w:rsid w:val="0033480D"/>
    <w:rsid w:val="003349E9"/>
    <w:rsid w:val="00334A92"/>
    <w:rsid w:val="00334AB9"/>
    <w:rsid w:val="00334CD1"/>
    <w:rsid w:val="00334D1A"/>
    <w:rsid w:val="00334F37"/>
    <w:rsid w:val="00334FE0"/>
    <w:rsid w:val="003351B8"/>
    <w:rsid w:val="00335228"/>
    <w:rsid w:val="00335261"/>
    <w:rsid w:val="003357F6"/>
    <w:rsid w:val="00335C2E"/>
    <w:rsid w:val="00335D41"/>
    <w:rsid w:val="00335D52"/>
    <w:rsid w:val="00335EE8"/>
    <w:rsid w:val="00336040"/>
    <w:rsid w:val="0033618C"/>
    <w:rsid w:val="0033627A"/>
    <w:rsid w:val="0033653B"/>
    <w:rsid w:val="00336596"/>
    <w:rsid w:val="00336704"/>
    <w:rsid w:val="00336768"/>
    <w:rsid w:val="00336847"/>
    <w:rsid w:val="0033689B"/>
    <w:rsid w:val="00336A85"/>
    <w:rsid w:val="00336F54"/>
    <w:rsid w:val="00337123"/>
    <w:rsid w:val="00337190"/>
    <w:rsid w:val="00337303"/>
    <w:rsid w:val="003375CA"/>
    <w:rsid w:val="003378CA"/>
    <w:rsid w:val="00337A64"/>
    <w:rsid w:val="00337B23"/>
    <w:rsid w:val="00337C37"/>
    <w:rsid w:val="00337E64"/>
    <w:rsid w:val="00337ED9"/>
    <w:rsid w:val="00340181"/>
    <w:rsid w:val="00340275"/>
    <w:rsid w:val="00340421"/>
    <w:rsid w:val="003407D5"/>
    <w:rsid w:val="00340DFE"/>
    <w:rsid w:val="00341103"/>
    <w:rsid w:val="0034121D"/>
    <w:rsid w:val="003412BF"/>
    <w:rsid w:val="00341467"/>
    <w:rsid w:val="0034147A"/>
    <w:rsid w:val="0034184D"/>
    <w:rsid w:val="00342168"/>
    <w:rsid w:val="003422B1"/>
    <w:rsid w:val="0034244C"/>
    <w:rsid w:val="003427F5"/>
    <w:rsid w:val="00342F51"/>
    <w:rsid w:val="0034340E"/>
    <w:rsid w:val="00343A88"/>
    <w:rsid w:val="00343ACE"/>
    <w:rsid w:val="00343B7E"/>
    <w:rsid w:val="00343CFB"/>
    <w:rsid w:val="00343ED6"/>
    <w:rsid w:val="00344416"/>
    <w:rsid w:val="00344465"/>
    <w:rsid w:val="003447D9"/>
    <w:rsid w:val="0034521C"/>
    <w:rsid w:val="003452FE"/>
    <w:rsid w:val="003453C1"/>
    <w:rsid w:val="003455B9"/>
    <w:rsid w:val="0034588C"/>
    <w:rsid w:val="00345AAC"/>
    <w:rsid w:val="00345ACD"/>
    <w:rsid w:val="00346187"/>
    <w:rsid w:val="00346265"/>
    <w:rsid w:val="0034638C"/>
    <w:rsid w:val="003464E2"/>
    <w:rsid w:val="00346501"/>
    <w:rsid w:val="00346517"/>
    <w:rsid w:val="00346896"/>
    <w:rsid w:val="003468B2"/>
    <w:rsid w:val="00346B0C"/>
    <w:rsid w:val="00346CD8"/>
    <w:rsid w:val="00346FE7"/>
    <w:rsid w:val="00347226"/>
    <w:rsid w:val="003472A9"/>
    <w:rsid w:val="00347336"/>
    <w:rsid w:val="003473AE"/>
    <w:rsid w:val="0034742B"/>
    <w:rsid w:val="003475D5"/>
    <w:rsid w:val="00347711"/>
    <w:rsid w:val="00347A26"/>
    <w:rsid w:val="00347E61"/>
    <w:rsid w:val="003503D1"/>
    <w:rsid w:val="00350443"/>
    <w:rsid w:val="00350580"/>
    <w:rsid w:val="0035061E"/>
    <w:rsid w:val="00350761"/>
    <w:rsid w:val="00350851"/>
    <w:rsid w:val="00350A41"/>
    <w:rsid w:val="00350D54"/>
    <w:rsid w:val="00350F83"/>
    <w:rsid w:val="00351076"/>
    <w:rsid w:val="0035107B"/>
    <w:rsid w:val="0035117B"/>
    <w:rsid w:val="003511F9"/>
    <w:rsid w:val="00351308"/>
    <w:rsid w:val="00351423"/>
    <w:rsid w:val="003514C3"/>
    <w:rsid w:val="00351575"/>
    <w:rsid w:val="003517C1"/>
    <w:rsid w:val="0035184C"/>
    <w:rsid w:val="00351B88"/>
    <w:rsid w:val="00351C25"/>
    <w:rsid w:val="00351DB3"/>
    <w:rsid w:val="00351E67"/>
    <w:rsid w:val="00352471"/>
    <w:rsid w:val="003525DB"/>
    <w:rsid w:val="003527BA"/>
    <w:rsid w:val="00352A5C"/>
    <w:rsid w:val="00352C2D"/>
    <w:rsid w:val="00352F2D"/>
    <w:rsid w:val="00353208"/>
    <w:rsid w:val="00353537"/>
    <w:rsid w:val="0035355E"/>
    <w:rsid w:val="003537AF"/>
    <w:rsid w:val="00353A83"/>
    <w:rsid w:val="00353D4D"/>
    <w:rsid w:val="00353F17"/>
    <w:rsid w:val="00353FD7"/>
    <w:rsid w:val="0035408F"/>
    <w:rsid w:val="003542B0"/>
    <w:rsid w:val="0035432B"/>
    <w:rsid w:val="003543F4"/>
    <w:rsid w:val="00354512"/>
    <w:rsid w:val="003546A9"/>
    <w:rsid w:val="003547A3"/>
    <w:rsid w:val="0035495A"/>
    <w:rsid w:val="00354E83"/>
    <w:rsid w:val="00355056"/>
    <w:rsid w:val="0035512A"/>
    <w:rsid w:val="00355398"/>
    <w:rsid w:val="00355616"/>
    <w:rsid w:val="00355621"/>
    <w:rsid w:val="00355AB3"/>
    <w:rsid w:val="00355C25"/>
    <w:rsid w:val="00355C6B"/>
    <w:rsid w:val="00355CD0"/>
    <w:rsid w:val="00355E93"/>
    <w:rsid w:val="00356386"/>
    <w:rsid w:val="00356947"/>
    <w:rsid w:val="00356DCD"/>
    <w:rsid w:val="003570DE"/>
    <w:rsid w:val="00357105"/>
    <w:rsid w:val="003577D8"/>
    <w:rsid w:val="003577E7"/>
    <w:rsid w:val="00357ADC"/>
    <w:rsid w:val="00357AF2"/>
    <w:rsid w:val="00357BF0"/>
    <w:rsid w:val="00357C75"/>
    <w:rsid w:val="00357D51"/>
    <w:rsid w:val="0036010F"/>
    <w:rsid w:val="0036026D"/>
    <w:rsid w:val="003602E8"/>
    <w:rsid w:val="003606D4"/>
    <w:rsid w:val="00360AF1"/>
    <w:rsid w:val="00360CE0"/>
    <w:rsid w:val="00360F4E"/>
    <w:rsid w:val="003611D8"/>
    <w:rsid w:val="00361663"/>
    <w:rsid w:val="003618DC"/>
    <w:rsid w:val="00361BD5"/>
    <w:rsid w:val="00361E31"/>
    <w:rsid w:val="00361EB1"/>
    <w:rsid w:val="00361F6B"/>
    <w:rsid w:val="00362028"/>
    <w:rsid w:val="003620D1"/>
    <w:rsid w:val="0036215B"/>
    <w:rsid w:val="00362485"/>
    <w:rsid w:val="003628F8"/>
    <w:rsid w:val="00362BEB"/>
    <w:rsid w:val="00362FBE"/>
    <w:rsid w:val="00363324"/>
    <w:rsid w:val="00363578"/>
    <w:rsid w:val="00363A9D"/>
    <w:rsid w:val="00363B0F"/>
    <w:rsid w:val="00364586"/>
    <w:rsid w:val="0036461E"/>
    <w:rsid w:val="00364695"/>
    <w:rsid w:val="0036478D"/>
    <w:rsid w:val="003648FB"/>
    <w:rsid w:val="00364949"/>
    <w:rsid w:val="00364967"/>
    <w:rsid w:val="00364F25"/>
    <w:rsid w:val="00365483"/>
    <w:rsid w:val="00365708"/>
    <w:rsid w:val="00365BAA"/>
    <w:rsid w:val="0036611C"/>
    <w:rsid w:val="00366333"/>
    <w:rsid w:val="0036642C"/>
    <w:rsid w:val="0036647A"/>
    <w:rsid w:val="003666E4"/>
    <w:rsid w:val="00366778"/>
    <w:rsid w:val="00366929"/>
    <w:rsid w:val="00366D48"/>
    <w:rsid w:val="00366EB9"/>
    <w:rsid w:val="00366ECA"/>
    <w:rsid w:val="00366F0B"/>
    <w:rsid w:val="0036709B"/>
    <w:rsid w:val="003672E3"/>
    <w:rsid w:val="003673D9"/>
    <w:rsid w:val="0036772B"/>
    <w:rsid w:val="003679C8"/>
    <w:rsid w:val="00367D1D"/>
    <w:rsid w:val="00367E61"/>
    <w:rsid w:val="00367F0F"/>
    <w:rsid w:val="00367F23"/>
    <w:rsid w:val="00367FB6"/>
    <w:rsid w:val="00370065"/>
    <w:rsid w:val="00370491"/>
    <w:rsid w:val="00371100"/>
    <w:rsid w:val="003713B9"/>
    <w:rsid w:val="00371580"/>
    <w:rsid w:val="0037176D"/>
    <w:rsid w:val="00371811"/>
    <w:rsid w:val="00371BD7"/>
    <w:rsid w:val="00371CB1"/>
    <w:rsid w:val="003720BE"/>
    <w:rsid w:val="00372446"/>
    <w:rsid w:val="003725FB"/>
    <w:rsid w:val="00372AD8"/>
    <w:rsid w:val="00372CB4"/>
    <w:rsid w:val="00372E7A"/>
    <w:rsid w:val="00373033"/>
    <w:rsid w:val="003730D7"/>
    <w:rsid w:val="00373274"/>
    <w:rsid w:val="003732D2"/>
    <w:rsid w:val="0037366E"/>
    <w:rsid w:val="003737B3"/>
    <w:rsid w:val="00373AE3"/>
    <w:rsid w:val="00373EB8"/>
    <w:rsid w:val="0037418C"/>
    <w:rsid w:val="00374548"/>
    <w:rsid w:val="00374671"/>
    <w:rsid w:val="003746B2"/>
    <w:rsid w:val="00374966"/>
    <w:rsid w:val="00374BCD"/>
    <w:rsid w:val="00374CEA"/>
    <w:rsid w:val="003750C5"/>
    <w:rsid w:val="0037548A"/>
    <w:rsid w:val="003754F8"/>
    <w:rsid w:val="0037566E"/>
    <w:rsid w:val="00375C51"/>
    <w:rsid w:val="00375D0B"/>
    <w:rsid w:val="00376398"/>
    <w:rsid w:val="0037648B"/>
    <w:rsid w:val="00376886"/>
    <w:rsid w:val="00376DD5"/>
    <w:rsid w:val="00377CD4"/>
    <w:rsid w:val="00377D18"/>
    <w:rsid w:val="00377D68"/>
    <w:rsid w:val="00380246"/>
    <w:rsid w:val="003803F7"/>
    <w:rsid w:val="00380425"/>
    <w:rsid w:val="003804AB"/>
    <w:rsid w:val="003804F8"/>
    <w:rsid w:val="00380A38"/>
    <w:rsid w:val="00380DC2"/>
    <w:rsid w:val="00381220"/>
    <w:rsid w:val="00381377"/>
    <w:rsid w:val="00381544"/>
    <w:rsid w:val="003818F6"/>
    <w:rsid w:val="00381CD1"/>
    <w:rsid w:val="00381E29"/>
    <w:rsid w:val="00381E90"/>
    <w:rsid w:val="0038205B"/>
    <w:rsid w:val="0038226D"/>
    <w:rsid w:val="00382696"/>
    <w:rsid w:val="003826F4"/>
    <w:rsid w:val="0038282A"/>
    <w:rsid w:val="00382970"/>
    <w:rsid w:val="00382A9C"/>
    <w:rsid w:val="00382D6D"/>
    <w:rsid w:val="00382DED"/>
    <w:rsid w:val="00382ED8"/>
    <w:rsid w:val="00382F9D"/>
    <w:rsid w:val="00382FF1"/>
    <w:rsid w:val="003831D1"/>
    <w:rsid w:val="003832D7"/>
    <w:rsid w:val="00383551"/>
    <w:rsid w:val="003836DD"/>
    <w:rsid w:val="00383893"/>
    <w:rsid w:val="0038390E"/>
    <w:rsid w:val="003839FE"/>
    <w:rsid w:val="003844FF"/>
    <w:rsid w:val="003845D6"/>
    <w:rsid w:val="003847DE"/>
    <w:rsid w:val="0038482B"/>
    <w:rsid w:val="003848A2"/>
    <w:rsid w:val="00384928"/>
    <w:rsid w:val="00384997"/>
    <w:rsid w:val="00384B73"/>
    <w:rsid w:val="00384BB6"/>
    <w:rsid w:val="00384C3D"/>
    <w:rsid w:val="00384FB0"/>
    <w:rsid w:val="00384FBD"/>
    <w:rsid w:val="00385079"/>
    <w:rsid w:val="003850FC"/>
    <w:rsid w:val="00385130"/>
    <w:rsid w:val="00385400"/>
    <w:rsid w:val="0038582A"/>
    <w:rsid w:val="00385835"/>
    <w:rsid w:val="00385D8E"/>
    <w:rsid w:val="003862A0"/>
    <w:rsid w:val="003863DC"/>
    <w:rsid w:val="00386781"/>
    <w:rsid w:val="0038691C"/>
    <w:rsid w:val="003871F5"/>
    <w:rsid w:val="00387360"/>
    <w:rsid w:val="00387452"/>
    <w:rsid w:val="003874C3"/>
    <w:rsid w:val="00387992"/>
    <w:rsid w:val="00390004"/>
    <w:rsid w:val="003900CF"/>
    <w:rsid w:val="003901B7"/>
    <w:rsid w:val="00390768"/>
    <w:rsid w:val="003907C8"/>
    <w:rsid w:val="00390922"/>
    <w:rsid w:val="00390939"/>
    <w:rsid w:val="00390B32"/>
    <w:rsid w:val="00390C43"/>
    <w:rsid w:val="00390D70"/>
    <w:rsid w:val="00390EAC"/>
    <w:rsid w:val="00390FDE"/>
    <w:rsid w:val="0039110B"/>
    <w:rsid w:val="00391125"/>
    <w:rsid w:val="0039115C"/>
    <w:rsid w:val="003916C9"/>
    <w:rsid w:val="0039199F"/>
    <w:rsid w:val="00391A64"/>
    <w:rsid w:val="00391ACB"/>
    <w:rsid w:val="00391AF4"/>
    <w:rsid w:val="00391C34"/>
    <w:rsid w:val="00391EDD"/>
    <w:rsid w:val="003921BF"/>
    <w:rsid w:val="003922F6"/>
    <w:rsid w:val="00392401"/>
    <w:rsid w:val="00392408"/>
    <w:rsid w:val="00392697"/>
    <w:rsid w:val="0039280A"/>
    <w:rsid w:val="00392887"/>
    <w:rsid w:val="003929D0"/>
    <w:rsid w:val="00392A41"/>
    <w:rsid w:val="00392C7B"/>
    <w:rsid w:val="00393171"/>
    <w:rsid w:val="003931A5"/>
    <w:rsid w:val="00393385"/>
    <w:rsid w:val="00393499"/>
    <w:rsid w:val="00393510"/>
    <w:rsid w:val="00393E28"/>
    <w:rsid w:val="00393FAB"/>
    <w:rsid w:val="003940DC"/>
    <w:rsid w:val="00394152"/>
    <w:rsid w:val="0039442F"/>
    <w:rsid w:val="003944F8"/>
    <w:rsid w:val="00394506"/>
    <w:rsid w:val="00394618"/>
    <w:rsid w:val="00394792"/>
    <w:rsid w:val="003949AE"/>
    <w:rsid w:val="00394A3F"/>
    <w:rsid w:val="00394A4A"/>
    <w:rsid w:val="00394BAB"/>
    <w:rsid w:val="00394CE4"/>
    <w:rsid w:val="00394D01"/>
    <w:rsid w:val="00394ED2"/>
    <w:rsid w:val="00395291"/>
    <w:rsid w:val="003952B6"/>
    <w:rsid w:val="003956D2"/>
    <w:rsid w:val="00395704"/>
    <w:rsid w:val="00395753"/>
    <w:rsid w:val="00395B0F"/>
    <w:rsid w:val="00395B7F"/>
    <w:rsid w:val="00395B86"/>
    <w:rsid w:val="00395C1D"/>
    <w:rsid w:val="00395C6F"/>
    <w:rsid w:val="00395F26"/>
    <w:rsid w:val="00395F77"/>
    <w:rsid w:val="00396077"/>
    <w:rsid w:val="00396111"/>
    <w:rsid w:val="0039666B"/>
    <w:rsid w:val="003966DB"/>
    <w:rsid w:val="003966F2"/>
    <w:rsid w:val="0039672F"/>
    <w:rsid w:val="003972F3"/>
    <w:rsid w:val="003973B9"/>
    <w:rsid w:val="00397424"/>
    <w:rsid w:val="003975DC"/>
    <w:rsid w:val="003977A3"/>
    <w:rsid w:val="0039788F"/>
    <w:rsid w:val="00397A79"/>
    <w:rsid w:val="00397B4A"/>
    <w:rsid w:val="00397C1F"/>
    <w:rsid w:val="00397CC8"/>
    <w:rsid w:val="00397D89"/>
    <w:rsid w:val="00397EEC"/>
    <w:rsid w:val="003A0145"/>
    <w:rsid w:val="003A0149"/>
    <w:rsid w:val="003A0269"/>
    <w:rsid w:val="003A02D3"/>
    <w:rsid w:val="003A04A1"/>
    <w:rsid w:val="003A0985"/>
    <w:rsid w:val="003A0E29"/>
    <w:rsid w:val="003A0F2F"/>
    <w:rsid w:val="003A0FC1"/>
    <w:rsid w:val="003A115C"/>
    <w:rsid w:val="003A15C7"/>
    <w:rsid w:val="003A16C6"/>
    <w:rsid w:val="003A18EE"/>
    <w:rsid w:val="003A1AED"/>
    <w:rsid w:val="003A1B3B"/>
    <w:rsid w:val="003A202E"/>
    <w:rsid w:val="003A2615"/>
    <w:rsid w:val="003A2672"/>
    <w:rsid w:val="003A2811"/>
    <w:rsid w:val="003A2944"/>
    <w:rsid w:val="003A2A3A"/>
    <w:rsid w:val="003A2F3D"/>
    <w:rsid w:val="003A351B"/>
    <w:rsid w:val="003A36D0"/>
    <w:rsid w:val="003A3902"/>
    <w:rsid w:val="003A3C91"/>
    <w:rsid w:val="003A3F05"/>
    <w:rsid w:val="003A43BF"/>
    <w:rsid w:val="003A4B38"/>
    <w:rsid w:val="003A4C0D"/>
    <w:rsid w:val="003A4DF8"/>
    <w:rsid w:val="003A4F0C"/>
    <w:rsid w:val="003A4FCE"/>
    <w:rsid w:val="003A50AE"/>
    <w:rsid w:val="003A5102"/>
    <w:rsid w:val="003A5109"/>
    <w:rsid w:val="003A5540"/>
    <w:rsid w:val="003A57F1"/>
    <w:rsid w:val="003A5A93"/>
    <w:rsid w:val="003A5A97"/>
    <w:rsid w:val="003A5F09"/>
    <w:rsid w:val="003A6008"/>
    <w:rsid w:val="003A6132"/>
    <w:rsid w:val="003A63AB"/>
    <w:rsid w:val="003A63E2"/>
    <w:rsid w:val="003A6492"/>
    <w:rsid w:val="003A6768"/>
    <w:rsid w:val="003A676B"/>
    <w:rsid w:val="003A69AD"/>
    <w:rsid w:val="003A6A5C"/>
    <w:rsid w:val="003A72DC"/>
    <w:rsid w:val="003A743C"/>
    <w:rsid w:val="003A75D7"/>
    <w:rsid w:val="003A761A"/>
    <w:rsid w:val="003A7662"/>
    <w:rsid w:val="003A7735"/>
    <w:rsid w:val="003A78EC"/>
    <w:rsid w:val="003A7A83"/>
    <w:rsid w:val="003A7DB1"/>
    <w:rsid w:val="003A7E02"/>
    <w:rsid w:val="003A7F94"/>
    <w:rsid w:val="003B0449"/>
    <w:rsid w:val="003B059E"/>
    <w:rsid w:val="003B097D"/>
    <w:rsid w:val="003B09E3"/>
    <w:rsid w:val="003B0A6E"/>
    <w:rsid w:val="003B0B58"/>
    <w:rsid w:val="003B0E27"/>
    <w:rsid w:val="003B0E7A"/>
    <w:rsid w:val="003B11DA"/>
    <w:rsid w:val="003B1856"/>
    <w:rsid w:val="003B1897"/>
    <w:rsid w:val="003B1A09"/>
    <w:rsid w:val="003B1D88"/>
    <w:rsid w:val="003B1DF3"/>
    <w:rsid w:val="003B2326"/>
    <w:rsid w:val="003B24CC"/>
    <w:rsid w:val="003B2972"/>
    <w:rsid w:val="003B2DA3"/>
    <w:rsid w:val="003B2E97"/>
    <w:rsid w:val="003B2EBF"/>
    <w:rsid w:val="003B304A"/>
    <w:rsid w:val="003B320F"/>
    <w:rsid w:val="003B32BA"/>
    <w:rsid w:val="003B33B7"/>
    <w:rsid w:val="003B349C"/>
    <w:rsid w:val="003B359C"/>
    <w:rsid w:val="003B364A"/>
    <w:rsid w:val="003B3914"/>
    <w:rsid w:val="003B3A0E"/>
    <w:rsid w:val="003B3CAF"/>
    <w:rsid w:val="003B3D3E"/>
    <w:rsid w:val="003B3DB2"/>
    <w:rsid w:val="003B3F79"/>
    <w:rsid w:val="003B41BD"/>
    <w:rsid w:val="003B439C"/>
    <w:rsid w:val="003B48CE"/>
    <w:rsid w:val="003B48E2"/>
    <w:rsid w:val="003B4B43"/>
    <w:rsid w:val="003B4BF8"/>
    <w:rsid w:val="003B50E4"/>
    <w:rsid w:val="003B5189"/>
    <w:rsid w:val="003B557E"/>
    <w:rsid w:val="003B55B7"/>
    <w:rsid w:val="003B567D"/>
    <w:rsid w:val="003B57A5"/>
    <w:rsid w:val="003B5A16"/>
    <w:rsid w:val="003B5C3C"/>
    <w:rsid w:val="003B5E92"/>
    <w:rsid w:val="003B5FAA"/>
    <w:rsid w:val="003B606B"/>
    <w:rsid w:val="003B62FE"/>
    <w:rsid w:val="003B64D3"/>
    <w:rsid w:val="003B66B6"/>
    <w:rsid w:val="003B6708"/>
    <w:rsid w:val="003B6AFC"/>
    <w:rsid w:val="003B6CA6"/>
    <w:rsid w:val="003B6F1A"/>
    <w:rsid w:val="003B6F89"/>
    <w:rsid w:val="003B7104"/>
    <w:rsid w:val="003B726D"/>
    <w:rsid w:val="003B7435"/>
    <w:rsid w:val="003B7620"/>
    <w:rsid w:val="003B763A"/>
    <w:rsid w:val="003B7744"/>
    <w:rsid w:val="003B7789"/>
    <w:rsid w:val="003B7832"/>
    <w:rsid w:val="003B7D46"/>
    <w:rsid w:val="003C0010"/>
    <w:rsid w:val="003C00BB"/>
    <w:rsid w:val="003C08C5"/>
    <w:rsid w:val="003C093B"/>
    <w:rsid w:val="003C0A0E"/>
    <w:rsid w:val="003C0AE8"/>
    <w:rsid w:val="003C0D80"/>
    <w:rsid w:val="003C111F"/>
    <w:rsid w:val="003C11E8"/>
    <w:rsid w:val="003C1591"/>
    <w:rsid w:val="003C1832"/>
    <w:rsid w:val="003C188C"/>
    <w:rsid w:val="003C1B05"/>
    <w:rsid w:val="003C1D6C"/>
    <w:rsid w:val="003C1E42"/>
    <w:rsid w:val="003C1EBE"/>
    <w:rsid w:val="003C2446"/>
    <w:rsid w:val="003C24DD"/>
    <w:rsid w:val="003C27BE"/>
    <w:rsid w:val="003C2878"/>
    <w:rsid w:val="003C29B5"/>
    <w:rsid w:val="003C2A7F"/>
    <w:rsid w:val="003C325F"/>
    <w:rsid w:val="003C32FE"/>
    <w:rsid w:val="003C3749"/>
    <w:rsid w:val="003C3761"/>
    <w:rsid w:val="003C37A9"/>
    <w:rsid w:val="003C39DC"/>
    <w:rsid w:val="003C3B2E"/>
    <w:rsid w:val="003C3D50"/>
    <w:rsid w:val="003C3F75"/>
    <w:rsid w:val="003C41A5"/>
    <w:rsid w:val="003C4390"/>
    <w:rsid w:val="003C4441"/>
    <w:rsid w:val="003C490C"/>
    <w:rsid w:val="003C497F"/>
    <w:rsid w:val="003C4E84"/>
    <w:rsid w:val="003C4F1F"/>
    <w:rsid w:val="003C511C"/>
    <w:rsid w:val="003C5340"/>
    <w:rsid w:val="003C536C"/>
    <w:rsid w:val="003C5874"/>
    <w:rsid w:val="003C592C"/>
    <w:rsid w:val="003C5E66"/>
    <w:rsid w:val="003C5E72"/>
    <w:rsid w:val="003C5EBC"/>
    <w:rsid w:val="003C5FCF"/>
    <w:rsid w:val="003C61ED"/>
    <w:rsid w:val="003C62F6"/>
    <w:rsid w:val="003C6369"/>
    <w:rsid w:val="003C6403"/>
    <w:rsid w:val="003C6616"/>
    <w:rsid w:val="003C6BF4"/>
    <w:rsid w:val="003C6C44"/>
    <w:rsid w:val="003C6F0C"/>
    <w:rsid w:val="003C71F3"/>
    <w:rsid w:val="003C736B"/>
    <w:rsid w:val="003C73A3"/>
    <w:rsid w:val="003C75D8"/>
    <w:rsid w:val="003C760B"/>
    <w:rsid w:val="003C7653"/>
    <w:rsid w:val="003C7976"/>
    <w:rsid w:val="003D058E"/>
    <w:rsid w:val="003D0785"/>
    <w:rsid w:val="003D08F3"/>
    <w:rsid w:val="003D0A8D"/>
    <w:rsid w:val="003D0C93"/>
    <w:rsid w:val="003D12B5"/>
    <w:rsid w:val="003D16FD"/>
    <w:rsid w:val="003D17DB"/>
    <w:rsid w:val="003D1C47"/>
    <w:rsid w:val="003D1CCB"/>
    <w:rsid w:val="003D1F9E"/>
    <w:rsid w:val="003D207A"/>
    <w:rsid w:val="003D20C8"/>
    <w:rsid w:val="003D22DC"/>
    <w:rsid w:val="003D23D4"/>
    <w:rsid w:val="003D25C3"/>
    <w:rsid w:val="003D28DE"/>
    <w:rsid w:val="003D2C30"/>
    <w:rsid w:val="003D2C3B"/>
    <w:rsid w:val="003D2E99"/>
    <w:rsid w:val="003D3132"/>
    <w:rsid w:val="003D3167"/>
    <w:rsid w:val="003D31F2"/>
    <w:rsid w:val="003D3235"/>
    <w:rsid w:val="003D350D"/>
    <w:rsid w:val="003D3816"/>
    <w:rsid w:val="003D3D98"/>
    <w:rsid w:val="003D40FD"/>
    <w:rsid w:val="003D41FF"/>
    <w:rsid w:val="003D43C4"/>
    <w:rsid w:val="003D49C5"/>
    <w:rsid w:val="003D4ABA"/>
    <w:rsid w:val="003D526B"/>
    <w:rsid w:val="003D5866"/>
    <w:rsid w:val="003D59F5"/>
    <w:rsid w:val="003D5A92"/>
    <w:rsid w:val="003D6464"/>
    <w:rsid w:val="003D65C1"/>
    <w:rsid w:val="003D6638"/>
    <w:rsid w:val="003D66FD"/>
    <w:rsid w:val="003D695E"/>
    <w:rsid w:val="003D6A11"/>
    <w:rsid w:val="003D6E48"/>
    <w:rsid w:val="003D710D"/>
    <w:rsid w:val="003D7484"/>
    <w:rsid w:val="003D765E"/>
    <w:rsid w:val="003D7937"/>
    <w:rsid w:val="003D7BC4"/>
    <w:rsid w:val="003D7E85"/>
    <w:rsid w:val="003D7EEA"/>
    <w:rsid w:val="003D7EEE"/>
    <w:rsid w:val="003E023C"/>
    <w:rsid w:val="003E032E"/>
    <w:rsid w:val="003E0909"/>
    <w:rsid w:val="003E0E14"/>
    <w:rsid w:val="003E0EE0"/>
    <w:rsid w:val="003E0F84"/>
    <w:rsid w:val="003E11B8"/>
    <w:rsid w:val="003E14BF"/>
    <w:rsid w:val="003E15C6"/>
    <w:rsid w:val="003E16D8"/>
    <w:rsid w:val="003E1B00"/>
    <w:rsid w:val="003E1C3F"/>
    <w:rsid w:val="003E1CD5"/>
    <w:rsid w:val="003E2184"/>
    <w:rsid w:val="003E22D1"/>
    <w:rsid w:val="003E26C6"/>
    <w:rsid w:val="003E2849"/>
    <w:rsid w:val="003E284F"/>
    <w:rsid w:val="003E2B79"/>
    <w:rsid w:val="003E2C33"/>
    <w:rsid w:val="003E2CDE"/>
    <w:rsid w:val="003E348E"/>
    <w:rsid w:val="003E37F1"/>
    <w:rsid w:val="003E3899"/>
    <w:rsid w:val="003E398F"/>
    <w:rsid w:val="003E3C24"/>
    <w:rsid w:val="003E3C7C"/>
    <w:rsid w:val="003E3C91"/>
    <w:rsid w:val="003E3D10"/>
    <w:rsid w:val="003E3D5E"/>
    <w:rsid w:val="003E3E25"/>
    <w:rsid w:val="003E409E"/>
    <w:rsid w:val="003E4283"/>
    <w:rsid w:val="003E4366"/>
    <w:rsid w:val="003E45BF"/>
    <w:rsid w:val="003E45F1"/>
    <w:rsid w:val="003E4B38"/>
    <w:rsid w:val="003E4BE1"/>
    <w:rsid w:val="003E4CE8"/>
    <w:rsid w:val="003E4FDE"/>
    <w:rsid w:val="003E501B"/>
    <w:rsid w:val="003E5503"/>
    <w:rsid w:val="003E5677"/>
    <w:rsid w:val="003E5AE7"/>
    <w:rsid w:val="003E5BC8"/>
    <w:rsid w:val="003E5C49"/>
    <w:rsid w:val="003E5F51"/>
    <w:rsid w:val="003E601D"/>
    <w:rsid w:val="003E631E"/>
    <w:rsid w:val="003E66CA"/>
    <w:rsid w:val="003E6773"/>
    <w:rsid w:val="003E6A06"/>
    <w:rsid w:val="003E6C47"/>
    <w:rsid w:val="003E6F28"/>
    <w:rsid w:val="003E7341"/>
    <w:rsid w:val="003E74D3"/>
    <w:rsid w:val="003E75A2"/>
    <w:rsid w:val="003E781A"/>
    <w:rsid w:val="003E7865"/>
    <w:rsid w:val="003E7946"/>
    <w:rsid w:val="003E7A30"/>
    <w:rsid w:val="003E7B2E"/>
    <w:rsid w:val="003F0077"/>
    <w:rsid w:val="003F0860"/>
    <w:rsid w:val="003F08C3"/>
    <w:rsid w:val="003F0A74"/>
    <w:rsid w:val="003F0FC3"/>
    <w:rsid w:val="003F1033"/>
    <w:rsid w:val="003F106F"/>
    <w:rsid w:val="003F1129"/>
    <w:rsid w:val="003F13B0"/>
    <w:rsid w:val="003F1723"/>
    <w:rsid w:val="003F18DB"/>
    <w:rsid w:val="003F195C"/>
    <w:rsid w:val="003F1BCD"/>
    <w:rsid w:val="003F2002"/>
    <w:rsid w:val="003F232A"/>
    <w:rsid w:val="003F248D"/>
    <w:rsid w:val="003F2500"/>
    <w:rsid w:val="003F2515"/>
    <w:rsid w:val="003F27AB"/>
    <w:rsid w:val="003F2EF7"/>
    <w:rsid w:val="003F3509"/>
    <w:rsid w:val="003F3883"/>
    <w:rsid w:val="003F38B2"/>
    <w:rsid w:val="003F3CD7"/>
    <w:rsid w:val="003F3CFC"/>
    <w:rsid w:val="003F435B"/>
    <w:rsid w:val="003F4497"/>
    <w:rsid w:val="003F46A3"/>
    <w:rsid w:val="003F4A2E"/>
    <w:rsid w:val="003F4AD9"/>
    <w:rsid w:val="003F4DDD"/>
    <w:rsid w:val="003F527F"/>
    <w:rsid w:val="003F56BE"/>
    <w:rsid w:val="003F5775"/>
    <w:rsid w:val="003F5C70"/>
    <w:rsid w:val="003F5E4F"/>
    <w:rsid w:val="003F5EF6"/>
    <w:rsid w:val="003F62AE"/>
    <w:rsid w:val="003F62D5"/>
    <w:rsid w:val="003F62DE"/>
    <w:rsid w:val="003F6496"/>
    <w:rsid w:val="003F673B"/>
    <w:rsid w:val="003F6A40"/>
    <w:rsid w:val="003F6D48"/>
    <w:rsid w:val="003F6D6B"/>
    <w:rsid w:val="003F6F62"/>
    <w:rsid w:val="003F7028"/>
    <w:rsid w:val="003F716A"/>
    <w:rsid w:val="003F7431"/>
    <w:rsid w:val="003F74D6"/>
    <w:rsid w:val="003F753C"/>
    <w:rsid w:val="003F7849"/>
    <w:rsid w:val="003F7876"/>
    <w:rsid w:val="003F78F4"/>
    <w:rsid w:val="003F7E34"/>
    <w:rsid w:val="00400036"/>
    <w:rsid w:val="00400043"/>
    <w:rsid w:val="004002F6"/>
    <w:rsid w:val="00400309"/>
    <w:rsid w:val="00400420"/>
    <w:rsid w:val="004004B8"/>
    <w:rsid w:val="004004C0"/>
    <w:rsid w:val="00400697"/>
    <w:rsid w:val="004008E5"/>
    <w:rsid w:val="0040097F"/>
    <w:rsid w:val="00400CB5"/>
    <w:rsid w:val="00400D27"/>
    <w:rsid w:val="00400D39"/>
    <w:rsid w:val="00400F1F"/>
    <w:rsid w:val="00400F77"/>
    <w:rsid w:val="00401018"/>
    <w:rsid w:val="0040130C"/>
    <w:rsid w:val="00401445"/>
    <w:rsid w:val="004016B8"/>
    <w:rsid w:val="00401872"/>
    <w:rsid w:val="00401927"/>
    <w:rsid w:val="00401A6D"/>
    <w:rsid w:val="00401E1E"/>
    <w:rsid w:val="00401E3A"/>
    <w:rsid w:val="00401E92"/>
    <w:rsid w:val="00402572"/>
    <w:rsid w:val="0040269B"/>
    <w:rsid w:val="00402BDC"/>
    <w:rsid w:val="00402DDE"/>
    <w:rsid w:val="00402ED1"/>
    <w:rsid w:val="0040301B"/>
    <w:rsid w:val="0040305A"/>
    <w:rsid w:val="0040375A"/>
    <w:rsid w:val="00403CDB"/>
    <w:rsid w:val="00403FE1"/>
    <w:rsid w:val="00404242"/>
    <w:rsid w:val="0040430D"/>
    <w:rsid w:val="00404450"/>
    <w:rsid w:val="00404479"/>
    <w:rsid w:val="0040448A"/>
    <w:rsid w:val="00404692"/>
    <w:rsid w:val="00404800"/>
    <w:rsid w:val="00404A4C"/>
    <w:rsid w:val="00404ABF"/>
    <w:rsid w:val="00404AE0"/>
    <w:rsid w:val="00404DA7"/>
    <w:rsid w:val="00404ED3"/>
    <w:rsid w:val="00405531"/>
    <w:rsid w:val="0040558E"/>
    <w:rsid w:val="004056BF"/>
    <w:rsid w:val="004058EA"/>
    <w:rsid w:val="004059AA"/>
    <w:rsid w:val="00405BD4"/>
    <w:rsid w:val="00405D0A"/>
    <w:rsid w:val="00405D70"/>
    <w:rsid w:val="00405EA9"/>
    <w:rsid w:val="00405F02"/>
    <w:rsid w:val="00405F0C"/>
    <w:rsid w:val="004061B1"/>
    <w:rsid w:val="00406328"/>
    <w:rsid w:val="004066DB"/>
    <w:rsid w:val="0040675E"/>
    <w:rsid w:val="004068A8"/>
    <w:rsid w:val="00406BF4"/>
    <w:rsid w:val="00407206"/>
    <w:rsid w:val="0040720A"/>
    <w:rsid w:val="00407593"/>
    <w:rsid w:val="00407594"/>
    <w:rsid w:val="00407775"/>
    <w:rsid w:val="004078E7"/>
    <w:rsid w:val="00407911"/>
    <w:rsid w:val="00407E2D"/>
    <w:rsid w:val="00407E9F"/>
    <w:rsid w:val="00410291"/>
    <w:rsid w:val="00410327"/>
    <w:rsid w:val="0041096E"/>
    <w:rsid w:val="00410AE3"/>
    <w:rsid w:val="00410CCB"/>
    <w:rsid w:val="00410E23"/>
    <w:rsid w:val="00410E73"/>
    <w:rsid w:val="00411092"/>
    <w:rsid w:val="004111FD"/>
    <w:rsid w:val="00411295"/>
    <w:rsid w:val="00411723"/>
    <w:rsid w:val="004119D9"/>
    <w:rsid w:val="00411C97"/>
    <w:rsid w:val="00411D58"/>
    <w:rsid w:val="00411FF1"/>
    <w:rsid w:val="004122E8"/>
    <w:rsid w:val="00412710"/>
    <w:rsid w:val="004128C7"/>
    <w:rsid w:val="00412976"/>
    <w:rsid w:val="004129EA"/>
    <w:rsid w:val="00412A02"/>
    <w:rsid w:val="00412DBA"/>
    <w:rsid w:val="00412FE0"/>
    <w:rsid w:val="004130C3"/>
    <w:rsid w:val="004131AC"/>
    <w:rsid w:val="0041322D"/>
    <w:rsid w:val="004135E0"/>
    <w:rsid w:val="004135FD"/>
    <w:rsid w:val="004137BD"/>
    <w:rsid w:val="00413908"/>
    <w:rsid w:val="0041391B"/>
    <w:rsid w:val="0041393F"/>
    <w:rsid w:val="00413E57"/>
    <w:rsid w:val="00413ED4"/>
    <w:rsid w:val="0041417D"/>
    <w:rsid w:val="004143CD"/>
    <w:rsid w:val="0041485A"/>
    <w:rsid w:val="0041501E"/>
    <w:rsid w:val="00415144"/>
    <w:rsid w:val="00415224"/>
    <w:rsid w:val="00415346"/>
    <w:rsid w:val="00415409"/>
    <w:rsid w:val="0041567C"/>
    <w:rsid w:val="00415869"/>
    <w:rsid w:val="00415880"/>
    <w:rsid w:val="00415F8F"/>
    <w:rsid w:val="004161B1"/>
    <w:rsid w:val="00416435"/>
    <w:rsid w:val="004165DF"/>
    <w:rsid w:val="004165EF"/>
    <w:rsid w:val="004166C1"/>
    <w:rsid w:val="004169F5"/>
    <w:rsid w:val="00416D43"/>
    <w:rsid w:val="00416E9F"/>
    <w:rsid w:val="004170A9"/>
    <w:rsid w:val="004172EF"/>
    <w:rsid w:val="004174CA"/>
    <w:rsid w:val="004177A8"/>
    <w:rsid w:val="004177B2"/>
    <w:rsid w:val="00417840"/>
    <w:rsid w:val="00417ACF"/>
    <w:rsid w:val="00417C37"/>
    <w:rsid w:val="00417C8B"/>
    <w:rsid w:val="00417CE0"/>
    <w:rsid w:val="00417DFF"/>
    <w:rsid w:val="00417E1F"/>
    <w:rsid w:val="00417EBB"/>
    <w:rsid w:val="00420007"/>
    <w:rsid w:val="00420159"/>
    <w:rsid w:val="00420243"/>
    <w:rsid w:val="004208B3"/>
    <w:rsid w:val="004208F5"/>
    <w:rsid w:val="004209BC"/>
    <w:rsid w:val="00420BC5"/>
    <w:rsid w:val="00420E0B"/>
    <w:rsid w:val="00420E55"/>
    <w:rsid w:val="00420F76"/>
    <w:rsid w:val="00421373"/>
    <w:rsid w:val="004218F3"/>
    <w:rsid w:val="00421970"/>
    <w:rsid w:val="00421A79"/>
    <w:rsid w:val="00421BFB"/>
    <w:rsid w:val="00421DC1"/>
    <w:rsid w:val="00421EFE"/>
    <w:rsid w:val="00422278"/>
    <w:rsid w:val="00422294"/>
    <w:rsid w:val="004223B7"/>
    <w:rsid w:val="00422428"/>
    <w:rsid w:val="004225EC"/>
    <w:rsid w:val="00422E3B"/>
    <w:rsid w:val="0042325D"/>
    <w:rsid w:val="004232DE"/>
    <w:rsid w:val="0042363C"/>
    <w:rsid w:val="00423A8B"/>
    <w:rsid w:val="00423BE8"/>
    <w:rsid w:val="0042425B"/>
    <w:rsid w:val="00424B4E"/>
    <w:rsid w:val="00424C8F"/>
    <w:rsid w:val="00424D78"/>
    <w:rsid w:val="00424F8B"/>
    <w:rsid w:val="0042501E"/>
    <w:rsid w:val="004254DE"/>
    <w:rsid w:val="00425500"/>
    <w:rsid w:val="00425747"/>
    <w:rsid w:val="004259DD"/>
    <w:rsid w:val="00425ED3"/>
    <w:rsid w:val="0042615C"/>
    <w:rsid w:val="004261AA"/>
    <w:rsid w:val="004261AD"/>
    <w:rsid w:val="00426662"/>
    <w:rsid w:val="00426829"/>
    <w:rsid w:val="00426BDA"/>
    <w:rsid w:val="00426BFF"/>
    <w:rsid w:val="00426D5A"/>
    <w:rsid w:val="00426E3E"/>
    <w:rsid w:val="004270BA"/>
    <w:rsid w:val="0042712A"/>
    <w:rsid w:val="0042751D"/>
    <w:rsid w:val="00427655"/>
    <w:rsid w:val="00427958"/>
    <w:rsid w:val="00427994"/>
    <w:rsid w:val="00427F02"/>
    <w:rsid w:val="00427F75"/>
    <w:rsid w:val="00427FA2"/>
    <w:rsid w:val="00427FD4"/>
    <w:rsid w:val="00427FF6"/>
    <w:rsid w:val="0043017B"/>
    <w:rsid w:val="00430845"/>
    <w:rsid w:val="00430B97"/>
    <w:rsid w:val="00430DA6"/>
    <w:rsid w:val="00430FD7"/>
    <w:rsid w:val="00430FF3"/>
    <w:rsid w:val="004316F8"/>
    <w:rsid w:val="00431BBD"/>
    <w:rsid w:val="00431E16"/>
    <w:rsid w:val="00431F4E"/>
    <w:rsid w:val="00432184"/>
    <w:rsid w:val="004321A4"/>
    <w:rsid w:val="004321A8"/>
    <w:rsid w:val="00432326"/>
    <w:rsid w:val="004323CB"/>
    <w:rsid w:val="00432B9D"/>
    <w:rsid w:val="00432D20"/>
    <w:rsid w:val="00432D38"/>
    <w:rsid w:val="00433002"/>
    <w:rsid w:val="004330DC"/>
    <w:rsid w:val="004332F1"/>
    <w:rsid w:val="0043338E"/>
    <w:rsid w:val="004333C7"/>
    <w:rsid w:val="00433523"/>
    <w:rsid w:val="00433C25"/>
    <w:rsid w:val="004343D9"/>
    <w:rsid w:val="004347C5"/>
    <w:rsid w:val="004347E1"/>
    <w:rsid w:val="004348D5"/>
    <w:rsid w:val="00434903"/>
    <w:rsid w:val="00434A8E"/>
    <w:rsid w:val="00434C61"/>
    <w:rsid w:val="00434CD9"/>
    <w:rsid w:val="00434DD7"/>
    <w:rsid w:val="00434E27"/>
    <w:rsid w:val="00434FC0"/>
    <w:rsid w:val="00435148"/>
    <w:rsid w:val="004353E6"/>
    <w:rsid w:val="00435473"/>
    <w:rsid w:val="004355A5"/>
    <w:rsid w:val="004357C1"/>
    <w:rsid w:val="0043589B"/>
    <w:rsid w:val="00435AF3"/>
    <w:rsid w:val="00435C35"/>
    <w:rsid w:val="00435C4D"/>
    <w:rsid w:val="00435CEA"/>
    <w:rsid w:val="00435D63"/>
    <w:rsid w:val="00435F61"/>
    <w:rsid w:val="0043611A"/>
    <w:rsid w:val="00436264"/>
    <w:rsid w:val="004362CD"/>
    <w:rsid w:val="00436AF5"/>
    <w:rsid w:val="00436FB4"/>
    <w:rsid w:val="00437168"/>
    <w:rsid w:val="004372A2"/>
    <w:rsid w:val="0043735E"/>
    <w:rsid w:val="00437848"/>
    <w:rsid w:val="0043786E"/>
    <w:rsid w:val="0043789A"/>
    <w:rsid w:val="0043789E"/>
    <w:rsid w:val="00437B31"/>
    <w:rsid w:val="00437BE5"/>
    <w:rsid w:val="00437C49"/>
    <w:rsid w:val="00437C63"/>
    <w:rsid w:val="00437C8E"/>
    <w:rsid w:val="00440184"/>
    <w:rsid w:val="00440420"/>
    <w:rsid w:val="00440615"/>
    <w:rsid w:val="0044064F"/>
    <w:rsid w:val="0044068D"/>
    <w:rsid w:val="00440778"/>
    <w:rsid w:val="0044086E"/>
    <w:rsid w:val="00440936"/>
    <w:rsid w:val="004409CE"/>
    <w:rsid w:val="00440C73"/>
    <w:rsid w:val="00440EF5"/>
    <w:rsid w:val="00441026"/>
    <w:rsid w:val="00441604"/>
    <w:rsid w:val="00441BA7"/>
    <w:rsid w:val="00441CE0"/>
    <w:rsid w:val="00441DF6"/>
    <w:rsid w:val="0044214C"/>
    <w:rsid w:val="004428B2"/>
    <w:rsid w:val="0044298B"/>
    <w:rsid w:val="004429D7"/>
    <w:rsid w:val="00442B0C"/>
    <w:rsid w:val="00442B5B"/>
    <w:rsid w:val="00442F28"/>
    <w:rsid w:val="004431E4"/>
    <w:rsid w:val="00443398"/>
    <w:rsid w:val="004433D5"/>
    <w:rsid w:val="0044341D"/>
    <w:rsid w:val="0044346F"/>
    <w:rsid w:val="004436F6"/>
    <w:rsid w:val="0044382C"/>
    <w:rsid w:val="004439B1"/>
    <w:rsid w:val="004439B6"/>
    <w:rsid w:val="004439E5"/>
    <w:rsid w:val="00443A1F"/>
    <w:rsid w:val="00443B53"/>
    <w:rsid w:val="00443C20"/>
    <w:rsid w:val="00443C29"/>
    <w:rsid w:val="00443F10"/>
    <w:rsid w:val="0044404B"/>
    <w:rsid w:val="0044408C"/>
    <w:rsid w:val="004440AE"/>
    <w:rsid w:val="004444A3"/>
    <w:rsid w:val="0044450C"/>
    <w:rsid w:val="00444724"/>
    <w:rsid w:val="004448A5"/>
    <w:rsid w:val="004449E4"/>
    <w:rsid w:val="00444C8E"/>
    <w:rsid w:val="00444F1A"/>
    <w:rsid w:val="004456AA"/>
    <w:rsid w:val="00445759"/>
    <w:rsid w:val="00445915"/>
    <w:rsid w:val="004459E6"/>
    <w:rsid w:val="00445B8F"/>
    <w:rsid w:val="00445B9D"/>
    <w:rsid w:val="00446075"/>
    <w:rsid w:val="00446136"/>
    <w:rsid w:val="0044655C"/>
    <w:rsid w:val="00446913"/>
    <w:rsid w:val="00446CAA"/>
    <w:rsid w:val="00446EBF"/>
    <w:rsid w:val="00447246"/>
    <w:rsid w:val="00447285"/>
    <w:rsid w:val="00447D58"/>
    <w:rsid w:val="0045023D"/>
    <w:rsid w:val="004508E2"/>
    <w:rsid w:val="004509D1"/>
    <w:rsid w:val="00450BB9"/>
    <w:rsid w:val="00450DF7"/>
    <w:rsid w:val="00450FA6"/>
    <w:rsid w:val="00451088"/>
    <w:rsid w:val="00451362"/>
    <w:rsid w:val="004515E2"/>
    <w:rsid w:val="0045162C"/>
    <w:rsid w:val="004516BE"/>
    <w:rsid w:val="004517C9"/>
    <w:rsid w:val="004517FD"/>
    <w:rsid w:val="00451820"/>
    <w:rsid w:val="00451D43"/>
    <w:rsid w:val="00451E85"/>
    <w:rsid w:val="0045222B"/>
    <w:rsid w:val="00452767"/>
    <w:rsid w:val="0045278E"/>
    <w:rsid w:val="00453060"/>
    <w:rsid w:val="004532AD"/>
    <w:rsid w:val="0045357A"/>
    <w:rsid w:val="00453773"/>
    <w:rsid w:val="00453780"/>
    <w:rsid w:val="00453875"/>
    <w:rsid w:val="00453BD0"/>
    <w:rsid w:val="00453C2C"/>
    <w:rsid w:val="00453C4C"/>
    <w:rsid w:val="00453C5E"/>
    <w:rsid w:val="00453D64"/>
    <w:rsid w:val="00453F5E"/>
    <w:rsid w:val="00453F83"/>
    <w:rsid w:val="00454466"/>
    <w:rsid w:val="00454606"/>
    <w:rsid w:val="004551DD"/>
    <w:rsid w:val="00455329"/>
    <w:rsid w:val="00455440"/>
    <w:rsid w:val="00455789"/>
    <w:rsid w:val="004559C7"/>
    <w:rsid w:val="00455C09"/>
    <w:rsid w:val="00455E4D"/>
    <w:rsid w:val="004561A6"/>
    <w:rsid w:val="00456209"/>
    <w:rsid w:val="00456314"/>
    <w:rsid w:val="004564CC"/>
    <w:rsid w:val="00456949"/>
    <w:rsid w:val="00456B49"/>
    <w:rsid w:val="00456CED"/>
    <w:rsid w:val="00456EEA"/>
    <w:rsid w:val="00456FA0"/>
    <w:rsid w:val="004575BE"/>
    <w:rsid w:val="00457865"/>
    <w:rsid w:val="00457905"/>
    <w:rsid w:val="00457A3E"/>
    <w:rsid w:val="00457AD4"/>
    <w:rsid w:val="00457CA9"/>
    <w:rsid w:val="004600E3"/>
    <w:rsid w:val="00460156"/>
    <w:rsid w:val="0046025D"/>
    <w:rsid w:val="0046039D"/>
    <w:rsid w:val="004605B3"/>
    <w:rsid w:val="00460601"/>
    <w:rsid w:val="00460643"/>
    <w:rsid w:val="004606C8"/>
    <w:rsid w:val="0046085D"/>
    <w:rsid w:val="0046093E"/>
    <w:rsid w:val="00460A17"/>
    <w:rsid w:val="00460A52"/>
    <w:rsid w:val="00460CF8"/>
    <w:rsid w:val="00460ED9"/>
    <w:rsid w:val="004610D8"/>
    <w:rsid w:val="00461562"/>
    <w:rsid w:val="0046161C"/>
    <w:rsid w:val="004618B3"/>
    <w:rsid w:val="0046193D"/>
    <w:rsid w:val="00461A43"/>
    <w:rsid w:val="00461AD8"/>
    <w:rsid w:val="00461AFF"/>
    <w:rsid w:val="00461BB4"/>
    <w:rsid w:val="004621D5"/>
    <w:rsid w:val="004622F7"/>
    <w:rsid w:val="00462311"/>
    <w:rsid w:val="004623C8"/>
    <w:rsid w:val="004627C4"/>
    <w:rsid w:val="004627DF"/>
    <w:rsid w:val="0046280F"/>
    <w:rsid w:val="00462839"/>
    <w:rsid w:val="00462BC0"/>
    <w:rsid w:val="00462CDF"/>
    <w:rsid w:val="00462D93"/>
    <w:rsid w:val="004630FA"/>
    <w:rsid w:val="0046345E"/>
    <w:rsid w:val="004634C4"/>
    <w:rsid w:val="0046356B"/>
    <w:rsid w:val="0046357C"/>
    <w:rsid w:val="004637F0"/>
    <w:rsid w:val="00463B8D"/>
    <w:rsid w:val="00463C60"/>
    <w:rsid w:val="00463EA4"/>
    <w:rsid w:val="00463EF6"/>
    <w:rsid w:val="00464288"/>
    <w:rsid w:val="004643D0"/>
    <w:rsid w:val="004645EC"/>
    <w:rsid w:val="00464608"/>
    <w:rsid w:val="0046477B"/>
    <w:rsid w:val="00464796"/>
    <w:rsid w:val="00464CDB"/>
    <w:rsid w:val="00464D73"/>
    <w:rsid w:val="004650E2"/>
    <w:rsid w:val="004652C4"/>
    <w:rsid w:val="00465362"/>
    <w:rsid w:val="0046555A"/>
    <w:rsid w:val="0046575F"/>
    <w:rsid w:val="00465779"/>
    <w:rsid w:val="00465AE9"/>
    <w:rsid w:val="0046605E"/>
    <w:rsid w:val="004665FE"/>
    <w:rsid w:val="00466619"/>
    <w:rsid w:val="004669D1"/>
    <w:rsid w:val="00466E3F"/>
    <w:rsid w:val="00467089"/>
    <w:rsid w:val="00467123"/>
    <w:rsid w:val="00467178"/>
    <w:rsid w:val="0046717C"/>
    <w:rsid w:val="004675D9"/>
    <w:rsid w:val="0046760D"/>
    <w:rsid w:val="004677AE"/>
    <w:rsid w:val="004679B8"/>
    <w:rsid w:val="004679E5"/>
    <w:rsid w:val="00467C48"/>
    <w:rsid w:val="00467E3D"/>
    <w:rsid w:val="00467EB4"/>
    <w:rsid w:val="00467F90"/>
    <w:rsid w:val="00467FB6"/>
    <w:rsid w:val="00470066"/>
    <w:rsid w:val="004700C9"/>
    <w:rsid w:val="00470354"/>
    <w:rsid w:val="004705E3"/>
    <w:rsid w:val="004706E8"/>
    <w:rsid w:val="00470CE8"/>
    <w:rsid w:val="00470EF0"/>
    <w:rsid w:val="0047121F"/>
    <w:rsid w:val="004712EE"/>
    <w:rsid w:val="004714A3"/>
    <w:rsid w:val="00471552"/>
    <w:rsid w:val="0047195F"/>
    <w:rsid w:val="00471A93"/>
    <w:rsid w:val="00471B19"/>
    <w:rsid w:val="00471D04"/>
    <w:rsid w:val="00471D7B"/>
    <w:rsid w:val="00472435"/>
    <w:rsid w:val="00472485"/>
    <w:rsid w:val="0047249F"/>
    <w:rsid w:val="004726BB"/>
    <w:rsid w:val="0047274C"/>
    <w:rsid w:val="0047287F"/>
    <w:rsid w:val="004728D0"/>
    <w:rsid w:val="00472C90"/>
    <w:rsid w:val="00472DF5"/>
    <w:rsid w:val="00472EDB"/>
    <w:rsid w:val="004730EB"/>
    <w:rsid w:val="00473111"/>
    <w:rsid w:val="00473382"/>
    <w:rsid w:val="004733AC"/>
    <w:rsid w:val="004734E0"/>
    <w:rsid w:val="004735D2"/>
    <w:rsid w:val="004736A8"/>
    <w:rsid w:val="004736D6"/>
    <w:rsid w:val="004739BA"/>
    <w:rsid w:val="00473AD2"/>
    <w:rsid w:val="00473D6C"/>
    <w:rsid w:val="00473F36"/>
    <w:rsid w:val="00474011"/>
    <w:rsid w:val="004742CE"/>
    <w:rsid w:val="004742DA"/>
    <w:rsid w:val="00474587"/>
    <w:rsid w:val="004746BD"/>
    <w:rsid w:val="00474C38"/>
    <w:rsid w:val="004750CC"/>
    <w:rsid w:val="0047512B"/>
    <w:rsid w:val="0047519C"/>
    <w:rsid w:val="0047539F"/>
    <w:rsid w:val="004759C5"/>
    <w:rsid w:val="00475D0B"/>
    <w:rsid w:val="00475DC5"/>
    <w:rsid w:val="00476035"/>
    <w:rsid w:val="0047611F"/>
    <w:rsid w:val="0047613B"/>
    <w:rsid w:val="004763B0"/>
    <w:rsid w:val="0047641B"/>
    <w:rsid w:val="004765F8"/>
    <w:rsid w:val="00476659"/>
    <w:rsid w:val="00476732"/>
    <w:rsid w:val="00476AD1"/>
    <w:rsid w:val="00476BE6"/>
    <w:rsid w:val="00476D05"/>
    <w:rsid w:val="00477006"/>
    <w:rsid w:val="0047753E"/>
    <w:rsid w:val="00477622"/>
    <w:rsid w:val="00477718"/>
    <w:rsid w:val="00477756"/>
    <w:rsid w:val="004777A3"/>
    <w:rsid w:val="00477861"/>
    <w:rsid w:val="0047787D"/>
    <w:rsid w:val="00477983"/>
    <w:rsid w:val="00477A0E"/>
    <w:rsid w:val="00477D2F"/>
    <w:rsid w:val="00477E21"/>
    <w:rsid w:val="00477EB5"/>
    <w:rsid w:val="004804CA"/>
    <w:rsid w:val="00480569"/>
    <w:rsid w:val="00480962"/>
    <w:rsid w:val="00480BC8"/>
    <w:rsid w:val="00480BDC"/>
    <w:rsid w:val="00480D3A"/>
    <w:rsid w:val="00480E20"/>
    <w:rsid w:val="00480E30"/>
    <w:rsid w:val="00480F91"/>
    <w:rsid w:val="0048101C"/>
    <w:rsid w:val="00481090"/>
    <w:rsid w:val="004813CA"/>
    <w:rsid w:val="00481435"/>
    <w:rsid w:val="00481457"/>
    <w:rsid w:val="00481596"/>
    <w:rsid w:val="00481608"/>
    <w:rsid w:val="00481D35"/>
    <w:rsid w:val="0048217B"/>
    <w:rsid w:val="0048233E"/>
    <w:rsid w:val="0048238C"/>
    <w:rsid w:val="0048244A"/>
    <w:rsid w:val="0048294D"/>
    <w:rsid w:val="00482C84"/>
    <w:rsid w:val="00482EE2"/>
    <w:rsid w:val="0048308E"/>
    <w:rsid w:val="004830EA"/>
    <w:rsid w:val="00483216"/>
    <w:rsid w:val="0048343B"/>
    <w:rsid w:val="004834EB"/>
    <w:rsid w:val="00483650"/>
    <w:rsid w:val="0048386C"/>
    <w:rsid w:val="004839D2"/>
    <w:rsid w:val="00483A7E"/>
    <w:rsid w:val="00483C5B"/>
    <w:rsid w:val="00483CB1"/>
    <w:rsid w:val="0048407C"/>
    <w:rsid w:val="004843E0"/>
    <w:rsid w:val="00484406"/>
    <w:rsid w:val="00484432"/>
    <w:rsid w:val="00484AD2"/>
    <w:rsid w:val="0048500D"/>
    <w:rsid w:val="0048508A"/>
    <w:rsid w:val="00485496"/>
    <w:rsid w:val="00485643"/>
    <w:rsid w:val="0048577C"/>
    <w:rsid w:val="00485845"/>
    <w:rsid w:val="00485A84"/>
    <w:rsid w:val="00485AEC"/>
    <w:rsid w:val="00485EE5"/>
    <w:rsid w:val="00485F01"/>
    <w:rsid w:val="00485F14"/>
    <w:rsid w:val="00485FF8"/>
    <w:rsid w:val="004864BA"/>
    <w:rsid w:val="00486513"/>
    <w:rsid w:val="00486997"/>
    <w:rsid w:val="00486BF2"/>
    <w:rsid w:val="00486DC9"/>
    <w:rsid w:val="00486E08"/>
    <w:rsid w:val="00486FCD"/>
    <w:rsid w:val="00487110"/>
    <w:rsid w:val="00487186"/>
    <w:rsid w:val="004872CA"/>
    <w:rsid w:val="00487391"/>
    <w:rsid w:val="0048742B"/>
    <w:rsid w:val="00487601"/>
    <w:rsid w:val="004878BA"/>
    <w:rsid w:val="004879F6"/>
    <w:rsid w:val="00487A62"/>
    <w:rsid w:val="00487E79"/>
    <w:rsid w:val="00487EDE"/>
    <w:rsid w:val="00487FDB"/>
    <w:rsid w:val="00490159"/>
    <w:rsid w:val="004904FF"/>
    <w:rsid w:val="004905E6"/>
    <w:rsid w:val="00490600"/>
    <w:rsid w:val="00490808"/>
    <w:rsid w:val="00490929"/>
    <w:rsid w:val="00490BEE"/>
    <w:rsid w:val="00490D9A"/>
    <w:rsid w:val="00490F91"/>
    <w:rsid w:val="004912B1"/>
    <w:rsid w:val="00491331"/>
    <w:rsid w:val="004913CE"/>
    <w:rsid w:val="00491435"/>
    <w:rsid w:val="00491CE7"/>
    <w:rsid w:val="00492049"/>
    <w:rsid w:val="00492181"/>
    <w:rsid w:val="0049222B"/>
    <w:rsid w:val="004927F9"/>
    <w:rsid w:val="00492A44"/>
    <w:rsid w:val="00492B66"/>
    <w:rsid w:val="00492C4C"/>
    <w:rsid w:val="00493035"/>
    <w:rsid w:val="004930EF"/>
    <w:rsid w:val="00493377"/>
    <w:rsid w:val="004934F0"/>
    <w:rsid w:val="004935CB"/>
    <w:rsid w:val="0049384C"/>
    <w:rsid w:val="00493946"/>
    <w:rsid w:val="00493E71"/>
    <w:rsid w:val="00493F28"/>
    <w:rsid w:val="00494002"/>
    <w:rsid w:val="004941C8"/>
    <w:rsid w:val="004945A0"/>
    <w:rsid w:val="004947BB"/>
    <w:rsid w:val="00494A31"/>
    <w:rsid w:val="00494A98"/>
    <w:rsid w:val="00494BE3"/>
    <w:rsid w:val="00494EF8"/>
    <w:rsid w:val="00495389"/>
    <w:rsid w:val="00495438"/>
    <w:rsid w:val="00495594"/>
    <w:rsid w:val="00495893"/>
    <w:rsid w:val="00495994"/>
    <w:rsid w:val="00495AE9"/>
    <w:rsid w:val="00495B48"/>
    <w:rsid w:val="00495B64"/>
    <w:rsid w:val="00495E12"/>
    <w:rsid w:val="00496306"/>
    <w:rsid w:val="00496396"/>
    <w:rsid w:val="0049647D"/>
    <w:rsid w:val="004964FD"/>
    <w:rsid w:val="004967DE"/>
    <w:rsid w:val="00496836"/>
    <w:rsid w:val="00496F46"/>
    <w:rsid w:val="004970AE"/>
    <w:rsid w:val="004971A7"/>
    <w:rsid w:val="00497275"/>
    <w:rsid w:val="0049738D"/>
    <w:rsid w:val="00497468"/>
    <w:rsid w:val="00497531"/>
    <w:rsid w:val="004978C0"/>
    <w:rsid w:val="004978F1"/>
    <w:rsid w:val="0049792E"/>
    <w:rsid w:val="00497A2E"/>
    <w:rsid w:val="00497A8A"/>
    <w:rsid w:val="00497B9B"/>
    <w:rsid w:val="004A02C5"/>
    <w:rsid w:val="004A0855"/>
    <w:rsid w:val="004A0AD2"/>
    <w:rsid w:val="004A0DA5"/>
    <w:rsid w:val="004A11C5"/>
    <w:rsid w:val="004A1269"/>
    <w:rsid w:val="004A1509"/>
    <w:rsid w:val="004A18D6"/>
    <w:rsid w:val="004A1A6B"/>
    <w:rsid w:val="004A1C94"/>
    <w:rsid w:val="004A1FAF"/>
    <w:rsid w:val="004A2252"/>
    <w:rsid w:val="004A2871"/>
    <w:rsid w:val="004A2873"/>
    <w:rsid w:val="004A2FE9"/>
    <w:rsid w:val="004A3025"/>
    <w:rsid w:val="004A314F"/>
    <w:rsid w:val="004A327D"/>
    <w:rsid w:val="004A3298"/>
    <w:rsid w:val="004A3325"/>
    <w:rsid w:val="004A364C"/>
    <w:rsid w:val="004A3733"/>
    <w:rsid w:val="004A3853"/>
    <w:rsid w:val="004A3854"/>
    <w:rsid w:val="004A3961"/>
    <w:rsid w:val="004A3C42"/>
    <w:rsid w:val="004A3C71"/>
    <w:rsid w:val="004A3CBB"/>
    <w:rsid w:val="004A3DBF"/>
    <w:rsid w:val="004A3DC3"/>
    <w:rsid w:val="004A40CE"/>
    <w:rsid w:val="004A4148"/>
    <w:rsid w:val="004A434B"/>
    <w:rsid w:val="004A4604"/>
    <w:rsid w:val="004A4AA0"/>
    <w:rsid w:val="004A4ACE"/>
    <w:rsid w:val="004A4CAF"/>
    <w:rsid w:val="004A501A"/>
    <w:rsid w:val="004A51C8"/>
    <w:rsid w:val="004A545B"/>
    <w:rsid w:val="004A554B"/>
    <w:rsid w:val="004A55DD"/>
    <w:rsid w:val="004A5869"/>
    <w:rsid w:val="004A5993"/>
    <w:rsid w:val="004A5A67"/>
    <w:rsid w:val="004A5AEB"/>
    <w:rsid w:val="004A5E24"/>
    <w:rsid w:val="004A600A"/>
    <w:rsid w:val="004A6360"/>
    <w:rsid w:val="004A65AC"/>
    <w:rsid w:val="004A663F"/>
    <w:rsid w:val="004A676D"/>
    <w:rsid w:val="004A67BD"/>
    <w:rsid w:val="004A685F"/>
    <w:rsid w:val="004A692C"/>
    <w:rsid w:val="004A6AA2"/>
    <w:rsid w:val="004A6EC2"/>
    <w:rsid w:val="004A6ECC"/>
    <w:rsid w:val="004A7206"/>
    <w:rsid w:val="004A759E"/>
    <w:rsid w:val="004A796C"/>
    <w:rsid w:val="004B010A"/>
    <w:rsid w:val="004B0117"/>
    <w:rsid w:val="004B04CA"/>
    <w:rsid w:val="004B09DD"/>
    <w:rsid w:val="004B0A06"/>
    <w:rsid w:val="004B0B78"/>
    <w:rsid w:val="004B0BBB"/>
    <w:rsid w:val="004B0BCA"/>
    <w:rsid w:val="004B0E0E"/>
    <w:rsid w:val="004B129F"/>
    <w:rsid w:val="004B17F2"/>
    <w:rsid w:val="004B18C0"/>
    <w:rsid w:val="004B1A29"/>
    <w:rsid w:val="004B1D39"/>
    <w:rsid w:val="004B1D64"/>
    <w:rsid w:val="004B20CE"/>
    <w:rsid w:val="004B269D"/>
    <w:rsid w:val="004B2B4F"/>
    <w:rsid w:val="004B2E0C"/>
    <w:rsid w:val="004B32A8"/>
    <w:rsid w:val="004B37A1"/>
    <w:rsid w:val="004B37A6"/>
    <w:rsid w:val="004B3991"/>
    <w:rsid w:val="004B3BDB"/>
    <w:rsid w:val="004B3BDC"/>
    <w:rsid w:val="004B3E21"/>
    <w:rsid w:val="004B3E79"/>
    <w:rsid w:val="004B3FDD"/>
    <w:rsid w:val="004B420B"/>
    <w:rsid w:val="004B43C2"/>
    <w:rsid w:val="004B44C8"/>
    <w:rsid w:val="004B46ED"/>
    <w:rsid w:val="004B4945"/>
    <w:rsid w:val="004B4BAF"/>
    <w:rsid w:val="004B4DFC"/>
    <w:rsid w:val="004B50D4"/>
    <w:rsid w:val="004B54D5"/>
    <w:rsid w:val="004B5546"/>
    <w:rsid w:val="004B55E1"/>
    <w:rsid w:val="004B57E5"/>
    <w:rsid w:val="004B5A3E"/>
    <w:rsid w:val="004B5AF2"/>
    <w:rsid w:val="004B634B"/>
    <w:rsid w:val="004B6406"/>
    <w:rsid w:val="004B650A"/>
    <w:rsid w:val="004B662F"/>
    <w:rsid w:val="004B685D"/>
    <w:rsid w:val="004B693B"/>
    <w:rsid w:val="004B6A6F"/>
    <w:rsid w:val="004B6AF3"/>
    <w:rsid w:val="004B6D0A"/>
    <w:rsid w:val="004B769B"/>
    <w:rsid w:val="004B7B6D"/>
    <w:rsid w:val="004B7E83"/>
    <w:rsid w:val="004C0065"/>
    <w:rsid w:val="004C00ED"/>
    <w:rsid w:val="004C0147"/>
    <w:rsid w:val="004C021F"/>
    <w:rsid w:val="004C03F6"/>
    <w:rsid w:val="004C074E"/>
    <w:rsid w:val="004C0A24"/>
    <w:rsid w:val="004C0A8D"/>
    <w:rsid w:val="004C0B87"/>
    <w:rsid w:val="004C0B8B"/>
    <w:rsid w:val="004C0F97"/>
    <w:rsid w:val="004C151B"/>
    <w:rsid w:val="004C152E"/>
    <w:rsid w:val="004C15F6"/>
    <w:rsid w:val="004C1668"/>
    <w:rsid w:val="004C16A2"/>
    <w:rsid w:val="004C1861"/>
    <w:rsid w:val="004C188D"/>
    <w:rsid w:val="004C19AF"/>
    <w:rsid w:val="004C19BB"/>
    <w:rsid w:val="004C1DFA"/>
    <w:rsid w:val="004C1FBA"/>
    <w:rsid w:val="004C2056"/>
    <w:rsid w:val="004C243C"/>
    <w:rsid w:val="004C275D"/>
    <w:rsid w:val="004C291C"/>
    <w:rsid w:val="004C2966"/>
    <w:rsid w:val="004C2987"/>
    <w:rsid w:val="004C29CB"/>
    <w:rsid w:val="004C2E54"/>
    <w:rsid w:val="004C31E5"/>
    <w:rsid w:val="004C31E7"/>
    <w:rsid w:val="004C32A3"/>
    <w:rsid w:val="004C3787"/>
    <w:rsid w:val="004C3FF0"/>
    <w:rsid w:val="004C442C"/>
    <w:rsid w:val="004C486C"/>
    <w:rsid w:val="004C498D"/>
    <w:rsid w:val="004C4ACF"/>
    <w:rsid w:val="004C4BDC"/>
    <w:rsid w:val="004C4D83"/>
    <w:rsid w:val="004C504A"/>
    <w:rsid w:val="004C519F"/>
    <w:rsid w:val="004C5CB0"/>
    <w:rsid w:val="004C5CB1"/>
    <w:rsid w:val="004C5D05"/>
    <w:rsid w:val="004C5D88"/>
    <w:rsid w:val="004C5EE7"/>
    <w:rsid w:val="004C5F0F"/>
    <w:rsid w:val="004C5F43"/>
    <w:rsid w:val="004C6040"/>
    <w:rsid w:val="004C6180"/>
    <w:rsid w:val="004C61CD"/>
    <w:rsid w:val="004C634E"/>
    <w:rsid w:val="004C635C"/>
    <w:rsid w:val="004C656B"/>
    <w:rsid w:val="004C6791"/>
    <w:rsid w:val="004C6B7C"/>
    <w:rsid w:val="004C6E35"/>
    <w:rsid w:val="004C701C"/>
    <w:rsid w:val="004C709A"/>
    <w:rsid w:val="004C7203"/>
    <w:rsid w:val="004C75FD"/>
    <w:rsid w:val="004C7691"/>
    <w:rsid w:val="004C78C0"/>
    <w:rsid w:val="004C78E3"/>
    <w:rsid w:val="004C7B07"/>
    <w:rsid w:val="004C7BEE"/>
    <w:rsid w:val="004D037E"/>
    <w:rsid w:val="004D03F4"/>
    <w:rsid w:val="004D03FD"/>
    <w:rsid w:val="004D0701"/>
    <w:rsid w:val="004D078F"/>
    <w:rsid w:val="004D0870"/>
    <w:rsid w:val="004D08EE"/>
    <w:rsid w:val="004D09B8"/>
    <w:rsid w:val="004D0EF3"/>
    <w:rsid w:val="004D15D9"/>
    <w:rsid w:val="004D168D"/>
    <w:rsid w:val="004D1709"/>
    <w:rsid w:val="004D171F"/>
    <w:rsid w:val="004D1B39"/>
    <w:rsid w:val="004D1C74"/>
    <w:rsid w:val="004D1D13"/>
    <w:rsid w:val="004D2698"/>
    <w:rsid w:val="004D2750"/>
    <w:rsid w:val="004D2B68"/>
    <w:rsid w:val="004D2D38"/>
    <w:rsid w:val="004D2D9E"/>
    <w:rsid w:val="004D2F96"/>
    <w:rsid w:val="004D2FC5"/>
    <w:rsid w:val="004D2FD7"/>
    <w:rsid w:val="004D30C4"/>
    <w:rsid w:val="004D3592"/>
    <w:rsid w:val="004D36E5"/>
    <w:rsid w:val="004D37B1"/>
    <w:rsid w:val="004D37B8"/>
    <w:rsid w:val="004D3F77"/>
    <w:rsid w:val="004D4112"/>
    <w:rsid w:val="004D456C"/>
    <w:rsid w:val="004D496D"/>
    <w:rsid w:val="004D4A57"/>
    <w:rsid w:val="004D4CCB"/>
    <w:rsid w:val="004D4DE2"/>
    <w:rsid w:val="004D4F85"/>
    <w:rsid w:val="004D50C0"/>
    <w:rsid w:val="004D5109"/>
    <w:rsid w:val="004D52E5"/>
    <w:rsid w:val="004D530F"/>
    <w:rsid w:val="004D5458"/>
    <w:rsid w:val="004D5522"/>
    <w:rsid w:val="004D5595"/>
    <w:rsid w:val="004D5836"/>
    <w:rsid w:val="004D58F9"/>
    <w:rsid w:val="004D59BE"/>
    <w:rsid w:val="004D5A47"/>
    <w:rsid w:val="004D5BEC"/>
    <w:rsid w:val="004D5D00"/>
    <w:rsid w:val="004D60E5"/>
    <w:rsid w:val="004D6103"/>
    <w:rsid w:val="004D6165"/>
    <w:rsid w:val="004D6468"/>
    <w:rsid w:val="004D647A"/>
    <w:rsid w:val="004D6601"/>
    <w:rsid w:val="004D67DD"/>
    <w:rsid w:val="004D687D"/>
    <w:rsid w:val="004D68AA"/>
    <w:rsid w:val="004D6C9F"/>
    <w:rsid w:val="004D6E71"/>
    <w:rsid w:val="004D6EE9"/>
    <w:rsid w:val="004D7148"/>
    <w:rsid w:val="004D7757"/>
    <w:rsid w:val="004D7898"/>
    <w:rsid w:val="004D7B1E"/>
    <w:rsid w:val="004D7BD3"/>
    <w:rsid w:val="004D7DEC"/>
    <w:rsid w:val="004D7FE0"/>
    <w:rsid w:val="004E0320"/>
    <w:rsid w:val="004E0690"/>
    <w:rsid w:val="004E0AC1"/>
    <w:rsid w:val="004E0DF6"/>
    <w:rsid w:val="004E0FD7"/>
    <w:rsid w:val="004E10BF"/>
    <w:rsid w:val="004E1125"/>
    <w:rsid w:val="004E153D"/>
    <w:rsid w:val="004E15C3"/>
    <w:rsid w:val="004E168C"/>
    <w:rsid w:val="004E1D57"/>
    <w:rsid w:val="004E2059"/>
    <w:rsid w:val="004E2484"/>
    <w:rsid w:val="004E2487"/>
    <w:rsid w:val="004E2917"/>
    <w:rsid w:val="004E2B78"/>
    <w:rsid w:val="004E2EA8"/>
    <w:rsid w:val="004E350D"/>
    <w:rsid w:val="004E38CD"/>
    <w:rsid w:val="004E3C2E"/>
    <w:rsid w:val="004E3CC0"/>
    <w:rsid w:val="004E4C7E"/>
    <w:rsid w:val="004E4DBC"/>
    <w:rsid w:val="004E4F0C"/>
    <w:rsid w:val="004E5374"/>
    <w:rsid w:val="004E575E"/>
    <w:rsid w:val="004E57B5"/>
    <w:rsid w:val="004E58EE"/>
    <w:rsid w:val="004E5C78"/>
    <w:rsid w:val="004E64F7"/>
    <w:rsid w:val="004E6720"/>
    <w:rsid w:val="004E6B56"/>
    <w:rsid w:val="004E7236"/>
    <w:rsid w:val="004E732F"/>
    <w:rsid w:val="004E7386"/>
    <w:rsid w:val="004E78BE"/>
    <w:rsid w:val="004E78E9"/>
    <w:rsid w:val="004E7B93"/>
    <w:rsid w:val="004E7EA4"/>
    <w:rsid w:val="004F01BA"/>
    <w:rsid w:val="004F02EA"/>
    <w:rsid w:val="004F04F5"/>
    <w:rsid w:val="004F0841"/>
    <w:rsid w:val="004F0AE8"/>
    <w:rsid w:val="004F0F2A"/>
    <w:rsid w:val="004F1013"/>
    <w:rsid w:val="004F1029"/>
    <w:rsid w:val="004F10CA"/>
    <w:rsid w:val="004F1154"/>
    <w:rsid w:val="004F115E"/>
    <w:rsid w:val="004F127C"/>
    <w:rsid w:val="004F13D3"/>
    <w:rsid w:val="004F1B25"/>
    <w:rsid w:val="004F1E76"/>
    <w:rsid w:val="004F2040"/>
    <w:rsid w:val="004F2406"/>
    <w:rsid w:val="004F262D"/>
    <w:rsid w:val="004F2A81"/>
    <w:rsid w:val="004F2A93"/>
    <w:rsid w:val="004F2D09"/>
    <w:rsid w:val="004F2E47"/>
    <w:rsid w:val="004F3122"/>
    <w:rsid w:val="004F31DF"/>
    <w:rsid w:val="004F3533"/>
    <w:rsid w:val="004F3727"/>
    <w:rsid w:val="004F3929"/>
    <w:rsid w:val="004F3D92"/>
    <w:rsid w:val="004F3EA6"/>
    <w:rsid w:val="004F3F0A"/>
    <w:rsid w:val="004F3F68"/>
    <w:rsid w:val="004F40D3"/>
    <w:rsid w:val="004F46CD"/>
    <w:rsid w:val="004F4716"/>
    <w:rsid w:val="004F4895"/>
    <w:rsid w:val="004F4A70"/>
    <w:rsid w:val="004F4C9C"/>
    <w:rsid w:val="004F50C5"/>
    <w:rsid w:val="004F51F5"/>
    <w:rsid w:val="004F52D3"/>
    <w:rsid w:val="004F54DA"/>
    <w:rsid w:val="004F56C7"/>
    <w:rsid w:val="004F579E"/>
    <w:rsid w:val="004F5A3B"/>
    <w:rsid w:val="004F5D7A"/>
    <w:rsid w:val="004F5E00"/>
    <w:rsid w:val="004F60C7"/>
    <w:rsid w:val="004F6353"/>
    <w:rsid w:val="004F6454"/>
    <w:rsid w:val="004F65AA"/>
    <w:rsid w:val="004F6848"/>
    <w:rsid w:val="004F6AFA"/>
    <w:rsid w:val="004F6BB3"/>
    <w:rsid w:val="004F6CDD"/>
    <w:rsid w:val="004F6F74"/>
    <w:rsid w:val="004F6FAA"/>
    <w:rsid w:val="004F6FF0"/>
    <w:rsid w:val="004F7218"/>
    <w:rsid w:val="004F75E0"/>
    <w:rsid w:val="004F7658"/>
    <w:rsid w:val="004F76A1"/>
    <w:rsid w:val="004F76CA"/>
    <w:rsid w:val="004F770B"/>
    <w:rsid w:val="004F7C4B"/>
    <w:rsid w:val="004F7C99"/>
    <w:rsid w:val="004F7D45"/>
    <w:rsid w:val="004F7DC4"/>
    <w:rsid w:val="004F7ED1"/>
    <w:rsid w:val="0050019B"/>
    <w:rsid w:val="00500353"/>
    <w:rsid w:val="00500543"/>
    <w:rsid w:val="005007AB"/>
    <w:rsid w:val="00500867"/>
    <w:rsid w:val="00500995"/>
    <w:rsid w:val="00501087"/>
    <w:rsid w:val="005010FE"/>
    <w:rsid w:val="00501A8C"/>
    <w:rsid w:val="00501B80"/>
    <w:rsid w:val="00501D1D"/>
    <w:rsid w:val="00501D2C"/>
    <w:rsid w:val="00502196"/>
    <w:rsid w:val="005022FE"/>
    <w:rsid w:val="00502465"/>
    <w:rsid w:val="0050250E"/>
    <w:rsid w:val="005028F8"/>
    <w:rsid w:val="005029EE"/>
    <w:rsid w:val="00502ACF"/>
    <w:rsid w:val="00502B44"/>
    <w:rsid w:val="00503342"/>
    <w:rsid w:val="005034B4"/>
    <w:rsid w:val="00503500"/>
    <w:rsid w:val="0050354C"/>
    <w:rsid w:val="005035B7"/>
    <w:rsid w:val="005035C6"/>
    <w:rsid w:val="00503884"/>
    <w:rsid w:val="0050395D"/>
    <w:rsid w:val="00503D40"/>
    <w:rsid w:val="00503E04"/>
    <w:rsid w:val="00503F76"/>
    <w:rsid w:val="005040B4"/>
    <w:rsid w:val="00504206"/>
    <w:rsid w:val="00504230"/>
    <w:rsid w:val="005043BA"/>
    <w:rsid w:val="005047BF"/>
    <w:rsid w:val="005047EA"/>
    <w:rsid w:val="00504818"/>
    <w:rsid w:val="00504AD5"/>
    <w:rsid w:val="00504C9B"/>
    <w:rsid w:val="00504E96"/>
    <w:rsid w:val="00504F95"/>
    <w:rsid w:val="005050AF"/>
    <w:rsid w:val="00505106"/>
    <w:rsid w:val="0050523F"/>
    <w:rsid w:val="005052C7"/>
    <w:rsid w:val="00505412"/>
    <w:rsid w:val="00505507"/>
    <w:rsid w:val="00505CEE"/>
    <w:rsid w:val="005062EC"/>
    <w:rsid w:val="00506353"/>
    <w:rsid w:val="0050643C"/>
    <w:rsid w:val="0050646E"/>
    <w:rsid w:val="00506691"/>
    <w:rsid w:val="00506983"/>
    <w:rsid w:val="005069DA"/>
    <w:rsid w:val="00506D62"/>
    <w:rsid w:val="00506D71"/>
    <w:rsid w:val="00506D95"/>
    <w:rsid w:val="00506E61"/>
    <w:rsid w:val="00506EA1"/>
    <w:rsid w:val="00506F2A"/>
    <w:rsid w:val="00507164"/>
    <w:rsid w:val="00507216"/>
    <w:rsid w:val="005072A9"/>
    <w:rsid w:val="0050758B"/>
    <w:rsid w:val="00507698"/>
    <w:rsid w:val="00507882"/>
    <w:rsid w:val="00507B86"/>
    <w:rsid w:val="00510036"/>
    <w:rsid w:val="00510144"/>
    <w:rsid w:val="005101FD"/>
    <w:rsid w:val="00510270"/>
    <w:rsid w:val="00510338"/>
    <w:rsid w:val="00510347"/>
    <w:rsid w:val="0051056D"/>
    <w:rsid w:val="0051075B"/>
    <w:rsid w:val="00510858"/>
    <w:rsid w:val="0051099D"/>
    <w:rsid w:val="00510C44"/>
    <w:rsid w:val="00510C7F"/>
    <w:rsid w:val="00510E5E"/>
    <w:rsid w:val="00510EED"/>
    <w:rsid w:val="00510FB7"/>
    <w:rsid w:val="005110A3"/>
    <w:rsid w:val="00511107"/>
    <w:rsid w:val="00511149"/>
    <w:rsid w:val="005111F2"/>
    <w:rsid w:val="00511346"/>
    <w:rsid w:val="005115A6"/>
    <w:rsid w:val="0051166C"/>
    <w:rsid w:val="005116AB"/>
    <w:rsid w:val="005117BC"/>
    <w:rsid w:val="00511807"/>
    <w:rsid w:val="005122F9"/>
    <w:rsid w:val="005123D0"/>
    <w:rsid w:val="005123F2"/>
    <w:rsid w:val="00512474"/>
    <w:rsid w:val="005125F4"/>
    <w:rsid w:val="00512845"/>
    <w:rsid w:val="00512A8A"/>
    <w:rsid w:val="00512C16"/>
    <w:rsid w:val="00512CBF"/>
    <w:rsid w:val="00512CF6"/>
    <w:rsid w:val="00512F1A"/>
    <w:rsid w:val="00513143"/>
    <w:rsid w:val="00513643"/>
    <w:rsid w:val="00513941"/>
    <w:rsid w:val="005139A8"/>
    <w:rsid w:val="00513CA8"/>
    <w:rsid w:val="00513D2A"/>
    <w:rsid w:val="00513F01"/>
    <w:rsid w:val="00514043"/>
    <w:rsid w:val="00514858"/>
    <w:rsid w:val="00514B35"/>
    <w:rsid w:val="00514CBD"/>
    <w:rsid w:val="00514E13"/>
    <w:rsid w:val="00514FC2"/>
    <w:rsid w:val="00515124"/>
    <w:rsid w:val="005151AF"/>
    <w:rsid w:val="005151B2"/>
    <w:rsid w:val="0051547E"/>
    <w:rsid w:val="00515684"/>
    <w:rsid w:val="0051583B"/>
    <w:rsid w:val="005158FB"/>
    <w:rsid w:val="0051591D"/>
    <w:rsid w:val="0051594B"/>
    <w:rsid w:val="00515B8E"/>
    <w:rsid w:val="00515ECB"/>
    <w:rsid w:val="00515FC9"/>
    <w:rsid w:val="005162D1"/>
    <w:rsid w:val="005163A1"/>
    <w:rsid w:val="00516428"/>
    <w:rsid w:val="0051660E"/>
    <w:rsid w:val="0051688C"/>
    <w:rsid w:val="00516C92"/>
    <w:rsid w:val="005170EB"/>
    <w:rsid w:val="005175E1"/>
    <w:rsid w:val="0051760D"/>
    <w:rsid w:val="005178C3"/>
    <w:rsid w:val="005179EB"/>
    <w:rsid w:val="00517BEE"/>
    <w:rsid w:val="00517D80"/>
    <w:rsid w:val="00517DD7"/>
    <w:rsid w:val="00517EDA"/>
    <w:rsid w:val="00517F56"/>
    <w:rsid w:val="00520292"/>
    <w:rsid w:val="00520376"/>
    <w:rsid w:val="0052050B"/>
    <w:rsid w:val="00520519"/>
    <w:rsid w:val="0052098F"/>
    <w:rsid w:val="0052099F"/>
    <w:rsid w:val="00521161"/>
    <w:rsid w:val="00521465"/>
    <w:rsid w:val="005217E0"/>
    <w:rsid w:val="005217E8"/>
    <w:rsid w:val="0052182E"/>
    <w:rsid w:val="00521856"/>
    <w:rsid w:val="00521BD4"/>
    <w:rsid w:val="00521EFE"/>
    <w:rsid w:val="00522045"/>
    <w:rsid w:val="00522100"/>
    <w:rsid w:val="00522337"/>
    <w:rsid w:val="0052246F"/>
    <w:rsid w:val="005227C2"/>
    <w:rsid w:val="00522896"/>
    <w:rsid w:val="0052292E"/>
    <w:rsid w:val="00522A93"/>
    <w:rsid w:val="00522B31"/>
    <w:rsid w:val="00522B6D"/>
    <w:rsid w:val="00522CF9"/>
    <w:rsid w:val="00522D67"/>
    <w:rsid w:val="00523253"/>
    <w:rsid w:val="005236A6"/>
    <w:rsid w:val="00523975"/>
    <w:rsid w:val="005239D1"/>
    <w:rsid w:val="00523DDF"/>
    <w:rsid w:val="00523F66"/>
    <w:rsid w:val="0052422F"/>
    <w:rsid w:val="005244C8"/>
    <w:rsid w:val="0052454E"/>
    <w:rsid w:val="005247FE"/>
    <w:rsid w:val="005248E6"/>
    <w:rsid w:val="00524997"/>
    <w:rsid w:val="00524F19"/>
    <w:rsid w:val="005254A0"/>
    <w:rsid w:val="005256CD"/>
    <w:rsid w:val="00525815"/>
    <w:rsid w:val="00525856"/>
    <w:rsid w:val="0052589E"/>
    <w:rsid w:val="005259F6"/>
    <w:rsid w:val="00525AE4"/>
    <w:rsid w:val="00525C59"/>
    <w:rsid w:val="00525D97"/>
    <w:rsid w:val="00525E99"/>
    <w:rsid w:val="00525F02"/>
    <w:rsid w:val="0052604F"/>
    <w:rsid w:val="00526200"/>
    <w:rsid w:val="005263B3"/>
    <w:rsid w:val="0052655E"/>
    <w:rsid w:val="00526795"/>
    <w:rsid w:val="00526BBC"/>
    <w:rsid w:val="00526BFA"/>
    <w:rsid w:val="0052738B"/>
    <w:rsid w:val="00527723"/>
    <w:rsid w:val="0052779D"/>
    <w:rsid w:val="0053033A"/>
    <w:rsid w:val="0053037E"/>
    <w:rsid w:val="00530404"/>
    <w:rsid w:val="0053077E"/>
    <w:rsid w:val="00530987"/>
    <w:rsid w:val="005309B2"/>
    <w:rsid w:val="005309FA"/>
    <w:rsid w:val="00530A17"/>
    <w:rsid w:val="00530AFB"/>
    <w:rsid w:val="00530C80"/>
    <w:rsid w:val="00531160"/>
    <w:rsid w:val="00531351"/>
    <w:rsid w:val="005314D6"/>
    <w:rsid w:val="005316D4"/>
    <w:rsid w:val="005316D7"/>
    <w:rsid w:val="00531761"/>
    <w:rsid w:val="00531A15"/>
    <w:rsid w:val="00531B7C"/>
    <w:rsid w:val="00531BC5"/>
    <w:rsid w:val="00531CBE"/>
    <w:rsid w:val="00531E04"/>
    <w:rsid w:val="00531E06"/>
    <w:rsid w:val="005322EA"/>
    <w:rsid w:val="00532323"/>
    <w:rsid w:val="005324FD"/>
    <w:rsid w:val="0053251A"/>
    <w:rsid w:val="00532841"/>
    <w:rsid w:val="00532847"/>
    <w:rsid w:val="00532964"/>
    <w:rsid w:val="00532DA5"/>
    <w:rsid w:val="00533423"/>
    <w:rsid w:val="005338D5"/>
    <w:rsid w:val="005339BF"/>
    <w:rsid w:val="00533D95"/>
    <w:rsid w:val="00533D96"/>
    <w:rsid w:val="00533EC0"/>
    <w:rsid w:val="00533FC4"/>
    <w:rsid w:val="00533FFA"/>
    <w:rsid w:val="00534283"/>
    <w:rsid w:val="0053442F"/>
    <w:rsid w:val="0053454F"/>
    <w:rsid w:val="00534635"/>
    <w:rsid w:val="00534AE3"/>
    <w:rsid w:val="00535053"/>
    <w:rsid w:val="00535096"/>
    <w:rsid w:val="0053519E"/>
    <w:rsid w:val="005351FA"/>
    <w:rsid w:val="00535389"/>
    <w:rsid w:val="00535898"/>
    <w:rsid w:val="005358DD"/>
    <w:rsid w:val="00535DBD"/>
    <w:rsid w:val="005363D9"/>
    <w:rsid w:val="005364F1"/>
    <w:rsid w:val="00536593"/>
    <w:rsid w:val="00536693"/>
    <w:rsid w:val="00536741"/>
    <w:rsid w:val="0053678B"/>
    <w:rsid w:val="005367CD"/>
    <w:rsid w:val="0053682B"/>
    <w:rsid w:val="005368FD"/>
    <w:rsid w:val="00536931"/>
    <w:rsid w:val="00536A45"/>
    <w:rsid w:val="00536B2D"/>
    <w:rsid w:val="00536C41"/>
    <w:rsid w:val="00536E43"/>
    <w:rsid w:val="005370F2"/>
    <w:rsid w:val="00537600"/>
    <w:rsid w:val="00537837"/>
    <w:rsid w:val="00537CD6"/>
    <w:rsid w:val="00537CEC"/>
    <w:rsid w:val="005403C0"/>
    <w:rsid w:val="00540483"/>
    <w:rsid w:val="00540511"/>
    <w:rsid w:val="005405C5"/>
    <w:rsid w:val="005408C5"/>
    <w:rsid w:val="00540E3B"/>
    <w:rsid w:val="00540E69"/>
    <w:rsid w:val="00541A38"/>
    <w:rsid w:val="00541E95"/>
    <w:rsid w:val="00541F38"/>
    <w:rsid w:val="005422A0"/>
    <w:rsid w:val="00542530"/>
    <w:rsid w:val="005427FE"/>
    <w:rsid w:val="0054288C"/>
    <w:rsid w:val="00542891"/>
    <w:rsid w:val="005429B9"/>
    <w:rsid w:val="00542D2D"/>
    <w:rsid w:val="00542D9C"/>
    <w:rsid w:val="00542DEC"/>
    <w:rsid w:val="00542EB1"/>
    <w:rsid w:val="00543058"/>
    <w:rsid w:val="005430F6"/>
    <w:rsid w:val="005431F8"/>
    <w:rsid w:val="0054334D"/>
    <w:rsid w:val="00543405"/>
    <w:rsid w:val="0054347C"/>
    <w:rsid w:val="0054359E"/>
    <w:rsid w:val="005437AE"/>
    <w:rsid w:val="00543822"/>
    <w:rsid w:val="00543DA5"/>
    <w:rsid w:val="00543ED5"/>
    <w:rsid w:val="00543F0A"/>
    <w:rsid w:val="00544153"/>
    <w:rsid w:val="005442BD"/>
    <w:rsid w:val="00544725"/>
    <w:rsid w:val="00544896"/>
    <w:rsid w:val="0054489E"/>
    <w:rsid w:val="00544A53"/>
    <w:rsid w:val="00545238"/>
    <w:rsid w:val="00545270"/>
    <w:rsid w:val="005455D7"/>
    <w:rsid w:val="0054571F"/>
    <w:rsid w:val="005457C0"/>
    <w:rsid w:val="0054587D"/>
    <w:rsid w:val="00545991"/>
    <w:rsid w:val="00545AE6"/>
    <w:rsid w:val="00545E25"/>
    <w:rsid w:val="00545E88"/>
    <w:rsid w:val="00546277"/>
    <w:rsid w:val="0054627A"/>
    <w:rsid w:val="0054648C"/>
    <w:rsid w:val="005465A7"/>
    <w:rsid w:val="00546D47"/>
    <w:rsid w:val="00547679"/>
    <w:rsid w:val="005479DC"/>
    <w:rsid w:val="00547CE8"/>
    <w:rsid w:val="00547EC7"/>
    <w:rsid w:val="00547F15"/>
    <w:rsid w:val="00547FDE"/>
    <w:rsid w:val="00550076"/>
    <w:rsid w:val="00550326"/>
    <w:rsid w:val="00550359"/>
    <w:rsid w:val="00550765"/>
    <w:rsid w:val="0055093A"/>
    <w:rsid w:val="00550B22"/>
    <w:rsid w:val="00550C9A"/>
    <w:rsid w:val="00550D1C"/>
    <w:rsid w:val="00550EB8"/>
    <w:rsid w:val="00551828"/>
    <w:rsid w:val="00551B19"/>
    <w:rsid w:val="00551E6E"/>
    <w:rsid w:val="00552F67"/>
    <w:rsid w:val="00552F99"/>
    <w:rsid w:val="0055321E"/>
    <w:rsid w:val="005532A4"/>
    <w:rsid w:val="005538D5"/>
    <w:rsid w:val="005539AB"/>
    <w:rsid w:val="005539F2"/>
    <w:rsid w:val="00553ABF"/>
    <w:rsid w:val="00553AE0"/>
    <w:rsid w:val="00553B1D"/>
    <w:rsid w:val="00553BDE"/>
    <w:rsid w:val="00553C22"/>
    <w:rsid w:val="00553E9F"/>
    <w:rsid w:val="0055418B"/>
    <w:rsid w:val="005543A6"/>
    <w:rsid w:val="00554A9D"/>
    <w:rsid w:val="00554C99"/>
    <w:rsid w:val="00554CF6"/>
    <w:rsid w:val="00554FEB"/>
    <w:rsid w:val="00555103"/>
    <w:rsid w:val="0055515E"/>
    <w:rsid w:val="005552E7"/>
    <w:rsid w:val="00555656"/>
    <w:rsid w:val="0055571F"/>
    <w:rsid w:val="00555995"/>
    <w:rsid w:val="00555B74"/>
    <w:rsid w:val="00556020"/>
    <w:rsid w:val="00556399"/>
    <w:rsid w:val="00556633"/>
    <w:rsid w:val="005566C6"/>
    <w:rsid w:val="005566D8"/>
    <w:rsid w:val="005569AA"/>
    <w:rsid w:val="00556A90"/>
    <w:rsid w:val="00556CCA"/>
    <w:rsid w:val="00556ECC"/>
    <w:rsid w:val="0055703D"/>
    <w:rsid w:val="005573E1"/>
    <w:rsid w:val="0055767C"/>
    <w:rsid w:val="00557C5F"/>
    <w:rsid w:val="00557D86"/>
    <w:rsid w:val="00557F95"/>
    <w:rsid w:val="005600B1"/>
    <w:rsid w:val="005601CF"/>
    <w:rsid w:val="00560304"/>
    <w:rsid w:val="00560623"/>
    <w:rsid w:val="005606B4"/>
    <w:rsid w:val="00560975"/>
    <w:rsid w:val="00560C10"/>
    <w:rsid w:val="00560D32"/>
    <w:rsid w:val="00561073"/>
    <w:rsid w:val="00561092"/>
    <w:rsid w:val="005611B5"/>
    <w:rsid w:val="005612D6"/>
    <w:rsid w:val="005613CE"/>
    <w:rsid w:val="005613FE"/>
    <w:rsid w:val="005614DA"/>
    <w:rsid w:val="00561920"/>
    <w:rsid w:val="00561965"/>
    <w:rsid w:val="00561BC8"/>
    <w:rsid w:val="00561F14"/>
    <w:rsid w:val="0056209B"/>
    <w:rsid w:val="005620CC"/>
    <w:rsid w:val="005621E6"/>
    <w:rsid w:val="00562577"/>
    <w:rsid w:val="00562AD3"/>
    <w:rsid w:val="00562C43"/>
    <w:rsid w:val="00562C64"/>
    <w:rsid w:val="00562FEB"/>
    <w:rsid w:val="005633C1"/>
    <w:rsid w:val="005633D7"/>
    <w:rsid w:val="005634B7"/>
    <w:rsid w:val="00563533"/>
    <w:rsid w:val="00563710"/>
    <w:rsid w:val="005637E6"/>
    <w:rsid w:val="0056385E"/>
    <w:rsid w:val="005639A1"/>
    <w:rsid w:val="00563A76"/>
    <w:rsid w:val="00563ED5"/>
    <w:rsid w:val="005641C8"/>
    <w:rsid w:val="00564810"/>
    <w:rsid w:val="00564865"/>
    <w:rsid w:val="005648C0"/>
    <w:rsid w:val="00564E9B"/>
    <w:rsid w:val="00564EBA"/>
    <w:rsid w:val="00565150"/>
    <w:rsid w:val="005652CA"/>
    <w:rsid w:val="00565504"/>
    <w:rsid w:val="005656BC"/>
    <w:rsid w:val="00565A16"/>
    <w:rsid w:val="00565B1B"/>
    <w:rsid w:val="00565E34"/>
    <w:rsid w:val="00565F9D"/>
    <w:rsid w:val="00565FED"/>
    <w:rsid w:val="00566434"/>
    <w:rsid w:val="005664AD"/>
    <w:rsid w:val="005667B5"/>
    <w:rsid w:val="00566892"/>
    <w:rsid w:val="00566948"/>
    <w:rsid w:val="00566B17"/>
    <w:rsid w:val="00566C1F"/>
    <w:rsid w:val="00566DC2"/>
    <w:rsid w:val="00566EA5"/>
    <w:rsid w:val="00566FB8"/>
    <w:rsid w:val="0056735D"/>
    <w:rsid w:val="00567567"/>
    <w:rsid w:val="005675E7"/>
    <w:rsid w:val="005676E5"/>
    <w:rsid w:val="00567979"/>
    <w:rsid w:val="00567A93"/>
    <w:rsid w:val="00567C03"/>
    <w:rsid w:val="00567C7E"/>
    <w:rsid w:val="00567DC0"/>
    <w:rsid w:val="00570166"/>
    <w:rsid w:val="0057016E"/>
    <w:rsid w:val="00570324"/>
    <w:rsid w:val="00570513"/>
    <w:rsid w:val="005705D9"/>
    <w:rsid w:val="00570749"/>
    <w:rsid w:val="005707BC"/>
    <w:rsid w:val="00571026"/>
    <w:rsid w:val="00571196"/>
    <w:rsid w:val="00571717"/>
    <w:rsid w:val="005717C1"/>
    <w:rsid w:val="00571C6F"/>
    <w:rsid w:val="00572129"/>
    <w:rsid w:val="0057248E"/>
    <w:rsid w:val="00572D96"/>
    <w:rsid w:val="00572DEC"/>
    <w:rsid w:val="00572EBE"/>
    <w:rsid w:val="00573252"/>
    <w:rsid w:val="0057334B"/>
    <w:rsid w:val="0057346C"/>
    <w:rsid w:val="0057375E"/>
    <w:rsid w:val="0057388B"/>
    <w:rsid w:val="00573B6A"/>
    <w:rsid w:val="00573C86"/>
    <w:rsid w:val="00573CAF"/>
    <w:rsid w:val="00573E7A"/>
    <w:rsid w:val="00573F26"/>
    <w:rsid w:val="00574264"/>
    <w:rsid w:val="0057426E"/>
    <w:rsid w:val="005746D3"/>
    <w:rsid w:val="00574A8A"/>
    <w:rsid w:val="00574C10"/>
    <w:rsid w:val="00574CF0"/>
    <w:rsid w:val="00574D10"/>
    <w:rsid w:val="00574DF8"/>
    <w:rsid w:val="00574F56"/>
    <w:rsid w:val="00575113"/>
    <w:rsid w:val="0057531C"/>
    <w:rsid w:val="00575C65"/>
    <w:rsid w:val="00575CD3"/>
    <w:rsid w:val="00575F73"/>
    <w:rsid w:val="00575F77"/>
    <w:rsid w:val="00575FE7"/>
    <w:rsid w:val="005760F6"/>
    <w:rsid w:val="00576192"/>
    <w:rsid w:val="005764F0"/>
    <w:rsid w:val="00576539"/>
    <w:rsid w:val="00576C52"/>
    <w:rsid w:val="00576FFE"/>
    <w:rsid w:val="0057705B"/>
    <w:rsid w:val="00577194"/>
    <w:rsid w:val="00577B6A"/>
    <w:rsid w:val="00577CC7"/>
    <w:rsid w:val="00577CCA"/>
    <w:rsid w:val="00577D60"/>
    <w:rsid w:val="00577F93"/>
    <w:rsid w:val="00580005"/>
    <w:rsid w:val="00580106"/>
    <w:rsid w:val="00580440"/>
    <w:rsid w:val="005805C0"/>
    <w:rsid w:val="00580613"/>
    <w:rsid w:val="0058165E"/>
    <w:rsid w:val="00581C22"/>
    <w:rsid w:val="00581DB8"/>
    <w:rsid w:val="00581EA4"/>
    <w:rsid w:val="0058204E"/>
    <w:rsid w:val="0058210C"/>
    <w:rsid w:val="00582356"/>
    <w:rsid w:val="0058277C"/>
    <w:rsid w:val="00582931"/>
    <w:rsid w:val="00582982"/>
    <w:rsid w:val="00582B71"/>
    <w:rsid w:val="00582E62"/>
    <w:rsid w:val="00582EE5"/>
    <w:rsid w:val="00583197"/>
    <w:rsid w:val="00583260"/>
    <w:rsid w:val="0058327D"/>
    <w:rsid w:val="00583567"/>
    <w:rsid w:val="005836DB"/>
    <w:rsid w:val="0058388E"/>
    <w:rsid w:val="005838AB"/>
    <w:rsid w:val="005838D8"/>
    <w:rsid w:val="00583BE0"/>
    <w:rsid w:val="00583FA9"/>
    <w:rsid w:val="00584128"/>
    <w:rsid w:val="005843D6"/>
    <w:rsid w:val="00584437"/>
    <w:rsid w:val="00584623"/>
    <w:rsid w:val="005848DF"/>
    <w:rsid w:val="00584930"/>
    <w:rsid w:val="00584992"/>
    <w:rsid w:val="00584A6E"/>
    <w:rsid w:val="00584A9A"/>
    <w:rsid w:val="00584C22"/>
    <w:rsid w:val="0058501B"/>
    <w:rsid w:val="005853D8"/>
    <w:rsid w:val="005858E0"/>
    <w:rsid w:val="005859E0"/>
    <w:rsid w:val="00585A7F"/>
    <w:rsid w:val="00585A8E"/>
    <w:rsid w:val="00585AB2"/>
    <w:rsid w:val="00585AE7"/>
    <w:rsid w:val="00585B30"/>
    <w:rsid w:val="00585C96"/>
    <w:rsid w:val="00585CFC"/>
    <w:rsid w:val="00585E88"/>
    <w:rsid w:val="005861D4"/>
    <w:rsid w:val="005863C3"/>
    <w:rsid w:val="00586604"/>
    <w:rsid w:val="00586717"/>
    <w:rsid w:val="00586779"/>
    <w:rsid w:val="00586AF6"/>
    <w:rsid w:val="00586D5A"/>
    <w:rsid w:val="00586D64"/>
    <w:rsid w:val="00587011"/>
    <w:rsid w:val="005870AA"/>
    <w:rsid w:val="00587A95"/>
    <w:rsid w:val="00587B45"/>
    <w:rsid w:val="00587BFC"/>
    <w:rsid w:val="005900BC"/>
    <w:rsid w:val="00590375"/>
    <w:rsid w:val="005904C6"/>
    <w:rsid w:val="00590832"/>
    <w:rsid w:val="00590B33"/>
    <w:rsid w:val="00590BA9"/>
    <w:rsid w:val="00590C22"/>
    <w:rsid w:val="00591190"/>
    <w:rsid w:val="00591203"/>
    <w:rsid w:val="0059192A"/>
    <w:rsid w:val="005919D1"/>
    <w:rsid w:val="00591A7A"/>
    <w:rsid w:val="00591A7C"/>
    <w:rsid w:val="00591ACB"/>
    <w:rsid w:val="00591DD9"/>
    <w:rsid w:val="00591F89"/>
    <w:rsid w:val="00592080"/>
    <w:rsid w:val="0059239F"/>
    <w:rsid w:val="00592415"/>
    <w:rsid w:val="00592560"/>
    <w:rsid w:val="005926FC"/>
    <w:rsid w:val="0059289A"/>
    <w:rsid w:val="005928B9"/>
    <w:rsid w:val="005928BF"/>
    <w:rsid w:val="00592B7C"/>
    <w:rsid w:val="00592E5E"/>
    <w:rsid w:val="00593099"/>
    <w:rsid w:val="00593246"/>
    <w:rsid w:val="00593536"/>
    <w:rsid w:val="00593A58"/>
    <w:rsid w:val="00593CB7"/>
    <w:rsid w:val="00593CE2"/>
    <w:rsid w:val="00593D6A"/>
    <w:rsid w:val="00593EC3"/>
    <w:rsid w:val="00594687"/>
    <w:rsid w:val="0059494C"/>
    <w:rsid w:val="00594D86"/>
    <w:rsid w:val="00594D9A"/>
    <w:rsid w:val="00594FA9"/>
    <w:rsid w:val="005950E2"/>
    <w:rsid w:val="005956CA"/>
    <w:rsid w:val="00595D01"/>
    <w:rsid w:val="00595D6F"/>
    <w:rsid w:val="00595F1F"/>
    <w:rsid w:val="00595F53"/>
    <w:rsid w:val="005961A9"/>
    <w:rsid w:val="0059620B"/>
    <w:rsid w:val="00596354"/>
    <w:rsid w:val="00596415"/>
    <w:rsid w:val="0059644C"/>
    <w:rsid w:val="00596679"/>
    <w:rsid w:val="00596685"/>
    <w:rsid w:val="005967F5"/>
    <w:rsid w:val="00596BEB"/>
    <w:rsid w:val="00596CC1"/>
    <w:rsid w:val="00596E2C"/>
    <w:rsid w:val="00596E67"/>
    <w:rsid w:val="00596F6E"/>
    <w:rsid w:val="005977D4"/>
    <w:rsid w:val="00597921"/>
    <w:rsid w:val="00597BF3"/>
    <w:rsid w:val="00597C26"/>
    <w:rsid w:val="00597DA7"/>
    <w:rsid w:val="00597F8B"/>
    <w:rsid w:val="00597FCB"/>
    <w:rsid w:val="005A052A"/>
    <w:rsid w:val="005A0641"/>
    <w:rsid w:val="005A0836"/>
    <w:rsid w:val="005A0C44"/>
    <w:rsid w:val="005A0C52"/>
    <w:rsid w:val="005A0D2E"/>
    <w:rsid w:val="005A104C"/>
    <w:rsid w:val="005A1095"/>
    <w:rsid w:val="005A10F3"/>
    <w:rsid w:val="005A11E7"/>
    <w:rsid w:val="005A13A7"/>
    <w:rsid w:val="005A13CA"/>
    <w:rsid w:val="005A14A2"/>
    <w:rsid w:val="005A1744"/>
    <w:rsid w:val="005A1AD8"/>
    <w:rsid w:val="005A1B3D"/>
    <w:rsid w:val="005A1BAA"/>
    <w:rsid w:val="005A24FD"/>
    <w:rsid w:val="005A26C9"/>
    <w:rsid w:val="005A286C"/>
    <w:rsid w:val="005A2A57"/>
    <w:rsid w:val="005A2B04"/>
    <w:rsid w:val="005A2CDF"/>
    <w:rsid w:val="005A2CEB"/>
    <w:rsid w:val="005A2D73"/>
    <w:rsid w:val="005A2E87"/>
    <w:rsid w:val="005A2F00"/>
    <w:rsid w:val="005A301F"/>
    <w:rsid w:val="005A3096"/>
    <w:rsid w:val="005A3632"/>
    <w:rsid w:val="005A3842"/>
    <w:rsid w:val="005A3A51"/>
    <w:rsid w:val="005A3AE2"/>
    <w:rsid w:val="005A3DBC"/>
    <w:rsid w:val="005A3F8F"/>
    <w:rsid w:val="005A404A"/>
    <w:rsid w:val="005A41BF"/>
    <w:rsid w:val="005A4232"/>
    <w:rsid w:val="005A43CA"/>
    <w:rsid w:val="005A458C"/>
    <w:rsid w:val="005A4594"/>
    <w:rsid w:val="005A4886"/>
    <w:rsid w:val="005A4BBA"/>
    <w:rsid w:val="005A4D2E"/>
    <w:rsid w:val="005A4EE9"/>
    <w:rsid w:val="005A521D"/>
    <w:rsid w:val="005A53BE"/>
    <w:rsid w:val="005A5547"/>
    <w:rsid w:val="005A5895"/>
    <w:rsid w:val="005A5900"/>
    <w:rsid w:val="005A59A3"/>
    <w:rsid w:val="005A5D63"/>
    <w:rsid w:val="005A5EC8"/>
    <w:rsid w:val="005A60B9"/>
    <w:rsid w:val="005A62A8"/>
    <w:rsid w:val="005A6425"/>
    <w:rsid w:val="005A65D1"/>
    <w:rsid w:val="005A6605"/>
    <w:rsid w:val="005A66B0"/>
    <w:rsid w:val="005A6F76"/>
    <w:rsid w:val="005A729A"/>
    <w:rsid w:val="005A79B9"/>
    <w:rsid w:val="005A7ADD"/>
    <w:rsid w:val="005A7F9C"/>
    <w:rsid w:val="005B0364"/>
    <w:rsid w:val="005B06B2"/>
    <w:rsid w:val="005B0BB6"/>
    <w:rsid w:val="005B0FE2"/>
    <w:rsid w:val="005B0FF4"/>
    <w:rsid w:val="005B10E3"/>
    <w:rsid w:val="005B115A"/>
    <w:rsid w:val="005B15A1"/>
    <w:rsid w:val="005B1974"/>
    <w:rsid w:val="005B1CB1"/>
    <w:rsid w:val="005B1D5F"/>
    <w:rsid w:val="005B204E"/>
    <w:rsid w:val="005B224A"/>
    <w:rsid w:val="005B225A"/>
    <w:rsid w:val="005B2517"/>
    <w:rsid w:val="005B2899"/>
    <w:rsid w:val="005B2BEB"/>
    <w:rsid w:val="005B2F31"/>
    <w:rsid w:val="005B2F3F"/>
    <w:rsid w:val="005B3022"/>
    <w:rsid w:val="005B31AE"/>
    <w:rsid w:val="005B33C3"/>
    <w:rsid w:val="005B360E"/>
    <w:rsid w:val="005B3894"/>
    <w:rsid w:val="005B391F"/>
    <w:rsid w:val="005B3956"/>
    <w:rsid w:val="005B3980"/>
    <w:rsid w:val="005B3EA6"/>
    <w:rsid w:val="005B419E"/>
    <w:rsid w:val="005B4378"/>
    <w:rsid w:val="005B4406"/>
    <w:rsid w:val="005B444E"/>
    <w:rsid w:val="005B4990"/>
    <w:rsid w:val="005B4BA2"/>
    <w:rsid w:val="005B4C60"/>
    <w:rsid w:val="005B5152"/>
    <w:rsid w:val="005B571E"/>
    <w:rsid w:val="005B573C"/>
    <w:rsid w:val="005B5D7E"/>
    <w:rsid w:val="005B5E01"/>
    <w:rsid w:val="005B5FF3"/>
    <w:rsid w:val="005B6024"/>
    <w:rsid w:val="005B613A"/>
    <w:rsid w:val="005B6168"/>
    <w:rsid w:val="005B624D"/>
    <w:rsid w:val="005B63AB"/>
    <w:rsid w:val="005B65F2"/>
    <w:rsid w:val="005B6657"/>
    <w:rsid w:val="005B666E"/>
    <w:rsid w:val="005B67F2"/>
    <w:rsid w:val="005B6A7D"/>
    <w:rsid w:val="005B6C8F"/>
    <w:rsid w:val="005B715F"/>
    <w:rsid w:val="005B72A2"/>
    <w:rsid w:val="005B75C6"/>
    <w:rsid w:val="005B7831"/>
    <w:rsid w:val="005B79C1"/>
    <w:rsid w:val="005B7AAE"/>
    <w:rsid w:val="005B7EF5"/>
    <w:rsid w:val="005B7FC9"/>
    <w:rsid w:val="005C0256"/>
    <w:rsid w:val="005C08B5"/>
    <w:rsid w:val="005C0C00"/>
    <w:rsid w:val="005C1036"/>
    <w:rsid w:val="005C11DF"/>
    <w:rsid w:val="005C1356"/>
    <w:rsid w:val="005C140E"/>
    <w:rsid w:val="005C1444"/>
    <w:rsid w:val="005C17CD"/>
    <w:rsid w:val="005C1981"/>
    <w:rsid w:val="005C22C2"/>
    <w:rsid w:val="005C2B8B"/>
    <w:rsid w:val="005C2D0A"/>
    <w:rsid w:val="005C2FB8"/>
    <w:rsid w:val="005C2FC8"/>
    <w:rsid w:val="005C3286"/>
    <w:rsid w:val="005C3292"/>
    <w:rsid w:val="005C32F7"/>
    <w:rsid w:val="005C3808"/>
    <w:rsid w:val="005C3827"/>
    <w:rsid w:val="005C3911"/>
    <w:rsid w:val="005C3B12"/>
    <w:rsid w:val="005C3DA6"/>
    <w:rsid w:val="005C3FE6"/>
    <w:rsid w:val="005C445C"/>
    <w:rsid w:val="005C4466"/>
    <w:rsid w:val="005C44C3"/>
    <w:rsid w:val="005C47E3"/>
    <w:rsid w:val="005C4986"/>
    <w:rsid w:val="005C4E05"/>
    <w:rsid w:val="005C4F6A"/>
    <w:rsid w:val="005C4FE9"/>
    <w:rsid w:val="005C5093"/>
    <w:rsid w:val="005C5221"/>
    <w:rsid w:val="005C54A0"/>
    <w:rsid w:val="005C553F"/>
    <w:rsid w:val="005C55FD"/>
    <w:rsid w:val="005C572C"/>
    <w:rsid w:val="005C5947"/>
    <w:rsid w:val="005C598B"/>
    <w:rsid w:val="005C5C25"/>
    <w:rsid w:val="005C60D8"/>
    <w:rsid w:val="005C62E8"/>
    <w:rsid w:val="005C6323"/>
    <w:rsid w:val="005C66F6"/>
    <w:rsid w:val="005C69F0"/>
    <w:rsid w:val="005C6A46"/>
    <w:rsid w:val="005C6AB8"/>
    <w:rsid w:val="005C6CF3"/>
    <w:rsid w:val="005C6EA6"/>
    <w:rsid w:val="005C7238"/>
    <w:rsid w:val="005C7315"/>
    <w:rsid w:val="005C7414"/>
    <w:rsid w:val="005C7463"/>
    <w:rsid w:val="005C7490"/>
    <w:rsid w:val="005C74BF"/>
    <w:rsid w:val="005C779A"/>
    <w:rsid w:val="005C7B8B"/>
    <w:rsid w:val="005C7BF1"/>
    <w:rsid w:val="005C7C35"/>
    <w:rsid w:val="005C7ED2"/>
    <w:rsid w:val="005D09DB"/>
    <w:rsid w:val="005D0AE9"/>
    <w:rsid w:val="005D0C17"/>
    <w:rsid w:val="005D0C6E"/>
    <w:rsid w:val="005D0E5F"/>
    <w:rsid w:val="005D1001"/>
    <w:rsid w:val="005D125F"/>
    <w:rsid w:val="005D14F1"/>
    <w:rsid w:val="005D16ED"/>
    <w:rsid w:val="005D18E8"/>
    <w:rsid w:val="005D1921"/>
    <w:rsid w:val="005D1A6F"/>
    <w:rsid w:val="005D1E55"/>
    <w:rsid w:val="005D2011"/>
    <w:rsid w:val="005D21DE"/>
    <w:rsid w:val="005D223B"/>
    <w:rsid w:val="005D25E2"/>
    <w:rsid w:val="005D2612"/>
    <w:rsid w:val="005D27DC"/>
    <w:rsid w:val="005D2AE0"/>
    <w:rsid w:val="005D2D42"/>
    <w:rsid w:val="005D2D95"/>
    <w:rsid w:val="005D2ED1"/>
    <w:rsid w:val="005D2EFE"/>
    <w:rsid w:val="005D31AA"/>
    <w:rsid w:val="005D349A"/>
    <w:rsid w:val="005D3B71"/>
    <w:rsid w:val="005D3B79"/>
    <w:rsid w:val="005D3B85"/>
    <w:rsid w:val="005D3C22"/>
    <w:rsid w:val="005D4210"/>
    <w:rsid w:val="005D432E"/>
    <w:rsid w:val="005D457A"/>
    <w:rsid w:val="005D46A3"/>
    <w:rsid w:val="005D4764"/>
    <w:rsid w:val="005D47BB"/>
    <w:rsid w:val="005D4841"/>
    <w:rsid w:val="005D48CC"/>
    <w:rsid w:val="005D495C"/>
    <w:rsid w:val="005D4C2E"/>
    <w:rsid w:val="005D4E03"/>
    <w:rsid w:val="005D5174"/>
    <w:rsid w:val="005D54AA"/>
    <w:rsid w:val="005D5AE9"/>
    <w:rsid w:val="005D5CBC"/>
    <w:rsid w:val="005D6082"/>
    <w:rsid w:val="005D613C"/>
    <w:rsid w:val="005D61AB"/>
    <w:rsid w:val="005D65D5"/>
    <w:rsid w:val="005D666A"/>
    <w:rsid w:val="005D682E"/>
    <w:rsid w:val="005D696D"/>
    <w:rsid w:val="005D70EE"/>
    <w:rsid w:val="005D72DD"/>
    <w:rsid w:val="005D750B"/>
    <w:rsid w:val="005D75E4"/>
    <w:rsid w:val="005D79F8"/>
    <w:rsid w:val="005D7ABC"/>
    <w:rsid w:val="005D7C6D"/>
    <w:rsid w:val="005D7EA7"/>
    <w:rsid w:val="005E02D1"/>
    <w:rsid w:val="005E0305"/>
    <w:rsid w:val="005E0482"/>
    <w:rsid w:val="005E04A7"/>
    <w:rsid w:val="005E04D5"/>
    <w:rsid w:val="005E0777"/>
    <w:rsid w:val="005E0810"/>
    <w:rsid w:val="005E093C"/>
    <w:rsid w:val="005E09B8"/>
    <w:rsid w:val="005E0B2D"/>
    <w:rsid w:val="005E0B90"/>
    <w:rsid w:val="005E0C87"/>
    <w:rsid w:val="005E0EB2"/>
    <w:rsid w:val="005E0EB3"/>
    <w:rsid w:val="005E0F9F"/>
    <w:rsid w:val="005E11F1"/>
    <w:rsid w:val="005E11F8"/>
    <w:rsid w:val="005E1216"/>
    <w:rsid w:val="005E1363"/>
    <w:rsid w:val="005E1442"/>
    <w:rsid w:val="005E14A9"/>
    <w:rsid w:val="005E159B"/>
    <w:rsid w:val="005E19F0"/>
    <w:rsid w:val="005E1B20"/>
    <w:rsid w:val="005E1C3D"/>
    <w:rsid w:val="005E1EC1"/>
    <w:rsid w:val="005E2212"/>
    <w:rsid w:val="005E22A1"/>
    <w:rsid w:val="005E2398"/>
    <w:rsid w:val="005E2434"/>
    <w:rsid w:val="005E2797"/>
    <w:rsid w:val="005E29B6"/>
    <w:rsid w:val="005E29E5"/>
    <w:rsid w:val="005E2C6A"/>
    <w:rsid w:val="005E2CF5"/>
    <w:rsid w:val="005E3467"/>
    <w:rsid w:val="005E34C9"/>
    <w:rsid w:val="005E359C"/>
    <w:rsid w:val="005E35F8"/>
    <w:rsid w:val="005E398A"/>
    <w:rsid w:val="005E3ACE"/>
    <w:rsid w:val="005E3BA9"/>
    <w:rsid w:val="005E3DF6"/>
    <w:rsid w:val="005E3E3A"/>
    <w:rsid w:val="005E3E5F"/>
    <w:rsid w:val="005E402C"/>
    <w:rsid w:val="005E4256"/>
    <w:rsid w:val="005E4318"/>
    <w:rsid w:val="005E4613"/>
    <w:rsid w:val="005E46EA"/>
    <w:rsid w:val="005E47F6"/>
    <w:rsid w:val="005E48C7"/>
    <w:rsid w:val="005E49D3"/>
    <w:rsid w:val="005E49FE"/>
    <w:rsid w:val="005E4B6A"/>
    <w:rsid w:val="005E4D83"/>
    <w:rsid w:val="005E4FD3"/>
    <w:rsid w:val="005E5537"/>
    <w:rsid w:val="005E55F7"/>
    <w:rsid w:val="005E55FC"/>
    <w:rsid w:val="005E5678"/>
    <w:rsid w:val="005E57BD"/>
    <w:rsid w:val="005E5815"/>
    <w:rsid w:val="005E5EEE"/>
    <w:rsid w:val="005E5F2B"/>
    <w:rsid w:val="005E5FFF"/>
    <w:rsid w:val="005E621F"/>
    <w:rsid w:val="005E623C"/>
    <w:rsid w:val="005E67D0"/>
    <w:rsid w:val="005E6A1E"/>
    <w:rsid w:val="005E6B70"/>
    <w:rsid w:val="005E6BC3"/>
    <w:rsid w:val="005E6D2B"/>
    <w:rsid w:val="005E7470"/>
    <w:rsid w:val="005E7495"/>
    <w:rsid w:val="005E74CD"/>
    <w:rsid w:val="005E74FB"/>
    <w:rsid w:val="005E75E3"/>
    <w:rsid w:val="005E77A8"/>
    <w:rsid w:val="005E780D"/>
    <w:rsid w:val="005E7A19"/>
    <w:rsid w:val="005E7B39"/>
    <w:rsid w:val="005E7B5F"/>
    <w:rsid w:val="005E7BD5"/>
    <w:rsid w:val="005F028F"/>
    <w:rsid w:val="005F034A"/>
    <w:rsid w:val="005F03D3"/>
    <w:rsid w:val="005F04DB"/>
    <w:rsid w:val="005F05DA"/>
    <w:rsid w:val="005F0698"/>
    <w:rsid w:val="005F06D0"/>
    <w:rsid w:val="005F0778"/>
    <w:rsid w:val="005F0FBF"/>
    <w:rsid w:val="005F138A"/>
    <w:rsid w:val="005F1746"/>
    <w:rsid w:val="005F196B"/>
    <w:rsid w:val="005F1B55"/>
    <w:rsid w:val="005F1C10"/>
    <w:rsid w:val="005F1DCE"/>
    <w:rsid w:val="005F1FD8"/>
    <w:rsid w:val="005F200C"/>
    <w:rsid w:val="005F2316"/>
    <w:rsid w:val="005F27EA"/>
    <w:rsid w:val="005F280E"/>
    <w:rsid w:val="005F2893"/>
    <w:rsid w:val="005F2CF2"/>
    <w:rsid w:val="005F2EBF"/>
    <w:rsid w:val="005F3270"/>
    <w:rsid w:val="005F3526"/>
    <w:rsid w:val="005F3771"/>
    <w:rsid w:val="005F383E"/>
    <w:rsid w:val="005F3A02"/>
    <w:rsid w:val="005F3B41"/>
    <w:rsid w:val="005F3C9B"/>
    <w:rsid w:val="005F3FA9"/>
    <w:rsid w:val="005F42E0"/>
    <w:rsid w:val="005F455E"/>
    <w:rsid w:val="005F4681"/>
    <w:rsid w:val="005F4ADB"/>
    <w:rsid w:val="005F4D1F"/>
    <w:rsid w:val="005F4FC1"/>
    <w:rsid w:val="005F4FFC"/>
    <w:rsid w:val="005F5024"/>
    <w:rsid w:val="005F5505"/>
    <w:rsid w:val="005F58B0"/>
    <w:rsid w:val="005F5CA1"/>
    <w:rsid w:val="005F5D3C"/>
    <w:rsid w:val="005F6588"/>
    <w:rsid w:val="005F661F"/>
    <w:rsid w:val="005F662D"/>
    <w:rsid w:val="005F6B0C"/>
    <w:rsid w:val="005F6C2C"/>
    <w:rsid w:val="005F6E22"/>
    <w:rsid w:val="005F6F43"/>
    <w:rsid w:val="005F7273"/>
    <w:rsid w:val="005F72BA"/>
    <w:rsid w:val="005F761B"/>
    <w:rsid w:val="005F76E4"/>
    <w:rsid w:val="005F77F1"/>
    <w:rsid w:val="005F7DED"/>
    <w:rsid w:val="005F7E25"/>
    <w:rsid w:val="005F7F55"/>
    <w:rsid w:val="00600022"/>
    <w:rsid w:val="00600087"/>
    <w:rsid w:val="00600289"/>
    <w:rsid w:val="006002BB"/>
    <w:rsid w:val="006005B3"/>
    <w:rsid w:val="00600647"/>
    <w:rsid w:val="00600675"/>
    <w:rsid w:val="0060079C"/>
    <w:rsid w:val="00600D45"/>
    <w:rsid w:val="00600DAD"/>
    <w:rsid w:val="006010FD"/>
    <w:rsid w:val="0060122E"/>
    <w:rsid w:val="0060123D"/>
    <w:rsid w:val="006012EA"/>
    <w:rsid w:val="00601328"/>
    <w:rsid w:val="006013FD"/>
    <w:rsid w:val="0060162B"/>
    <w:rsid w:val="00601653"/>
    <w:rsid w:val="006017E5"/>
    <w:rsid w:val="00601B1B"/>
    <w:rsid w:val="00601C5D"/>
    <w:rsid w:val="00601F08"/>
    <w:rsid w:val="00601F2D"/>
    <w:rsid w:val="00602139"/>
    <w:rsid w:val="00602160"/>
    <w:rsid w:val="00602970"/>
    <w:rsid w:val="00602FEE"/>
    <w:rsid w:val="006030B0"/>
    <w:rsid w:val="006030E2"/>
    <w:rsid w:val="00603279"/>
    <w:rsid w:val="00603973"/>
    <w:rsid w:val="00603A27"/>
    <w:rsid w:val="00603ADF"/>
    <w:rsid w:val="00603DE9"/>
    <w:rsid w:val="006041BC"/>
    <w:rsid w:val="00604338"/>
    <w:rsid w:val="00604843"/>
    <w:rsid w:val="00604C08"/>
    <w:rsid w:val="00604D0C"/>
    <w:rsid w:val="00604F10"/>
    <w:rsid w:val="00604F22"/>
    <w:rsid w:val="0060555D"/>
    <w:rsid w:val="006055D9"/>
    <w:rsid w:val="00605677"/>
    <w:rsid w:val="006057AF"/>
    <w:rsid w:val="00605B6C"/>
    <w:rsid w:val="00605BD5"/>
    <w:rsid w:val="00605DC5"/>
    <w:rsid w:val="006060ED"/>
    <w:rsid w:val="006065C5"/>
    <w:rsid w:val="00606661"/>
    <w:rsid w:val="00606756"/>
    <w:rsid w:val="00606967"/>
    <w:rsid w:val="006069D1"/>
    <w:rsid w:val="00606D87"/>
    <w:rsid w:val="00606E4E"/>
    <w:rsid w:val="0060725F"/>
    <w:rsid w:val="006073DB"/>
    <w:rsid w:val="006074AB"/>
    <w:rsid w:val="00607604"/>
    <w:rsid w:val="00607611"/>
    <w:rsid w:val="00607716"/>
    <w:rsid w:val="006077AC"/>
    <w:rsid w:val="00607835"/>
    <w:rsid w:val="006079AF"/>
    <w:rsid w:val="00607C2B"/>
    <w:rsid w:val="00607DC9"/>
    <w:rsid w:val="00607DCB"/>
    <w:rsid w:val="00607ECC"/>
    <w:rsid w:val="00610004"/>
    <w:rsid w:val="00610203"/>
    <w:rsid w:val="00610448"/>
    <w:rsid w:val="006104E8"/>
    <w:rsid w:val="0061051D"/>
    <w:rsid w:val="006107ED"/>
    <w:rsid w:val="00610A6C"/>
    <w:rsid w:val="00610A94"/>
    <w:rsid w:val="00610BAB"/>
    <w:rsid w:val="00610DB9"/>
    <w:rsid w:val="00611069"/>
    <w:rsid w:val="00611185"/>
    <w:rsid w:val="006111E0"/>
    <w:rsid w:val="00611768"/>
    <w:rsid w:val="0061177D"/>
    <w:rsid w:val="0061196C"/>
    <w:rsid w:val="00611A13"/>
    <w:rsid w:val="00611A2F"/>
    <w:rsid w:val="00611AA7"/>
    <w:rsid w:val="00611AD5"/>
    <w:rsid w:val="00611CFA"/>
    <w:rsid w:val="00611D1B"/>
    <w:rsid w:val="00611FA1"/>
    <w:rsid w:val="006122AA"/>
    <w:rsid w:val="00612479"/>
    <w:rsid w:val="0061262E"/>
    <w:rsid w:val="006127C5"/>
    <w:rsid w:val="006128C6"/>
    <w:rsid w:val="00612926"/>
    <w:rsid w:val="00612B1E"/>
    <w:rsid w:val="00612B3D"/>
    <w:rsid w:val="00612F69"/>
    <w:rsid w:val="00612FE9"/>
    <w:rsid w:val="00612FF0"/>
    <w:rsid w:val="0061308F"/>
    <w:rsid w:val="0061338E"/>
    <w:rsid w:val="0061388E"/>
    <w:rsid w:val="006139F8"/>
    <w:rsid w:val="00613AA4"/>
    <w:rsid w:val="006140F2"/>
    <w:rsid w:val="006143EC"/>
    <w:rsid w:val="00614475"/>
    <w:rsid w:val="0061461A"/>
    <w:rsid w:val="00614A2E"/>
    <w:rsid w:val="00614CC0"/>
    <w:rsid w:val="00614CDC"/>
    <w:rsid w:val="00614D7A"/>
    <w:rsid w:val="00614D94"/>
    <w:rsid w:val="00614DCE"/>
    <w:rsid w:val="00614E2D"/>
    <w:rsid w:val="00615332"/>
    <w:rsid w:val="00615563"/>
    <w:rsid w:val="006155A1"/>
    <w:rsid w:val="0061563C"/>
    <w:rsid w:val="006157AA"/>
    <w:rsid w:val="006157BD"/>
    <w:rsid w:val="00615A7F"/>
    <w:rsid w:val="00615AAD"/>
    <w:rsid w:val="00616043"/>
    <w:rsid w:val="006165C0"/>
    <w:rsid w:val="0061663E"/>
    <w:rsid w:val="006166EB"/>
    <w:rsid w:val="0061692D"/>
    <w:rsid w:val="00616AF4"/>
    <w:rsid w:val="00616C8E"/>
    <w:rsid w:val="00616C92"/>
    <w:rsid w:val="00616FCE"/>
    <w:rsid w:val="006171A3"/>
    <w:rsid w:val="006174C4"/>
    <w:rsid w:val="00617724"/>
    <w:rsid w:val="0061778E"/>
    <w:rsid w:val="0061796D"/>
    <w:rsid w:val="006179C9"/>
    <w:rsid w:val="00617AB6"/>
    <w:rsid w:val="00617E5F"/>
    <w:rsid w:val="00620026"/>
    <w:rsid w:val="006202E6"/>
    <w:rsid w:val="00620317"/>
    <w:rsid w:val="006209AB"/>
    <w:rsid w:val="006209AE"/>
    <w:rsid w:val="00620B15"/>
    <w:rsid w:val="00620F22"/>
    <w:rsid w:val="0062110F"/>
    <w:rsid w:val="006211BD"/>
    <w:rsid w:val="006211D5"/>
    <w:rsid w:val="0062160D"/>
    <w:rsid w:val="006216C0"/>
    <w:rsid w:val="00621725"/>
    <w:rsid w:val="00621802"/>
    <w:rsid w:val="006219A8"/>
    <w:rsid w:val="00621A7D"/>
    <w:rsid w:val="00621AD8"/>
    <w:rsid w:val="00621CFB"/>
    <w:rsid w:val="00621EC3"/>
    <w:rsid w:val="00621FD8"/>
    <w:rsid w:val="00622589"/>
    <w:rsid w:val="006226A2"/>
    <w:rsid w:val="00622995"/>
    <w:rsid w:val="006229A2"/>
    <w:rsid w:val="00622AF1"/>
    <w:rsid w:val="00622E1A"/>
    <w:rsid w:val="00622F28"/>
    <w:rsid w:val="00623175"/>
    <w:rsid w:val="00623696"/>
    <w:rsid w:val="00624349"/>
    <w:rsid w:val="006244C9"/>
    <w:rsid w:val="00624641"/>
    <w:rsid w:val="00624917"/>
    <w:rsid w:val="00624CD8"/>
    <w:rsid w:val="00624E77"/>
    <w:rsid w:val="00624FAD"/>
    <w:rsid w:val="0062500D"/>
    <w:rsid w:val="00625071"/>
    <w:rsid w:val="0062520F"/>
    <w:rsid w:val="00625238"/>
    <w:rsid w:val="00625415"/>
    <w:rsid w:val="006254A8"/>
    <w:rsid w:val="00625A78"/>
    <w:rsid w:val="00625E44"/>
    <w:rsid w:val="00625E4C"/>
    <w:rsid w:val="00625F25"/>
    <w:rsid w:val="00626304"/>
    <w:rsid w:val="006265DB"/>
    <w:rsid w:val="00626679"/>
    <w:rsid w:val="00626E39"/>
    <w:rsid w:val="00626ED1"/>
    <w:rsid w:val="00627103"/>
    <w:rsid w:val="006273C1"/>
    <w:rsid w:val="00627426"/>
    <w:rsid w:val="00627759"/>
    <w:rsid w:val="00627843"/>
    <w:rsid w:val="00627B35"/>
    <w:rsid w:val="00627B88"/>
    <w:rsid w:val="00627E7B"/>
    <w:rsid w:val="00627EDF"/>
    <w:rsid w:val="00627F6A"/>
    <w:rsid w:val="00627FCD"/>
    <w:rsid w:val="00630271"/>
    <w:rsid w:val="0063087A"/>
    <w:rsid w:val="006308F1"/>
    <w:rsid w:val="006308FF"/>
    <w:rsid w:val="00630939"/>
    <w:rsid w:val="006309BB"/>
    <w:rsid w:val="00630A58"/>
    <w:rsid w:val="00631189"/>
    <w:rsid w:val="006313B4"/>
    <w:rsid w:val="006313C7"/>
    <w:rsid w:val="00631488"/>
    <w:rsid w:val="00631506"/>
    <w:rsid w:val="00631A3E"/>
    <w:rsid w:val="00631E44"/>
    <w:rsid w:val="00631E81"/>
    <w:rsid w:val="006322A2"/>
    <w:rsid w:val="00632498"/>
    <w:rsid w:val="00632696"/>
    <w:rsid w:val="00632A19"/>
    <w:rsid w:val="00632CD7"/>
    <w:rsid w:val="00632D97"/>
    <w:rsid w:val="00632F39"/>
    <w:rsid w:val="00632F7B"/>
    <w:rsid w:val="00632FFD"/>
    <w:rsid w:val="006331DB"/>
    <w:rsid w:val="0063338F"/>
    <w:rsid w:val="006337DA"/>
    <w:rsid w:val="00633A9E"/>
    <w:rsid w:val="00633ADC"/>
    <w:rsid w:val="00633AF6"/>
    <w:rsid w:val="00633BEC"/>
    <w:rsid w:val="00633CA3"/>
    <w:rsid w:val="006342C4"/>
    <w:rsid w:val="0063463C"/>
    <w:rsid w:val="00634702"/>
    <w:rsid w:val="00634721"/>
    <w:rsid w:val="006349D7"/>
    <w:rsid w:val="00634AC4"/>
    <w:rsid w:val="00634EDB"/>
    <w:rsid w:val="00634FDB"/>
    <w:rsid w:val="006350FB"/>
    <w:rsid w:val="00635212"/>
    <w:rsid w:val="00635295"/>
    <w:rsid w:val="00635442"/>
    <w:rsid w:val="006354FD"/>
    <w:rsid w:val="00635678"/>
    <w:rsid w:val="0063569C"/>
    <w:rsid w:val="006356F7"/>
    <w:rsid w:val="00635DB9"/>
    <w:rsid w:val="00635FCD"/>
    <w:rsid w:val="00636287"/>
    <w:rsid w:val="006366D7"/>
    <w:rsid w:val="00636757"/>
    <w:rsid w:val="006368AA"/>
    <w:rsid w:val="00636AA2"/>
    <w:rsid w:val="006372DD"/>
    <w:rsid w:val="00637A6A"/>
    <w:rsid w:val="00637C0A"/>
    <w:rsid w:val="0064006D"/>
    <w:rsid w:val="0064028E"/>
    <w:rsid w:val="00640300"/>
    <w:rsid w:val="00640502"/>
    <w:rsid w:val="00640689"/>
    <w:rsid w:val="00640930"/>
    <w:rsid w:val="00640B6E"/>
    <w:rsid w:val="00640D41"/>
    <w:rsid w:val="00641133"/>
    <w:rsid w:val="006411C2"/>
    <w:rsid w:val="0064144F"/>
    <w:rsid w:val="0064149A"/>
    <w:rsid w:val="006414AC"/>
    <w:rsid w:val="00641702"/>
    <w:rsid w:val="00641CE4"/>
    <w:rsid w:val="00641E87"/>
    <w:rsid w:val="00641EBE"/>
    <w:rsid w:val="00641EEA"/>
    <w:rsid w:val="00642532"/>
    <w:rsid w:val="006425B7"/>
    <w:rsid w:val="00642B7B"/>
    <w:rsid w:val="00642D9A"/>
    <w:rsid w:val="006430D5"/>
    <w:rsid w:val="00643384"/>
    <w:rsid w:val="00643551"/>
    <w:rsid w:val="00643A58"/>
    <w:rsid w:val="00643BC7"/>
    <w:rsid w:val="00643C16"/>
    <w:rsid w:val="00643FB9"/>
    <w:rsid w:val="006441E6"/>
    <w:rsid w:val="0064461A"/>
    <w:rsid w:val="0064471F"/>
    <w:rsid w:val="00644786"/>
    <w:rsid w:val="006449E4"/>
    <w:rsid w:val="00644A91"/>
    <w:rsid w:val="00644AAB"/>
    <w:rsid w:val="00644B9D"/>
    <w:rsid w:val="00645161"/>
    <w:rsid w:val="0064549D"/>
    <w:rsid w:val="006454E7"/>
    <w:rsid w:val="00645831"/>
    <w:rsid w:val="00645B03"/>
    <w:rsid w:val="00645D3F"/>
    <w:rsid w:val="00645E7B"/>
    <w:rsid w:val="00645EEC"/>
    <w:rsid w:val="00645F5E"/>
    <w:rsid w:val="00645FD7"/>
    <w:rsid w:val="0064614E"/>
    <w:rsid w:val="00646495"/>
    <w:rsid w:val="0064659D"/>
    <w:rsid w:val="006465CC"/>
    <w:rsid w:val="00646663"/>
    <w:rsid w:val="006467EF"/>
    <w:rsid w:val="00646E9F"/>
    <w:rsid w:val="00647041"/>
    <w:rsid w:val="0064738A"/>
    <w:rsid w:val="006473AE"/>
    <w:rsid w:val="0064757C"/>
    <w:rsid w:val="00647585"/>
    <w:rsid w:val="00647798"/>
    <w:rsid w:val="006478E8"/>
    <w:rsid w:val="00647ABB"/>
    <w:rsid w:val="00647ADC"/>
    <w:rsid w:val="00647AED"/>
    <w:rsid w:val="00647B22"/>
    <w:rsid w:val="00647D51"/>
    <w:rsid w:val="006500B5"/>
    <w:rsid w:val="00650165"/>
    <w:rsid w:val="0065088F"/>
    <w:rsid w:val="00650B57"/>
    <w:rsid w:val="00650CB7"/>
    <w:rsid w:val="00650FD1"/>
    <w:rsid w:val="00650FFE"/>
    <w:rsid w:val="00651051"/>
    <w:rsid w:val="00651053"/>
    <w:rsid w:val="0065105E"/>
    <w:rsid w:val="00651697"/>
    <w:rsid w:val="006517FB"/>
    <w:rsid w:val="00651CCE"/>
    <w:rsid w:val="00651CD7"/>
    <w:rsid w:val="00651F27"/>
    <w:rsid w:val="00651FB4"/>
    <w:rsid w:val="0065204F"/>
    <w:rsid w:val="0065205B"/>
    <w:rsid w:val="006520DE"/>
    <w:rsid w:val="0065236C"/>
    <w:rsid w:val="006524A7"/>
    <w:rsid w:val="0065276D"/>
    <w:rsid w:val="00652796"/>
    <w:rsid w:val="0065297A"/>
    <w:rsid w:val="00652D91"/>
    <w:rsid w:val="0065328C"/>
    <w:rsid w:val="0065333A"/>
    <w:rsid w:val="00653523"/>
    <w:rsid w:val="0065355A"/>
    <w:rsid w:val="00653625"/>
    <w:rsid w:val="006536A6"/>
    <w:rsid w:val="006537A5"/>
    <w:rsid w:val="006537AF"/>
    <w:rsid w:val="006537DF"/>
    <w:rsid w:val="00653C02"/>
    <w:rsid w:val="00653C56"/>
    <w:rsid w:val="00653FD4"/>
    <w:rsid w:val="006541C0"/>
    <w:rsid w:val="00654286"/>
    <w:rsid w:val="006542E1"/>
    <w:rsid w:val="00654BA8"/>
    <w:rsid w:val="00654C05"/>
    <w:rsid w:val="00654D6A"/>
    <w:rsid w:val="00655152"/>
    <w:rsid w:val="00655578"/>
    <w:rsid w:val="0065563A"/>
    <w:rsid w:val="006557AA"/>
    <w:rsid w:val="0065581E"/>
    <w:rsid w:val="00655B6A"/>
    <w:rsid w:val="00655BC5"/>
    <w:rsid w:val="00655F2C"/>
    <w:rsid w:val="00655FBF"/>
    <w:rsid w:val="006561ED"/>
    <w:rsid w:val="006562CB"/>
    <w:rsid w:val="00656939"/>
    <w:rsid w:val="00656A85"/>
    <w:rsid w:val="00656B51"/>
    <w:rsid w:val="00656C93"/>
    <w:rsid w:val="00656E3E"/>
    <w:rsid w:val="00657142"/>
    <w:rsid w:val="00657494"/>
    <w:rsid w:val="00657589"/>
    <w:rsid w:val="00660062"/>
    <w:rsid w:val="006600C5"/>
    <w:rsid w:val="00660257"/>
    <w:rsid w:val="0066025D"/>
    <w:rsid w:val="0066043E"/>
    <w:rsid w:val="00660587"/>
    <w:rsid w:val="00660595"/>
    <w:rsid w:val="0066096C"/>
    <w:rsid w:val="006609EA"/>
    <w:rsid w:val="00660B6E"/>
    <w:rsid w:val="00660E77"/>
    <w:rsid w:val="00660F2B"/>
    <w:rsid w:val="0066105C"/>
    <w:rsid w:val="0066137F"/>
    <w:rsid w:val="006613E6"/>
    <w:rsid w:val="00661622"/>
    <w:rsid w:val="006619AB"/>
    <w:rsid w:val="00661C70"/>
    <w:rsid w:val="00662293"/>
    <w:rsid w:val="0066229E"/>
    <w:rsid w:val="006622FF"/>
    <w:rsid w:val="0066267C"/>
    <w:rsid w:val="00662E09"/>
    <w:rsid w:val="00662F43"/>
    <w:rsid w:val="006632BE"/>
    <w:rsid w:val="00663308"/>
    <w:rsid w:val="00663496"/>
    <w:rsid w:val="00663533"/>
    <w:rsid w:val="006636F9"/>
    <w:rsid w:val="00663855"/>
    <w:rsid w:val="0066398C"/>
    <w:rsid w:val="00663BA2"/>
    <w:rsid w:val="00663C74"/>
    <w:rsid w:val="00663C9C"/>
    <w:rsid w:val="00663FA9"/>
    <w:rsid w:val="006640E4"/>
    <w:rsid w:val="006640F7"/>
    <w:rsid w:val="0066449A"/>
    <w:rsid w:val="00664601"/>
    <w:rsid w:val="00664663"/>
    <w:rsid w:val="00664970"/>
    <w:rsid w:val="00664B6B"/>
    <w:rsid w:val="00664F87"/>
    <w:rsid w:val="006651C6"/>
    <w:rsid w:val="0066533B"/>
    <w:rsid w:val="006653A8"/>
    <w:rsid w:val="00665437"/>
    <w:rsid w:val="00665780"/>
    <w:rsid w:val="00665902"/>
    <w:rsid w:val="00665905"/>
    <w:rsid w:val="00665C8B"/>
    <w:rsid w:val="00665D6A"/>
    <w:rsid w:val="00665F04"/>
    <w:rsid w:val="00666169"/>
    <w:rsid w:val="0066619D"/>
    <w:rsid w:val="0066638F"/>
    <w:rsid w:val="00666850"/>
    <w:rsid w:val="006668A0"/>
    <w:rsid w:val="00666A98"/>
    <w:rsid w:val="00666BC9"/>
    <w:rsid w:val="00666E68"/>
    <w:rsid w:val="006671D2"/>
    <w:rsid w:val="006671EC"/>
    <w:rsid w:val="00667284"/>
    <w:rsid w:val="00667730"/>
    <w:rsid w:val="006679B0"/>
    <w:rsid w:val="00667B7E"/>
    <w:rsid w:val="00667B8A"/>
    <w:rsid w:val="00667BCB"/>
    <w:rsid w:val="00667C83"/>
    <w:rsid w:val="00667ED5"/>
    <w:rsid w:val="00667FA5"/>
    <w:rsid w:val="00670625"/>
    <w:rsid w:val="00670655"/>
    <w:rsid w:val="00670766"/>
    <w:rsid w:val="00670866"/>
    <w:rsid w:val="00670BB2"/>
    <w:rsid w:val="00670BC9"/>
    <w:rsid w:val="00670F1D"/>
    <w:rsid w:val="00670FDA"/>
    <w:rsid w:val="0067111E"/>
    <w:rsid w:val="006711AE"/>
    <w:rsid w:val="00671547"/>
    <w:rsid w:val="0067157E"/>
    <w:rsid w:val="0067181D"/>
    <w:rsid w:val="00671BBB"/>
    <w:rsid w:val="00671C34"/>
    <w:rsid w:val="00671C89"/>
    <w:rsid w:val="00671F13"/>
    <w:rsid w:val="00672484"/>
    <w:rsid w:val="00672727"/>
    <w:rsid w:val="00672821"/>
    <w:rsid w:val="00672BA9"/>
    <w:rsid w:val="00672CD6"/>
    <w:rsid w:val="00673165"/>
    <w:rsid w:val="00673845"/>
    <w:rsid w:val="006744E9"/>
    <w:rsid w:val="006751E3"/>
    <w:rsid w:val="00675376"/>
    <w:rsid w:val="00675466"/>
    <w:rsid w:val="006755E5"/>
    <w:rsid w:val="00675AA6"/>
    <w:rsid w:val="00675B88"/>
    <w:rsid w:val="00675C4E"/>
    <w:rsid w:val="00675D92"/>
    <w:rsid w:val="00675DB6"/>
    <w:rsid w:val="00675F25"/>
    <w:rsid w:val="006760E0"/>
    <w:rsid w:val="006761FF"/>
    <w:rsid w:val="00676200"/>
    <w:rsid w:val="006769BE"/>
    <w:rsid w:val="00676D15"/>
    <w:rsid w:val="006770CA"/>
    <w:rsid w:val="00677309"/>
    <w:rsid w:val="0067789F"/>
    <w:rsid w:val="006779B7"/>
    <w:rsid w:val="00680336"/>
    <w:rsid w:val="0068038F"/>
    <w:rsid w:val="006803DD"/>
    <w:rsid w:val="006804D5"/>
    <w:rsid w:val="00680743"/>
    <w:rsid w:val="0068081A"/>
    <w:rsid w:val="00680C5A"/>
    <w:rsid w:val="006810B7"/>
    <w:rsid w:val="00681112"/>
    <w:rsid w:val="00681189"/>
    <w:rsid w:val="00681492"/>
    <w:rsid w:val="0068164F"/>
    <w:rsid w:val="0068191F"/>
    <w:rsid w:val="00681AA7"/>
    <w:rsid w:val="00681D6B"/>
    <w:rsid w:val="00681DF5"/>
    <w:rsid w:val="00681E8D"/>
    <w:rsid w:val="006821FE"/>
    <w:rsid w:val="006824E0"/>
    <w:rsid w:val="00682ABB"/>
    <w:rsid w:val="00682CC0"/>
    <w:rsid w:val="00682E7E"/>
    <w:rsid w:val="00682F73"/>
    <w:rsid w:val="00682F8A"/>
    <w:rsid w:val="0068301A"/>
    <w:rsid w:val="00683144"/>
    <w:rsid w:val="00683432"/>
    <w:rsid w:val="006835D2"/>
    <w:rsid w:val="006835DA"/>
    <w:rsid w:val="006837FF"/>
    <w:rsid w:val="00683894"/>
    <w:rsid w:val="00683A9A"/>
    <w:rsid w:val="00683B3F"/>
    <w:rsid w:val="00683C10"/>
    <w:rsid w:val="00683DBA"/>
    <w:rsid w:val="00683DBE"/>
    <w:rsid w:val="00683F1D"/>
    <w:rsid w:val="006840FF"/>
    <w:rsid w:val="00684331"/>
    <w:rsid w:val="00684763"/>
    <w:rsid w:val="00684823"/>
    <w:rsid w:val="00684972"/>
    <w:rsid w:val="00684A47"/>
    <w:rsid w:val="00684B9E"/>
    <w:rsid w:val="006850CA"/>
    <w:rsid w:val="00685193"/>
    <w:rsid w:val="0068520E"/>
    <w:rsid w:val="00685312"/>
    <w:rsid w:val="0068542D"/>
    <w:rsid w:val="0068559B"/>
    <w:rsid w:val="00685895"/>
    <w:rsid w:val="006859FE"/>
    <w:rsid w:val="00685A56"/>
    <w:rsid w:val="00685D4B"/>
    <w:rsid w:val="00685F20"/>
    <w:rsid w:val="00686095"/>
    <w:rsid w:val="00686324"/>
    <w:rsid w:val="006863DF"/>
    <w:rsid w:val="0068642F"/>
    <w:rsid w:val="00686575"/>
    <w:rsid w:val="00686799"/>
    <w:rsid w:val="00686B1D"/>
    <w:rsid w:val="00686C90"/>
    <w:rsid w:val="0068723C"/>
    <w:rsid w:val="0068754C"/>
    <w:rsid w:val="00687681"/>
    <w:rsid w:val="006879A2"/>
    <w:rsid w:val="00687A29"/>
    <w:rsid w:val="00687B47"/>
    <w:rsid w:val="00690042"/>
    <w:rsid w:val="00690107"/>
    <w:rsid w:val="00690128"/>
    <w:rsid w:val="006903E8"/>
    <w:rsid w:val="00690A7A"/>
    <w:rsid w:val="00690B5D"/>
    <w:rsid w:val="00690CCE"/>
    <w:rsid w:val="00690DDA"/>
    <w:rsid w:val="0069110F"/>
    <w:rsid w:val="00691357"/>
    <w:rsid w:val="0069152C"/>
    <w:rsid w:val="00691C65"/>
    <w:rsid w:val="00691D69"/>
    <w:rsid w:val="00691E39"/>
    <w:rsid w:val="00691E40"/>
    <w:rsid w:val="00691EC9"/>
    <w:rsid w:val="00692227"/>
    <w:rsid w:val="006923CE"/>
    <w:rsid w:val="00692499"/>
    <w:rsid w:val="00692563"/>
    <w:rsid w:val="006928D8"/>
    <w:rsid w:val="00692AA6"/>
    <w:rsid w:val="00692D5A"/>
    <w:rsid w:val="00693248"/>
    <w:rsid w:val="006938A2"/>
    <w:rsid w:val="006938D9"/>
    <w:rsid w:val="006938DC"/>
    <w:rsid w:val="00693CBC"/>
    <w:rsid w:val="00693F16"/>
    <w:rsid w:val="00693FF7"/>
    <w:rsid w:val="006942A3"/>
    <w:rsid w:val="006943B1"/>
    <w:rsid w:val="006946BD"/>
    <w:rsid w:val="00694813"/>
    <w:rsid w:val="00694886"/>
    <w:rsid w:val="006949E6"/>
    <w:rsid w:val="00694B3D"/>
    <w:rsid w:val="00694C05"/>
    <w:rsid w:val="00695050"/>
    <w:rsid w:val="00695646"/>
    <w:rsid w:val="0069579E"/>
    <w:rsid w:val="006957DB"/>
    <w:rsid w:val="0069582A"/>
    <w:rsid w:val="00695A07"/>
    <w:rsid w:val="00695CBD"/>
    <w:rsid w:val="00695CBF"/>
    <w:rsid w:val="00695DDD"/>
    <w:rsid w:val="00695ED2"/>
    <w:rsid w:val="00695F07"/>
    <w:rsid w:val="00695F24"/>
    <w:rsid w:val="00696008"/>
    <w:rsid w:val="006960DD"/>
    <w:rsid w:val="00696133"/>
    <w:rsid w:val="0069637D"/>
    <w:rsid w:val="006964FC"/>
    <w:rsid w:val="00696622"/>
    <w:rsid w:val="00696720"/>
    <w:rsid w:val="00696AA5"/>
    <w:rsid w:val="00696C2A"/>
    <w:rsid w:val="00696DF9"/>
    <w:rsid w:val="00697500"/>
    <w:rsid w:val="006979F6"/>
    <w:rsid w:val="00697A4E"/>
    <w:rsid w:val="00697B62"/>
    <w:rsid w:val="00697C64"/>
    <w:rsid w:val="00697D92"/>
    <w:rsid w:val="006A010B"/>
    <w:rsid w:val="006A030E"/>
    <w:rsid w:val="006A0350"/>
    <w:rsid w:val="006A03EC"/>
    <w:rsid w:val="006A04C6"/>
    <w:rsid w:val="006A07EB"/>
    <w:rsid w:val="006A091E"/>
    <w:rsid w:val="006A0970"/>
    <w:rsid w:val="006A0A57"/>
    <w:rsid w:val="006A0BDF"/>
    <w:rsid w:val="006A0C4C"/>
    <w:rsid w:val="006A0CD6"/>
    <w:rsid w:val="006A126A"/>
    <w:rsid w:val="006A170A"/>
    <w:rsid w:val="006A1716"/>
    <w:rsid w:val="006A1739"/>
    <w:rsid w:val="006A232B"/>
    <w:rsid w:val="006A24CE"/>
    <w:rsid w:val="006A263C"/>
    <w:rsid w:val="006A2A45"/>
    <w:rsid w:val="006A2AA1"/>
    <w:rsid w:val="006A2BED"/>
    <w:rsid w:val="006A2CF5"/>
    <w:rsid w:val="006A2D07"/>
    <w:rsid w:val="006A2E1A"/>
    <w:rsid w:val="006A2E2B"/>
    <w:rsid w:val="006A309D"/>
    <w:rsid w:val="006A324C"/>
    <w:rsid w:val="006A33F7"/>
    <w:rsid w:val="006A34DC"/>
    <w:rsid w:val="006A3727"/>
    <w:rsid w:val="006A3780"/>
    <w:rsid w:val="006A3786"/>
    <w:rsid w:val="006A39FC"/>
    <w:rsid w:val="006A3BFC"/>
    <w:rsid w:val="006A3C79"/>
    <w:rsid w:val="006A3C86"/>
    <w:rsid w:val="006A3CA5"/>
    <w:rsid w:val="006A3D25"/>
    <w:rsid w:val="006A3DCD"/>
    <w:rsid w:val="006A4079"/>
    <w:rsid w:val="006A41A1"/>
    <w:rsid w:val="006A41A8"/>
    <w:rsid w:val="006A41E6"/>
    <w:rsid w:val="006A4571"/>
    <w:rsid w:val="006A4754"/>
    <w:rsid w:val="006A4B39"/>
    <w:rsid w:val="006A4CBD"/>
    <w:rsid w:val="006A4F2E"/>
    <w:rsid w:val="006A5046"/>
    <w:rsid w:val="006A5264"/>
    <w:rsid w:val="006A52A7"/>
    <w:rsid w:val="006A5922"/>
    <w:rsid w:val="006A5973"/>
    <w:rsid w:val="006A6521"/>
    <w:rsid w:val="006A65D5"/>
    <w:rsid w:val="006A6AD2"/>
    <w:rsid w:val="006A6B85"/>
    <w:rsid w:val="006A6C9F"/>
    <w:rsid w:val="006A6DA2"/>
    <w:rsid w:val="006A6FC3"/>
    <w:rsid w:val="006A6FC7"/>
    <w:rsid w:val="006A6FCA"/>
    <w:rsid w:val="006A725C"/>
    <w:rsid w:val="006A7350"/>
    <w:rsid w:val="006A73D8"/>
    <w:rsid w:val="006A743E"/>
    <w:rsid w:val="006A75D0"/>
    <w:rsid w:val="006A77AB"/>
    <w:rsid w:val="006A799A"/>
    <w:rsid w:val="006A79FF"/>
    <w:rsid w:val="006A7AF2"/>
    <w:rsid w:val="006A7B33"/>
    <w:rsid w:val="006A7DD6"/>
    <w:rsid w:val="006B039D"/>
    <w:rsid w:val="006B0434"/>
    <w:rsid w:val="006B047B"/>
    <w:rsid w:val="006B064A"/>
    <w:rsid w:val="006B0A14"/>
    <w:rsid w:val="006B0B8B"/>
    <w:rsid w:val="006B0BAA"/>
    <w:rsid w:val="006B0ECA"/>
    <w:rsid w:val="006B0FCA"/>
    <w:rsid w:val="006B1199"/>
    <w:rsid w:val="006B11F3"/>
    <w:rsid w:val="006B1243"/>
    <w:rsid w:val="006B143C"/>
    <w:rsid w:val="006B146F"/>
    <w:rsid w:val="006B1541"/>
    <w:rsid w:val="006B17B5"/>
    <w:rsid w:val="006B1870"/>
    <w:rsid w:val="006B198D"/>
    <w:rsid w:val="006B1CF9"/>
    <w:rsid w:val="006B20F9"/>
    <w:rsid w:val="006B255C"/>
    <w:rsid w:val="006B26AF"/>
    <w:rsid w:val="006B2798"/>
    <w:rsid w:val="006B2A34"/>
    <w:rsid w:val="006B2C63"/>
    <w:rsid w:val="006B2E97"/>
    <w:rsid w:val="006B2EAC"/>
    <w:rsid w:val="006B2EF7"/>
    <w:rsid w:val="006B3260"/>
    <w:rsid w:val="006B33B6"/>
    <w:rsid w:val="006B35DC"/>
    <w:rsid w:val="006B39B1"/>
    <w:rsid w:val="006B3C3A"/>
    <w:rsid w:val="006B3C95"/>
    <w:rsid w:val="006B3E8D"/>
    <w:rsid w:val="006B4480"/>
    <w:rsid w:val="006B4801"/>
    <w:rsid w:val="006B4BED"/>
    <w:rsid w:val="006B5254"/>
    <w:rsid w:val="006B55AB"/>
    <w:rsid w:val="006B55C9"/>
    <w:rsid w:val="006B5A23"/>
    <w:rsid w:val="006B5D62"/>
    <w:rsid w:val="006B5E56"/>
    <w:rsid w:val="006B5FEC"/>
    <w:rsid w:val="006B614C"/>
    <w:rsid w:val="006B6251"/>
    <w:rsid w:val="006B6308"/>
    <w:rsid w:val="006B6367"/>
    <w:rsid w:val="006B6371"/>
    <w:rsid w:val="006B639E"/>
    <w:rsid w:val="006B66F1"/>
    <w:rsid w:val="006B6876"/>
    <w:rsid w:val="006B68AE"/>
    <w:rsid w:val="006B6A2C"/>
    <w:rsid w:val="006B6DE9"/>
    <w:rsid w:val="006B7129"/>
    <w:rsid w:val="006B752C"/>
    <w:rsid w:val="006B7E3D"/>
    <w:rsid w:val="006B7E9B"/>
    <w:rsid w:val="006C0169"/>
    <w:rsid w:val="006C02FE"/>
    <w:rsid w:val="006C0481"/>
    <w:rsid w:val="006C06C6"/>
    <w:rsid w:val="006C091B"/>
    <w:rsid w:val="006C0ABB"/>
    <w:rsid w:val="006C0FB5"/>
    <w:rsid w:val="006C1198"/>
    <w:rsid w:val="006C15F5"/>
    <w:rsid w:val="006C17C2"/>
    <w:rsid w:val="006C187B"/>
    <w:rsid w:val="006C21A9"/>
    <w:rsid w:val="006C2407"/>
    <w:rsid w:val="006C25C3"/>
    <w:rsid w:val="006C265E"/>
    <w:rsid w:val="006C26BE"/>
    <w:rsid w:val="006C2702"/>
    <w:rsid w:val="006C283B"/>
    <w:rsid w:val="006C299E"/>
    <w:rsid w:val="006C2A3B"/>
    <w:rsid w:val="006C2C77"/>
    <w:rsid w:val="006C2C99"/>
    <w:rsid w:val="006C2EAA"/>
    <w:rsid w:val="006C2F78"/>
    <w:rsid w:val="006C30F7"/>
    <w:rsid w:val="006C32CC"/>
    <w:rsid w:val="006C34FD"/>
    <w:rsid w:val="006C3852"/>
    <w:rsid w:val="006C3A4F"/>
    <w:rsid w:val="006C3AF3"/>
    <w:rsid w:val="006C3B6F"/>
    <w:rsid w:val="006C3C30"/>
    <w:rsid w:val="006C3D8F"/>
    <w:rsid w:val="006C3F91"/>
    <w:rsid w:val="006C4154"/>
    <w:rsid w:val="006C433A"/>
    <w:rsid w:val="006C437F"/>
    <w:rsid w:val="006C4691"/>
    <w:rsid w:val="006C46D8"/>
    <w:rsid w:val="006C48EF"/>
    <w:rsid w:val="006C4BF5"/>
    <w:rsid w:val="006C4EBC"/>
    <w:rsid w:val="006C5082"/>
    <w:rsid w:val="006C53BA"/>
    <w:rsid w:val="006C53E1"/>
    <w:rsid w:val="006C562B"/>
    <w:rsid w:val="006C5878"/>
    <w:rsid w:val="006C5A75"/>
    <w:rsid w:val="006C60B4"/>
    <w:rsid w:val="006C6110"/>
    <w:rsid w:val="006C626B"/>
    <w:rsid w:val="006C64A8"/>
    <w:rsid w:val="006C6504"/>
    <w:rsid w:val="006C677F"/>
    <w:rsid w:val="006C6844"/>
    <w:rsid w:val="006C6AB5"/>
    <w:rsid w:val="006C6DDB"/>
    <w:rsid w:val="006C73A2"/>
    <w:rsid w:val="006C743E"/>
    <w:rsid w:val="006C778B"/>
    <w:rsid w:val="006C786A"/>
    <w:rsid w:val="006C7D3C"/>
    <w:rsid w:val="006C7D89"/>
    <w:rsid w:val="006C7E64"/>
    <w:rsid w:val="006C7E9E"/>
    <w:rsid w:val="006C7EA1"/>
    <w:rsid w:val="006D00C2"/>
    <w:rsid w:val="006D0222"/>
    <w:rsid w:val="006D042F"/>
    <w:rsid w:val="006D050E"/>
    <w:rsid w:val="006D05BD"/>
    <w:rsid w:val="006D070F"/>
    <w:rsid w:val="006D0ACC"/>
    <w:rsid w:val="006D0E56"/>
    <w:rsid w:val="006D1523"/>
    <w:rsid w:val="006D1742"/>
    <w:rsid w:val="006D1988"/>
    <w:rsid w:val="006D1B14"/>
    <w:rsid w:val="006D1CF4"/>
    <w:rsid w:val="006D1EB2"/>
    <w:rsid w:val="006D1F3E"/>
    <w:rsid w:val="006D2049"/>
    <w:rsid w:val="006D208A"/>
    <w:rsid w:val="006D21FA"/>
    <w:rsid w:val="006D222D"/>
    <w:rsid w:val="006D230D"/>
    <w:rsid w:val="006D235D"/>
    <w:rsid w:val="006D239A"/>
    <w:rsid w:val="006D241F"/>
    <w:rsid w:val="006D25E2"/>
    <w:rsid w:val="006D2AA7"/>
    <w:rsid w:val="006D2C63"/>
    <w:rsid w:val="006D2D99"/>
    <w:rsid w:val="006D2F16"/>
    <w:rsid w:val="006D3104"/>
    <w:rsid w:val="006D334D"/>
    <w:rsid w:val="006D3539"/>
    <w:rsid w:val="006D3546"/>
    <w:rsid w:val="006D3565"/>
    <w:rsid w:val="006D3A51"/>
    <w:rsid w:val="006D3C7C"/>
    <w:rsid w:val="006D3DB1"/>
    <w:rsid w:val="006D3EAD"/>
    <w:rsid w:val="006D42F3"/>
    <w:rsid w:val="006D449D"/>
    <w:rsid w:val="006D45A7"/>
    <w:rsid w:val="006D4764"/>
    <w:rsid w:val="006D4907"/>
    <w:rsid w:val="006D49C8"/>
    <w:rsid w:val="006D49E1"/>
    <w:rsid w:val="006D4A26"/>
    <w:rsid w:val="006D4D84"/>
    <w:rsid w:val="006D5397"/>
    <w:rsid w:val="006D5547"/>
    <w:rsid w:val="006D5867"/>
    <w:rsid w:val="006D589F"/>
    <w:rsid w:val="006D592E"/>
    <w:rsid w:val="006D5A50"/>
    <w:rsid w:val="006D5B3D"/>
    <w:rsid w:val="006D5DE6"/>
    <w:rsid w:val="006D6462"/>
    <w:rsid w:val="006D6501"/>
    <w:rsid w:val="006D6625"/>
    <w:rsid w:val="006D664D"/>
    <w:rsid w:val="006D6660"/>
    <w:rsid w:val="006D68BE"/>
    <w:rsid w:val="006D6951"/>
    <w:rsid w:val="006D6997"/>
    <w:rsid w:val="006D6C65"/>
    <w:rsid w:val="006D6DEF"/>
    <w:rsid w:val="006D71E3"/>
    <w:rsid w:val="006D79F5"/>
    <w:rsid w:val="006D7B28"/>
    <w:rsid w:val="006D7E58"/>
    <w:rsid w:val="006D7ED3"/>
    <w:rsid w:val="006E00AB"/>
    <w:rsid w:val="006E025F"/>
    <w:rsid w:val="006E0262"/>
    <w:rsid w:val="006E0A23"/>
    <w:rsid w:val="006E0BBD"/>
    <w:rsid w:val="006E0D70"/>
    <w:rsid w:val="006E0F8B"/>
    <w:rsid w:val="006E10A3"/>
    <w:rsid w:val="006E10EC"/>
    <w:rsid w:val="006E136F"/>
    <w:rsid w:val="006E1A07"/>
    <w:rsid w:val="006E1DC8"/>
    <w:rsid w:val="006E1F38"/>
    <w:rsid w:val="006E206D"/>
    <w:rsid w:val="006E2364"/>
    <w:rsid w:val="006E24E1"/>
    <w:rsid w:val="006E2527"/>
    <w:rsid w:val="006E2544"/>
    <w:rsid w:val="006E264F"/>
    <w:rsid w:val="006E26B9"/>
    <w:rsid w:val="006E2742"/>
    <w:rsid w:val="006E2943"/>
    <w:rsid w:val="006E2C99"/>
    <w:rsid w:val="006E2DFA"/>
    <w:rsid w:val="006E2E36"/>
    <w:rsid w:val="006E2E6C"/>
    <w:rsid w:val="006E3174"/>
    <w:rsid w:val="006E335B"/>
    <w:rsid w:val="006E35EB"/>
    <w:rsid w:val="006E37E7"/>
    <w:rsid w:val="006E38D5"/>
    <w:rsid w:val="006E3A87"/>
    <w:rsid w:val="006E3CCD"/>
    <w:rsid w:val="006E3DF2"/>
    <w:rsid w:val="006E3E3C"/>
    <w:rsid w:val="006E408D"/>
    <w:rsid w:val="006E40C0"/>
    <w:rsid w:val="006E422E"/>
    <w:rsid w:val="006E4291"/>
    <w:rsid w:val="006E4591"/>
    <w:rsid w:val="006E45B1"/>
    <w:rsid w:val="006E45D8"/>
    <w:rsid w:val="006E46C8"/>
    <w:rsid w:val="006E4A6D"/>
    <w:rsid w:val="006E4B07"/>
    <w:rsid w:val="006E4CD1"/>
    <w:rsid w:val="006E4E51"/>
    <w:rsid w:val="006E5246"/>
    <w:rsid w:val="006E5455"/>
    <w:rsid w:val="006E59C6"/>
    <w:rsid w:val="006E5C3E"/>
    <w:rsid w:val="006E5CF5"/>
    <w:rsid w:val="006E5D45"/>
    <w:rsid w:val="006E5F73"/>
    <w:rsid w:val="006E635D"/>
    <w:rsid w:val="006E66CD"/>
    <w:rsid w:val="006E6934"/>
    <w:rsid w:val="006E6984"/>
    <w:rsid w:val="006E69BD"/>
    <w:rsid w:val="006E6A5C"/>
    <w:rsid w:val="006E6B1F"/>
    <w:rsid w:val="006E6E24"/>
    <w:rsid w:val="006E70A5"/>
    <w:rsid w:val="006E70F9"/>
    <w:rsid w:val="006E7566"/>
    <w:rsid w:val="006E75EB"/>
    <w:rsid w:val="006E7603"/>
    <w:rsid w:val="006E76F0"/>
    <w:rsid w:val="006E7869"/>
    <w:rsid w:val="006E7934"/>
    <w:rsid w:val="006E7DE9"/>
    <w:rsid w:val="006E7E52"/>
    <w:rsid w:val="006E7EA2"/>
    <w:rsid w:val="006E7EC1"/>
    <w:rsid w:val="006E7F23"/>
    <w:rsid w:val="006F01F2"/>
    <w:rsid w:val="006F0289"/>
    <w:rsid w:val="006F0816"/>
    <w:rsid w:val="006F0981"/>
    <w:rsid w:val="006F0B1B"/>
    <w:rsid w:val="006F155B"/>
    <w:rsid w:val="006F15EE"/>
    <w:rsid w:val="006F17F5"/>
    <w:rsid w:val="006F1D4C"/>
    <w:rsid w:val="006F1F42"/>
    <w:rsid w:val="006F2058"/>
    <w:rsid w:val="006F23C4"/>
    <w:rsid w:val="006F24CF"/>
    <w:rsid w:val="006F2C0B"/>
    <w:rsid w:val="006F2D69"/>
    <w:rsid w:val="006F3217"/>
    <w:rsid w:val="006F336D"/>
    <w:rsid w:val="006F3405"/>
    <w:rsid w:val="006F352E"/>
    <w:rsid w:val="006F36B4"/>
    <w:rsid w:val="006F39DC"/>
    <w:rsid w:val="006F3CA5"/>
    <w:rsid w:val="006F3D51"/>
    <w:rsid w:val="006F4079"/>
    <w:rsid w:val="006F4172"/>
    <w:rsid w:val="006F4196"/>
    <w:rsid w:val="006F4230"/>
    <w:rsid w:val="006F4280"/>
    <w:rsid w:val="006F48AD"/>
    <w:rsid w:val="006F4944"/>
    <w:rsid w:val="006F4A0A"/>
    <w:rsid w:val="006F4F91"/>
    <w:rsid w:val="006F512D"/>
    <w:rsid w:val="006F53AA"/>
    <w:rsid w:val="006F53EA"/>
    <w:rsid w:val="006F54C7"/>
    <w:rsid w:val="006F54FA"/>
    <w:rsid w:val="006F5738"/>
    <w:rsid w:val="006F5D86"/>
    <w:rsid w:val="006F60D8"/>
    <w:rsid w:val="006F6330"/>
    <w:rsid w:val="006F6563"/>
    <w:rsid w:val="006F6594"/>
    <w:rsid w:val="006F660C"/>
    <w:rsid w:val="006F66DE"/>
    <w:rsid w:val="006F6718"/>
    <w:rsid w:val="006F68DF"/>
    <w:rsid w:val="006F6EDA"/>
    <w:rsid w:val="006F6F50"/>
    <w:rsid w:val="006F703A"/>
    <w:rsid w:val="006F7279"/>
    <w:rsid w:val="006F749D"/>
    <w:rsid w:val="006F7782"/>
    <w:rsid w:val="006F7B8B"/>
    <w:rsid w:val="006F7CDD"/>
    <w:rsid w:val="006F7E1D"/>
    <w:rsid w:val="00700193"/>
    <w:rsid w:val="00700361"/>
    <w:rsid w:val="007005AC"/>
    <w:rsid w:val="007005D0"/>
    <w:rsid w:val="007005EE"/>
    <w:rsid w:val="00700685"/>
    <w:rsid w:val="00700859"/>
    <w:rsid w:val="00700994"/>
    <w:rsid w:val="0070099B"/>
    <w:rsid w:val="00700A7D"/>
    <w:rsid w:val="0070114D"/>
    <w:rsid w:val="007016DC"/>
    <w:rsid w:val="00701796"/>
    <w:rsid w:val="00701A93"/>
    <w:rsid w:val="00701F32"/>
    <w:rsid w:val="007023EF"/>
    <w:rsid w:val="007024DF"/>
    <w:rsid w:val="007029B0"/>
    <w:rsid w:val="00702CCB"/>
    <w:rsid w:val="00702EC7"/>
    <w:rsid w:val="00703238"/>
    <w:rsid w:val="007032B3"/>
    <w:rsid w:val="007032D3"/>
    <w:rsid w:val="00703535"/>
    <w:rsid w:val="007035B9"/>
    <w:rsid w:val="007035F3"/>
    <w:rsid w:val="00703651"/>
    <w:rsid w:val="007037D4"/>
    <w:rsid w:val="00703B85"/>
    <w:rsid w:val="00703CFC"/>
    <w:rsid w:val="00703DD9"/>
    <w:rsid w:val="00703E24"/>
    <w:rsid w:val="00703F2C"/>
    <w:rsid w:val="00703F93"/>
    <w:rsid w:val="007044D5"/>
    <w:rsid w:val="0070498B"/>
    <w:rsid w:val="007049F2"/>
    <w:rsid w:val="00704CEE"/>
    <w:rsid w:val="00704E34"/>
    <w:rsid w:val="007051BE"/>
    <w:rsid w:val="00705203"/>
    <w:rsid w:val="00705407"/>
    <w:rsid w:val="00705591"/>
    <w:rsid w:val="007056C1"/>
    <w:rsid w:val="00705767"/>
    <w:rsid w:val="00705895"/>
    <w:rsid w:val="00706105"/>
    <w:rsid w:val="007062FF"/>
    <w:rsid w:val="007063B5"/>
    <w:rsid w:val="007063D7"/>
    <w:rsid w:val="00706B88"/>
    <w:rsid w:val="00706C5E"/>
    <w:rsid w:val="00706DC6"/>
    <w:rsid w:val="00706F0D"/>
    <w:rsid w:val="00706F7C"/>
    <w:rsid w:val="00707220"/>
    <w:rsid w:val="007072F2"/>
    <w:rsid w:val="00707514"/>
    <w:rsid w:val="00707762"/>
    <w:rsid w:val="00707963"/>
    <w:rsid w:val="00707A76"/>
    <w:rsid w:val="00707EDF"/>
    <w:rsid w:val="0071002D"/>
    <w:rsid w:val="0071015D"/>
    <w:rsid w:val="0071022B"/>
    <w:rsid w:val="00710273"/>
    <w:rsid w:val="0071042D"/>
    <w:rsid w:val="007104B3"/>
    <w:rsid w:val="00710522"/>
    <w:rsid w:val="00710643"/>
    <w:rsid w:val="00710775"/>
    <w:rsid w:val="007107A6"/>
    <w:rsid w:val="007108B6"/>
    <w:rsid w:val="00710B38"/>
    <w:rsid w:val="00710EAB"/>
    <w:rsid w:val="00710EED"/>
    <w:rsid w:val="00710F91"/>
    <w:rsid w:val="00710F93"/>
    <w:rsid w:val="007111AB"/>
    <w:rsid w:val="007113A1"/>
    <w:rsid w:val="007113A4"/>
    <w:rsid w:val="00711419"/>
    <w:rsid w:val="007114C4"/>
    <w:rsid w:val="007119D0"/>
    <w:rsid w:val="00711AC5"/>
    <w:rsid w:val="00711F37"/>
    <w:rsid w:val="00712016"/>
    <w:rsid w:val="00712436"/>
    <w:rsid w:val="00712D1E"/>
    <w:rsid w:val="00712EA8"/>
    <w:rsid w:val="00712F99"/>
    <w:rsid w:val="0071302A"/>
    <w:rsid w:val="0071312A"/>
    <w:rsid w:val="00713379"/>
    <w:rsid w:val="0071361D"/>
    <w:rsid w:val="00713945"/>
    <w:rsid w:val="00713962"/>
    <w:rsid w:val="00713AFC"/>
    <w:rsid w:val="00713B88"/>
    <w:rsid w:val="007141D5"/>
    <w:rsid w:val="0071427A"/>
    <w:rsid w:val="007142F6"/>
    <w:rsid w:val="007143CE"/>
    <w:rsid w:val="00714557"/>
    <w:rsid w:val="00714774"/>
    <w:rsid w:val="00714CC2"/>
    <w:rsid w:val="00714CEA"/>
    <w:rsid w:val="00714D86"/>
    <w:rsid w:val="00714FE8"/>
    <w:rsid w:val="00715630"/>
    <w:rsid w:val="00715708"/>
    <w:rsid w:val="00715A69"/>
    <w:rsid w:val="00715B2E"/>
    <w:rsid w:val="00715CA3"/>
    <w:rsid w:val="00715E77"/>
    <w:rsid w:val="00715FCF"/>
    <w:rsid w:val="00716229"/>
    <w:rsid w:val="00716292"/>
    <w:rsid w:val="007163A7"/>
    <w:rsid w:val="0071654D"/>
    <w:rsid w:val="00716DC6"/>
    <w:rsid w:val="00716DF6"/>
    <w:rsid w:val="00716FCA"/>
    <w:rsid w:val="00717324"/>
    <w:rsid w:val="007173B0"/>
    <w:rsid w:val="007174E3"/>
    <w:rsid w:val="00717630"/>
    <w:rsid w:val="00717651"/>
    <w:rsid w:val="007177C6"/>
    <w:rsid w:val="00717934"/>
    <w:rsid w:val="00717960"/>
    <w:rsid w:val="0072001A"/>
    <w:rsid w:val="007201FB"/>
    <w:rsid w:val="0072046B"/>
    <w:rsid w:val="0072067B"/>
    <w:rsid w:val="00720683"/>
    <w:rsid w:val="007209E3"/>
    <w:rsid w:val="00720A2A"/>
    <w:rsid w:val="00720B6D"/>
    <w:rsid w:val="00720BF2"/>
    <w:rsid w:val="00720E52"/>
    <w:rsid w:val="00720FB8"/>
    <w:rsid w:val="00721235"/>
    <w:rsid w:val="007215C0"/>
    <w:rsid w:val="007216AF"/>
    <w:rsid w:val="007219EE"/>
    <w:rsid w:val="00721A89"/>
    <w:rsid w:val="00721BBC"/>
    <w:rsid w:val="00721BC5"/>
    <w:rsid w:val="0072266D"/>
    <w:rsid w:val="00722949"/>
    <w:rsid w:val="00722A6B"/>
    <w:rsid w:val="00722E10"/>
    <w:rsid w:val="00723044"/>
    <w:rsid w:val="007230A9"/>
    <w:rsid w:val="00723457"/>
    <w:rsid w:val="0072364C"/>
    <w:rsid w:val="007239B4"/>
    <w:rsid w:val="007239F4"/>
    <w:rsid w:val="00723B9C"/>
    <w:rsid w:val="00723D74"/>
    <w:rsid w:val="00723D9C"/>
    <w:rsid w:val="007240D9"/>
    <w:rsid w:val="0072418C"/>
    <w:rsid w:val="0072418E"/>
    <w:rsid w:val="0072433E"/>
    <w:rsid w:val="00724707"/>
    <w:rsid w:val="00724A65"/>
    <w:rsid w:val="00724CA6"/>
    <w:rsid w:val="00725341"/>
    <w:rsid w:val="00725763"/>
    <w:rsid w:val="00725B13"/>
    <w:rsid w:val="00725F6A"/>
    <w:rsid w:val="00726187"/>
    <w:rsid w:val="00726360"/>
    <w:rsid w:val="0072651B"/>
    <w:rsid w:val="00726587"/>
    <w:rsid w:val="00726593"/>
    <w:rsid w:val="0072666E"/>
    <w:rsid w:val="00726B0C"/>
    <w:rsid w:val="00726B1D"/>
    <w:rsid w:val="00726B3C"/>
    <w:rsid w:val="00726BEE"/>
    <w:rsid w:val="00726CD9"/>
    <w:rsid w:val="00726EFC"/>
    <w:rsid w:val="0072703C"/>
    <w:rsid w:val="007273DA"/>
    <w:rsid w:val="007276B8"/>
    <w:rsid w:val="007276C9"/>
    <w:rsid w:val="007276DD"/>
    <w:rsid w:val="007277E1"/>
    <w:rsid w:val="00727807"/>
    <w:rsid w:val="00730190"/>
    <w:rsid w:val="007302AE"/>
    <w:rsid w:val="00730429"/>
    <w:rsid w:val="00730434"/>
    <w:rsid w:val="00730AEF"/>
    <w:rsid w:val="00730EB9"/>
    <w:rsid w:val="00730EBE"/>
    <w:rsid w:val="0073100C"/>
    <w:rsid w:val="00731041"/>
    <w:rsid w:val="007312BC"/>
    <w:rsid w:val="007315CD"/>
    <w:rsid w:val="007319C7"/>
    <w:rsid w:val="00731B42"/>
    <w:rsid w:val="00731B9D"/>
    <w:rsid w:val="00731C2A"/>
    <w:rsid w:val="00731D2F"/>
    <w:rsid w:val="00731DD7"/>
    <w:rsid w:val="007324C8"/>
    <w:rsid w:val="0073259A"/>
    <w:rsid w:val="0073266B"/>
    <w:rsid w:val="00732688"/>
    <w:rsid w:val="007327C8"/>
    <w:rsid w:val="007328F2"/>
    <w:rsid w:val="007329BF"/>
    <w:rsid w:val="00732A48"/>
    <w:rsid w:val="00732C44"/>
    <w:rsid w:val="00732C9B"/>
    <w:rsid w:val="00732D9E"/>
    <w:rsid w:val="00733259"/>
    <w:rsid w:val="0073334B"/>
    <w:rsid w:val="0073338E"/>
    <w:rsid w:val="00733430"/>
    <w:rsid w:val="0073364C"/>
    <w:rsid w:val="00734419"/>
    <w:rsid w:val="00734B1D"/>
    <w:rsid w:val="00734C5B"/>
    <w:rsid w:val="00734DE8"/>
    <w:rsid w:val="00735010"/>
    <w:rsid w:val="00735051"/>
    <w:rsid w:val="00735378"/>
    <w:rsid w:val="00735399"/>
    <w:rsid w:val="007354E1"/>
    <w:rsid w:val="00735709"/>
    <w:rsid w:val="00735A31"/>
    <w:rsid w:val="00735CFC"/>
    <w:rsid w:val="00736215"/>
    <w:rsid w:val="00736383"/>
    <w:rsid w:val="007363BA"/>
    <w:rsid w:val="00737191"/>
    <w:rsid w:val="007372CF"/>
    <w:rsid w:val="0073742F"/>
    <w:rsid w:val="0073792D"/>
    <w:rsid w:val="0073799B"/>
    <w:rsid w:val="00740006"/>
    <w:rsid w:val="007403AB"/>
    <w:rsid w:val="0074045E"/>
    <w:rsid w:val="00740732"/>
    <w:rsid w:val="007408E9"/>
    <w:rsid w:val="00740A65"/>
    <w:rsid w:val="00740DCA"/>
    <w:rsid w:val="007410AC"/>
    <w:rsid w:val="007411DD"/>
    <w:rsid w:val="007414A5"/>
    <w:rsid w:val="007415D4"/>
    <w:rsid w:val="007417C6"/>
    <w:rsid w:val="007417D7"/>
    <w:rsid w:val="007417FD"/>
    <w:rsid w:val="007419B2"/>
    <w:rsid w:val="007419E3"/>
    <w:rsid w:val="00741C2C"/>
    <w:rsid w:val="00741E42"/>
    <w:rsid w:val="00741E8F"/>
    <w:rsid w:val="00741E95"/>
    <w:rsid w:val="0074203E"/>
    <w:rsid w:val="00742098"/>
    <w:rsid w:val="007420F8"/>
    <w:rsid w:val="00742221"/>
    <w:rsid w:val="00742A21"/>
    <w:rsid w:val="00742BA3"/>
    <w:rsid w:val="00742EF1"/>
    <w:rsid w:val="00743007"/>
    <w:rsid w:val="00743029"/>
    <w:rsid w:val="0074303F"/>
    <w:rsid w:val="0074319D"/>
    <w:rsid w:val="007431CD"/>
    <w:rsid w:val="007431E4"/>
    <w:rsid w:val="007437A8"/>
    <w:rsid w:val="00743925"/>
    <w:rsid w:val="00743968"/>
    <w:rsid w:val="00743C1B"/>
    <w:rsid w:val="00743CE3"/>
    <w:rsid w:val="00743E12"/>
    <w:rsid w:val="00743E81"/>
    <w:rsid w:val="00744494"/>
    <w:rsid w:val="00744738"/>
    <w:rsid w:val="007449CC"/>
    <w:rsid w:val="007449EF"/>
    <w:rsid w:val="00744A7F"/>
    <w:rsid w:val="00744BB1"/>
    <w:rsid w:val="00744D59"/>
    <w:rsid w:val="00744E86"/>
    <w:rsid w:val="00744ED8"/>
    <w:rsid w:val="00744EFA"/>
    <w:rsid w:val="00745317"/>
    <w:rsid w:val="007453F1"/>
    <w:rsid w:val="007453F4"/>
    <w:rsid w:val="00745559"/>
    <w:rsid w:val="007456B1"/>
    <w:rsid w:val="00745938"/>
    <w:rsid w:val="00745C6B"/>
    <w:rsid w:val="00745DBD"/>
    <w:rsid w:val="00745E75"/>
    <w:rsid w:val="00746125"/>
    <w:rsid w:val="0074617C"/>
    <w:rsid w:val="0074627D"/>
    <w:rsid w:val="0074632B"/>
    <w:rsid w:val="007463CC"/>
    <w:rsid w:val="0074672D"/>
    <w:rsid w:val="00746747"/>
    <w:rsid w:val="007467E7"/>
    <w:rsid w:val="00746B3D"/>
    <w:rsid w:val="00746B99"/>
    <w:rsid w:val="00746BE6"/>
    <w:rsid w:val="00746E07"/>
    <w:rsid w:val="00746F2B"/>
    <w:rsid w:val="00747236"/>
    <w:rsid w:val="00747C58"/>
    <w:rsid w:val="00747C5E"/>
    <w:rsid w:val="00747CE9"/>
    <w:rsid w:val="0075044D"/>
    <w:rsid w:val="00750498"/>
    <w:rsid w:val="007508E8"/>
    <w:rsid w:val="007508FA"/>
    <w:rsid w:val="00750B8C"/>
    <w:rsid w:val="00750D72"/>
    <w:rsid w:val="00750DE7"/>
    <w:rsid w:val="00750FB4"/>
    <w:rsid w:val="00751212"/>
    <w:rsid w:val="00751439"/>
    <w:rsid w:val="00751497"/>
    <w:rsid w:val="00751CB6"/>
    <w:rsid w:val="00751F45"/>
    <w:rsid w:val="007525FE"/>
    <w:rsid w:val="00752816"/>
    <w:rsid w:val="007529A3"/>
    <w:rsid w:val="007529FE"/>
    <w:rsid w:val="00753094"/>
    <w:rsid w:val="007530DA"/>
    <w:rsid w:val="00753403"/>
    <w:rsid w:val="00753628"/>
    <w:rsid w:val="007537F2"/>
    <w:rsid w:val="00753A6E"/>
    <w:rsid w:val="00753AE3"/>
    <w:rsid w:val="00753D3A"/>
    <w:rsid w:val="00753F08"/>
    <w:rsid w:val="00753F64"/>
    <w:rsid w:val="00753F8A"/>
    <w:rsid w:val="00754019"/>
    <w:rsid w:val="00754048"/>
    <w:rsid w:val="00754275"/>
    <w:rsid w:val="007542C7"/>
    <w:rsid w:val="00754B37"/>
    <w:rsid w:val="00754D49"/>
    <w:rsid w:val="00755665"/>
    <w:rsid w:val="007556A4"/>
    <w:rsid w:val="00755929"/>
    <w:rsid w:val="0075593C"/>
    <w:rsid w:val="00755AAD"/>
    <w:rsid w:val="00755CF2"/>
    <w:rsid w:val="00755EDC"/>
    <w:rsid w:val="007560AC"/>
    <w:rsid w:val="007562F1"/>
    <w:rsid w:val="0075630E"/>
    <w:rsid w:val="00756915"/>
    <w:rsid w:val="00756AFB"/>
    <w:rsid w:val="00756B0F"/>
    <w:rsid w:val="00756DDD"/>
    <w:rsid w:val="007570B5"/>
    <w:rsid w:val="00757371"/>
    <w:rsid w:val="007573C7"/>
    <w:rsid w:val="0075778D"/>
    <w:rsid w:val="0075780F"/>
    <w:rsid w:val="00757842"/>
    <w:rsid w:val="007578AA"/>
    <w:rsid w:val="00757975"/>
    <w:rsid w:val="007579DA"/>
    <w:rsid w:val="00757AFA"/>
    <w:rsid w:val="00757B7A"/>
    <w:rsid w:val="00757D96"/>
    <w:rsid w:val="007600CF"/>
    <w:rsid w:val="007604EB"/>
    <w:rsid w:val="00760549"/>
    <w:rsid w:val="00760696"/>
    <w:rsid w:val="0076087C"/>
    <w:rsid w:val="00760C7C"/>
    <w:rsid w:val="00760D2E"/>
    <w:rsid w:val="007611B7"/>
    <w:rsid w:val="007611D8"/>
    <w:rsid w:val="007611EC"/>
    <w:rsid w:val="0076124C"/>
    <w:rsid w:val="007616A2"/>
    <w:rsid w:val="00761763"/>
    <w:rsid w:val="0076181C"/>
    <w:rsid w:val="0076183A"/>
    <w:rsid w:val="00761D13"/>
    <w:rsid w:val="00761E4A"/>
    <w:rsid w:val="0076205A"/>
    <w:rsid w:val="00762121"/>
    <w:rsid w:val="0076214F"/>
    <w:rsid w:val="0076226D"/>
    <w:rsid w:val="00762404"/>
    <w:rsid w:val="00762693"/>
    <w:rsid w:val="00762871"/>
    <w:rsid w:val="007628E7"/>
    <w:rsid w:val="0076290D"/>
    <w:rsid w:val="00762984"/>
    <w:rsid w:val="007638AF"/>
    <w:rsid w:val="00763C46"/>
    <w:rsid w:val="00763CCC"/>
    <w:rsid w:val="00763EA8"/>
    <w:rsid w:val="00763EA9"/>
    <w:rsid w:val="007641F3"/>
    <w:rsid w:val="00764327"/>
    <w:rsid w:val="007644E7"/>
    <w:rsid w:val="00764592"/>
    <w:rsid w:val="0076498B"/>
    <w:rsid w:val="00764E8F"/>
    <w:rsid w:val="00764F9B"/>
    <w:rsid w:val="00764FA3"/>
    <w:rsid w:val="00765144"/>
    <w:rsid w:val="00765353"/>
    <w:rsid w:val="0076550F"/>
    <w:rsid w:val="007656E2"/>
    <w:rsid w:val="00765790"/>
    <w:rsid w:val="007657E2"/>
    <w:rsid w:val="0076581E"/>
    <w:rsid w:val="00765B05"/>
    <w:rsid w:val="00765D0B"/>
    <w:rsid w:val="00765E33"/>
    <w:rsid w:val="00766459"/>
    <w:rsid w:val="0076645F"/>
    <w:rsid w:val="007664BC"/>
    <w:rsid w:val="007665D4"/>
    <w:rsid w:val="007666B8"/>
    <w:rsid w:val="0076673E"/>
    <w:rsid w:val="00766820"/>
    <w:rsid w:val="00766970"/>
    <w:rsid w:val="00766A89"/>
    <w:rsid w:val="00766AF1"/>
    <w:rsid w:val="00766C2D"/>
    <w:rsid w:val="00766CD4"/>
    <w:rsid w:val="00766E0D"/>
    <w:rsid w:val="00766F87"/>
    <w:rsid w:val="007672A9"/>
    <w:rsid w:val="00767791"/>
    <w:rsid w:val="007677A9"/>
    <w:rsid w:val="00767894"/>
    <w:rsid w:val="007678A3"/>
    <w:rsid w:val="007679B2"/>
    <w:rsid w:val="00767E3A"/>
    <w:rsid w:val="00767F20"/>
    <w:rsid w:val="007700D8"/>
    <w:rsid w:val="0077029D"/>
    <w:rsid w:val="007704DF"/>
    <w:rsid w:val="0077098F"/>
    <w:rsid w:val="00770C19"/>
    <w:rsid w:val="00770C21"/>
    <w:rsid w:val="00770FD8"/>
    <w:rsid w:val="00771842"/>
    <w:rsid w:val="007719AB"/>
    <w:rsid w:val="00771C19"/>
    <w:rsid w:val="00771D95"/>
    <w:rsid w:val="00771E57"/>
    <w:rsid w:val="00772414"/>
    <w:rsid w:val="00772506"/>
    <w:rsid w:val="0077251A"/>
    <w:rsid w:val="007725F8"/>
    <w:rsid w:val="00772641"/>
    <w:rsid w:val="0077274D"/>
    <w:rsid w:val="0077289E"/>
    <w:rsid w:val="007728ED"/>
    <w:rsid w:val="00772A1D"/>
    <w:rsid w:val="00772BB3"/>
    <w:rsid w:val="00772D98"/>
    <w:rsid w:val="00773098"/>
    <w:rsid w:val="007731AA"/>
    <w:rsid w:val="0077322A"/>
    <w:rsid w:val="00773269"/>
    <w:rsid w:val="00773573"/>
    <w:rsid w:val="007738D4"/>
    <w:rsid w:val="00773908"/>
    <w:rsid w:val="00773A36"/>
    <w:rsid w:val="00773FEE"/>
    <w:rsid w:val="00774395"/>
    <w:rsid w:val="007744FE"/>
    <w:rsid w:val="007746DB"/>
    <w:rsid w:val="007747F4"/>
    <w:rsid w:val="00774995"/>
    <w:rsid w:val="00774A42"/>
    <w:rsid w:val="00774E30"/>
    <w:rsid w:val="0077500A"/>
    <w:rsid w:val="00775094"/>
    <w:rsid w:val="007752B2"/>
    <w:rsid w:val="007754F8"/>
    <w:rsid w:val="00775C10"/>
    <w:rsid w:val="00775C68"/>
    <w:rsid w:val="00776092"/>
    <w:rsid w:val="007760A2"/>
    <w:rsid w:val="0077643D"/>
    <w:rsid w:val="007766D0"/>
    <w:rsid w:val="00776C58"/>
    <w:rsid w:val="00776D05"/>
    <w:rsid w:val="00776D99"/>
    <w:rsid w:val="00776E44"/>
    <w:rsid w:val="00776E85"/>
    <w:rsid w:val="00777129"/>
    <w:rsid w:val="00777545"/>
    <w:rsid w:val="00777777"/>
    <w:rsid w:val="007802BE"/>
    <w:rsid w:val="007804B1"/>
    <w:rsid w:val="00780640"/>
    <w:rsid w:val="00780A7D"/>
    <w:rsid w:val="00780B26"/>
    <w:rsid w:val="00780E8B"/>
    <w:rsid w:val="007811BD"/>
    <w:rsid w:val="00781239"/>
    <w:rsid w:val="007812D9"/>
    <w:rsid w:val="0078156D"/>
    <w:rsid w:val="0078157A"/>
    <w:rsid w:val="00781650"/>
    <w:rsid w:val="007819BE"/>
    <w:rsid w:val="00781AAD"/>
    <w:rsid w:val="00781BFF"/>
    <w:rsid w:val="00782072"/>
    <w:rsid w:val="00782121"/>
    <w:rsid w:val="00782351"/>
    <w:rsid w:val="007823D2"/>
    <w:rsid w:val="007824DE"/>
    <w:rsid w:val="007825A8"/>
    <w:rsid w:val="0078284F"/>
    <w:rsid w:val="00782D3D"/>
    <w:rsid w:val="00782EDD"/>
    <w:rsid w:val="00782F71"/>
    <w:rsid w:val="007832F9"/>
    <w:rsid w:val="007834D9"/>
    <w:rsid w:val="00783670"/>
    <w:rsid w:val="007837AC"/>
    <w:rsid w:val="00783C8A"/>
    <w:rsid w:val="00783C98"/>
    <w:rsid w:val="0078402A"/>
    <w:rsid w:val="007842AE"/>
    <w:rsid w:val="0078435F"/>
    <w:rsid w:val="00784F71"/>
    <w:rsid w:val="00785555"/>
    <w:rsid w:val="0078560A"/>
    <w:rsid w:val="00785701"/>
    <w:rsid w:val="00785999"/>
    <w:rsid w:val="00785C7A"/>
    <w:rsid w:val="0078605D"/>
    <w:rsid w:val="00786142"/>
    <w:rsid w:val="007862BB"/>
    <w:rsid w:val="0078673C"/>
    <w:rsid w:val="00786DE8"/>
    <w:rsid w:val="00786E09"/>
    <w:rsid w:val="00786FEF"/>
    <w:rsid w:val="00787246"/>
    <w:rsid w:val="0078729D"/>
    <w:rsid w:val="00787538"/>
    <w:rsid w:val="007877A4"/>
    <w:rsid w:val="00787910"/>
    <w:rsid w:val="00787C8B"/>
    <w:rsid w:val="00787F37"/>
    <w:rsid w:val="00787F6D"/>
    <w:rsid w:val="00790084"/>
    <w:rsid w:val="007904E5"/>
    <w:rsid w:val="0079051D"/>
    <w:rsid w:val="007906BD"/>
    <w:rsid w:val="0079080F"/>
    <w:rsid w:val="0079081C"/>
    <w:rsid w:val="0079088E"/>
    <w:rsid w:val="00790973"/>
    <w:rsid w:val="00790A1F"/>
    <w:rsid w:val="00790BB3"/>
    <w:rsid w:val="00790CCD"/>
    <w:rsid w:val="00790FB4"/>
    <w:rsid w:val="007911D1"/>
    <w:rsid w:val="00791397"/>
    <w:rsid w:val="00791484"/>
    <w:rsid w:val="007916AF"/>
    <w:rsid w:val="0079182F"/>
    <w:rsid w:val="00791A76"/>
    <w:rsid w:val="007925EE"/>
    <w:rsid w:val="007929D7"/>
    <w:rsid w:val="007929F0"/>
    <w:rsid w:val="00792EB8"/>
    <w:rsid w:val="00792FBB"/>
    <w:rsid w:val="00792FFE"/>
    <w:rsid w:val="007931A1"/>
    <w:rsid w:val="0079333F"/>
    <w:rsid w:val="007933D8"/>
    <w:rsid w:val="00793411"/>
    <w:rsid w:val="007935DC"/>
    <w:rsid w:val="0079391A"/>
    <w:rsid w:val="00793A0E"/>
    <w:rsid w:val="00793CE0"/>
    <w:rsid w:val="00793E55"/>
    <w:rsid w:val="00793EF4"/>
    <w:rsid w:val="00793FA3"/>
    <w:rsid w:val="00793FE2"/>
    <w:rsid w:val="0079424C"/>
    <w:rsid w:val="0079429A"/>
    <w:rsid w:val="007942DE"/>
    <w:rsid w:val="007945E8"/>
    <w:rsid w:val="0079482C"/>
    <w:rsid w:val="00794BA6"/>
    <w:rsid w:val="00794BB2"/>
    <w:rsid w:val="00794C5A"/>
    <w:rsid w:val="00794CF0"/>
    <w:rsid w:val="0079504D"/>
    <w:rsid w:val="0079546B"/>
    <w:rsid w:val="007959A4"/>
    <w:rsid w:val="007959F1"/>
    <w:rsid w:val="00795AF6"/>
    <w:rsid w:val="00795C00"/>
    <w:rsid w:val="00795FC5"/>
    <w:rsid w:val="0079623C"/>
    <w:rsid w:val="00796267"/>
    <w:rsid w:val="0079635C"/>
    <w:rsid w:val="00796434"/>
    <w:rsid w:val="007965D2"/>
    <w:rsid w:val="00796817"/>
    <w:rsid w:val="00796985"/>
    <w:rsid w:val="007969A6"/>
    <w:rsid w:val="00796A2B"/>
    <w:rsid w:val="00796A75"/>
    <w:rsid w:val="00796B96"/>
    <w:rsid w:val="00796BF8"/>
    <w:rsid w:val="00796C6A"/>
    <w:rsid w:val="00796D1B"/>
    <w:rsid w:val="00796F0B"/>
    <w:rsid w:val="00796F3B"/>
    <w:rsid w:val="00796F76"/>
    <w:rsid w:val="00797044"/>
    <w:rsid w:val="00797383"/>
    <w:rsid w:val="007973F3"/>
    <w:rsid w:val="00797435"/>
    <w:rsid w:val="007979BE"/>
    <w:rsid w:val="00797A2A"/>
    <w:rsid w:val="00797C89"/>
    <w:rsid w:val="00797D28"/>
    <w:rsid w:val="00797E57"/>
    <w:rsid w:val="00797F0A"/>
    <w:rsid w:val="007A0090"/>
    <w:rsid w:val="007A01AA"/>
    <w:rsid w:val="007A0267"/>
    <w:rsid w:val="007A0366"/>
    <w:rsid w:val="007A0B42"/>
    <w:rsid w:val="007A0F43"/>
    <w:rsid w:val="007A1028"/>
    <w:rsid w:val="007A10B7"/>
    <w:rsid w:val="007A1212"/>
    <w:rsid w:val="007A133A"/>
    <w:rsid w:val="007A1531"/>
    <w:rsid w:val="007A160E"/>
    <w:rsid w:val="007A17F2"/>
    <w:rsid w:val="007A1CAE"/>
    <w:rsid w:val="007A1FF6"/>
    <w:rsid w:val="007A2018"/>
    <w:rsid w:val="007A205D"/>
    <w:rsid w:val="007A209F"/>
    <w:rsid w:val="007A210F"/>
    <w:rsid w:val="007A211C"/>
    <w:rsid w:val="007A23C3"/>
    <w:rsid w:val="007A2580"/>
    <w:rsid w:val="007A343A"/>
    <w:rsid w:val="007A3822"/>
    <w:rsid w:val="007A3AE4"/>
    <w:rsid w:val="007A3AE5"/>
    <w:rsid w:val="007A3C3B"/>
    <w:rsid w:val="007A3CBB"/>
    <w:rsid w:val="007A3D09"/>
    <w:rsid w:val="007A3DD2"/>
    <w:rsid w:val="007A40A2"/>
    <w:rsid w:val="007A44E4"/>
    <w:rsid w:val="007A4678"/>
    <w:rsid w:val="007A4686"/>
    <w:rsid w:val="007A4781"/>
    <w:rsid w:val="007A4B50"/>
    <w:rsid w:val="007A4F18"/>
    <w:rsid w:val="007A4F2B"/>
    <w:rsid w:val="007A4F9B"/>
    <w:rsid w:val="007A5390"/>
    <w:rsid w:val="007A5569"/>
    <w:rsid w:val="007A574B"/>
    <w:rsid w:val="007A5AF3"/>
    <w:rsid w:val="007A6492"/>
    <w:rsid w:val="007A6748"/>
    <w:rsid w:val="007A6757"/>
    <w:rsid w:val="007A67F2"/>
    <w:rsid w:val="007A686C"/>
    <w:rsid w:val="007A69A7"/>
    <w:rsid w:val="007A6CCE"/>
    <w:rsid w:val="007A6E5A"/>
    <w:rsid w:val="007A7030"/>
    <w:rsid w:val="007A71AB"/>
    <w:rsid w:val="007A7A74"/>
    <w:rsid w:val="007A7C0E"/>
    <w:rsid w:val="007A7DEE"/>
    <w:rsid w:val="007A7E40"/>
    <w:rsid w:val="007B00B3"/>
    <w:rsid w:val="007B013A"/>
    <w:rsid w:val="007B0179"/>
    <w:rsid w:val="007B01C6"/>
    <w:rsid w:val="007B0209"/>
    <w:rsid w:val="007B0355"/>
    <w:rsid w:val="007B0372"/>
    <w:rsid w:val="007B03D7"/>
    <w:rsid w:val="007B04EF"/>
    <w:rsid w:val="007B0B71"/>
    <w:rsid w:val="007B0BE7"/>
    <w:rsid w:val="007B0F0F"/>
    <w:rsid w:val="007B1108"/>
    <w:rsid w:val="007B12E8"/>
    <w:rsid w:val="007B1AA1"/>
    <w:rsid w:val="007B1F92"/>
    <w:rsid w:val="007B2066"/>
    <w:rsid w:val="007B2152"/>
    <w:rsid w:val="007B216B"/>
    <w:rsid w:val="007B238A"/>
    <w:rsid w:val="007B23BC"/>
    <w:rsid w:val="007B2434"/>
    <w:rsid w:val="007B24C6"/>
    <w:rsid w:val="007B2556"/>
    <w:rsid w:val="007B255B"/>
    <w:rsid w:val="007B292B"/>
    <w:rsid w:val="007B2C7F"/>
    <w:rsid w:val="007B32C4"/>
    <w:rsid w:val="007B348B"/>
    <w:rsid w:val="007B38B9"/>
    <w:rsid w:val="007B3FAB"/>
    <w:rsid w:val="007B4260"/>
    <w:rsid w:val="007B426E"/>
    <w:rsid w:val="007B42C5"/>
    <w:rsid w:val="007B42C8"/>
    <w:rsid w:val="007B4318"/>
    <w:rsid w:val="007B4B0A"/>
    <w:rsid w:val="007B4D3B"/>
    <w:rsid w:val="007B4FB6"/>
    <w:rsid w:val="007B54F5"/>
    <w:rsid w:val="007B5637"/>
    <w:rsid w:val="007B5640"/>
    <w:rsid w:val="007B5773"/>
    <w:rsid w:val="007B594B"/>
    <w:rsid w:val="007B5B8D"/>
    <w:rsid w:val="007B5DA2"/>
    <w:rsid w:val="007B5E86"/>
    <w:rsid w:val="007B5F5E"/>
    <w:rsid w:val="007B63BE"/>
    <w:rsid w:val="007B6920"/>
    <w:rsid w:val="007B69F5"/>
    <w:rsid w:val="007B6BB0"/>
    <w:rsid w:val="007B6CC4"/>
    <w:rsid w:val="007B7020"/>
    <w:rsid w:val="007B70EB"/>
    <w:rsid w:val="007B7310"/>
    <w:rsid w:val="007B77B7"/>
    <w:rsid w:val="007B79E5"/>
    <w:rsid w:val="007B7BFC"/>
    <w:rsid w:val="007B7C0F"/>
    <w:rsid w:val="007B7C80"/>
    <w:rsid w:val="007B7D1F"/>
    <w:rsid w:val="007C0022"/>
    <w:rsid w:val="007C005F"/>
    <w:rsid w:val="007C008A"/>
    <w:rsid w:val="007C02B9"/>
    <w:rsid w:val="007C0691"/>
    <w:rsid w:val="007C0965"/>
    <w:rsid w:val="007C09DB"/>
    <w:rsid w:val="007C0B7A"/>
    <w:rsid w:val="007C0BBD"/>
    <w:rsid w:val="007C0BF4"/>
    <w:rsid w:val="007C0E17"/>
    <w:rsid w:val="007C0E9B"/>
    <w:rsid w:val="007C0FBC"/>
    <w:rsid w:val="007C1061"/>
    <w:rsid w:val="007C1074"/>
    <w:rsid w:val="007C11D7"/>
    <w:rsid w:val="007C11F3"/>
    <w:rsid w:val="007C1229"/>
    <w:rsid w:val="007C1523"/>
    <w:rsid w:val="007C162F"/>
    <w:rsid w:val="007C1692"/>
    <w:rsid w:val="007C1741"/>
    <w:rsid w:val="007C1D25"/>
    <w:rsid w:val="007C2A17"/>
    <w:rsid w:val="007C2A3C"/>
    <w:rsid w:val="007C2AC0"/>
    <w:rsid w:val="007C2B0F"/>
    <w:rsid w:val="007C2D39"/>
    <w:rsid w:val="007C2EB3"/>
    <w:rsid w:val="007C3165"/>
    <w:rsid w:val="007C3581"/>
    <w:rsid w:val="007C368E"/>
    <w:rsid w:val="007C379D"/>
    <w:rsid w:val="007C3C6A"/>
    <w:rsid w:val="007C3D6D"/>
    <w:rsid w:val="007C3EF0"/>
    <w:rsid w:val="007C4074"/>
    <w:rsid w:val="007C4161"/>
    <w:rsid w:val="007C4408"/>
    <w:rsid w:val="007C4B0E"/>
    <w:rsid w:val="007C4F6B"/>
    <w:rsid w:val="007C56D0"/>
    <w:rsid w:val="007C56D9"/>
    <w:rsid w:val="007C57D5"/>
    <w:rsid w:val="007C5897"/>
    <w:rsid w:val="007C5986"/>
    <w:rsid w:val="007C59CC"/>
    <w:rsid w:val="007C5AF8"/>
    <w:rsid w:val="007C5B73"/>
    <w:rsid w:val="007C5E6C"/>
    <w:rsid w:val="007C5ED1"/>
    <w:rsid w:val="007C60AD"/>
    <w:rsid w:val="007C634E"/>
    <w:rsid w:val="007C6883"/>
    <w:rsid w:val="007C6D84"/>
    <w:rsid w:val="007C6D93"/>
    <w:rsid w:val="007C7100"/>
    <w:rsid w:val="007C742F"/>
    <w:rsid w:val="007C795A"/>
    <w:rsid w:val="007C7B37"/>
    <w:rsid w:val="007C7B41"/>
    <w:rsid w:val="007C7BFE"/>
    <w:rsid w:val="007C7F37"/>
    <w:rsid w:val="007D0059"/>
    <w:rsid w:val="007D044D"/>
    <w:rsid w:val="007D05A1"/>
    <w:rsid w:val="007D06A3"/>
    <w:rsid w:val="007D084B"/>
    <w:rsid w:val="007D09B8"/>
    <w:rsid w:val="007D0AA6"/>
    <w:rsid w:val="007D0D93"/>
    <w:rsid w:val="007D0E8F"/>
    <w:rsid w:val="007D0EE5"/>
    <w:rsid w:val="007D0F2D"/>
    <w:rsid w:val="007D0FFC"/>
    <w:rsid w:val="007D1054"/>
    <w:rsid w:val="007D11F4"/>
    <w:rsid w:val="007D120D"/>
    <w:rsid w:val="007D1A83"/>
    <w:rsid w:val="007D1B01"/>
    <w:rsid w:val="007D1C98"/>
    <w:rsid w:val="007D1D9C"/>
    <w:rsid w:val="007D1F0C"/>
    <w:rsid w:val="007D21ED"/>
    <w:rsid w:val="007D2286"/>
    <w:rsid w:val="007D22F5"/>
    <w:rsid w:val="007D24A7"/>
    <w:rsid w:val="007D2746"/>
    <w:rsid w:val="007D291F"/>
    <w:rsid w:val="007D2B5E"/>
    <w:rsid w:val="007D300A"/>
    <w:rsid w:val="007D31BC"/>
    <w:rsid w:val="007D3509"/>
    <w:rsid w:val="007D380D"/>
    <w:rsid w:val="007D3887"/>
    <w:rsid w:val="007D3AFB"/>
    <w:rsid w:val="007D3E9E"/>
    <w:rsid w:val="007D44CE"/>
    <w:rsid w:val="007D44D8"/>
    <w:rsid w:val="007D4575"/>
    <w:rsid w:val="007D45FC"/>
    <w:rsid w:val="007D46A7"/>
    <w:rsid w:val="007D478D"/>
    <w:rsid w:val="007D48EF"/>
    <w:rsid w:val="007D4937"/>
    <w:rsid w:val="007D4E8A"/>
    <w:rsid w:val="007D4F31"/>
    <w:rsid w:val="007D5074"/>
    <w:rsid w:val="007D5146"/>
    <w:rsid w:val="007D53C3"/>
    <w:rsid w:val="007D57A0"/>
    <w:rsid w:val="007D596B"/>
    <w:rsid w:val="007D59D0"/>
    <w:rsid w:val="007D5C01"/>
    <w:rsid w:val="007D5F98"/>
    <w:rsid w:val="007D6097"/>
    <w:rsid w:val="007D63A7"/>
    <w:rsid w:val="007D6604"/>
    <w:rsid w:val="007D6687"/>
    <w:rsid w:val="007D6755"/>
    <w:rsid w:val="007D6764"/>
    <w:rsid w:val="007D68C2"/>
    <w:rsid w:val="007D724E"/>
    <w:rsid w:val="007D7319"/>
    <w:rsid w:val="007D73D3"/>
    <w:rsid w:val="007D7635"/>
    <w:rsid w:val="007D76B6"/>
    <w:rsid w:val="007D77B0"/>
    <w:rsid w:val="007D78FA"/>
    <w:rsid w:val="007D79F1"/>
    <w:rsid w:val="007D7F44"/>
    <w:rsid w:val="007D7FF9"/>
    <w:rsid w:val="007E00B2"/>
    <w:rsid w:val="007E014D"/>
    <w:rsid w:val="007E0187"/>
    <w:rsid w:val="007E0557"/>
    <w:rsid w:val="007E05E5"/>
    <w:rsid w:val="007E0907"/>
    <w:rsid w:val="007E0CC7"/>
    <w:rsid w:val="007E1381"/>
    <w:rsid w:val="007E1461"/>
    <w:rsid w:val="007E17EB"/>
    <w:rsid w:val="007E17F3"/>
    <w:rsid w:val="007E190A"/>
    <w:rsid w:val="007E195E"/>
    <w:rsid w:val="007E1ADD"/>
    <w:rsid w:val="007E1D84"/>
    <w:rsid w:val="007E1F3A"/>
    <w:rsid w:val="007E1F7B"/>
    <w:rsid w:val="007E2031"/>
    <w:rsid w:val="007E23D4"/>
    <w:rsid w:val="007E255E"/>
    <w:rsid w:val="007E2658"/>
    <w:rsid w:val="007E276C"/>
    <w:rsid w:val="007E289A"/>
    <w:rsid w:val="007E2F6B"/>
    <w:rsid w:val="007E3044"/>
    <w:rsid w:val="007E3062"/>
    <w:rsid w:val="007E30BF"/>
    <w:rsid w:val="007E3141"/>
    <w:rsid w:val="007E32BA"/>
    <w:rsid w:val="007E359C"/>
    <w:rsid w:val="007E369D"/>
    <w:rsid w:val="007E37B2"/>
    <w:rsid w:val="007E3B7E"/>
    <w:rsid w:val="007E40F7"/>
    <w:rsid w:val="007E4316"/>
    <w:rsid w:val="007E450F"/>
    <w:rsid w:val="007E477E"/>
    <w:rsid w:val="007E4D5E"/>
    <w:rsid w:val="007E4E70"/>
    <w:rsid w:val="007E4FD0"/>
    <w:rsid w:val="007E500E"/>
    <w:rsid w:val="007E503E"/>
    <w:rsid w:val="007E5306"/>
    <w:rsid w:val="007E57C8"/>
    <w:rsid w:val="007E5822"/>
    <w:rsid w:val="007E59AF"/>
    <w:rsid w:val="007E5A12"/>
    <w:rsid w:val="007E5AF1"/>
    <w:rsid w:val="007E5B1B"/>
    <w:rsid w:val="007E5DCA"/>
    <w:rsid w:val="007E5FF8"/>
    <w:rsid w:val="007E620B"/>
    <w:rsid w:val="007E6237"/>
    <w:rsid w:val="007E6C3E"/>
    <w:rsid w:val="007E6C7B"/>
    <w:rsid w:val="007E6F0A"/>
    <w:rsid w:val="007E7AD2"/>
    <w:rsid w:val="007E7EB9"/>
    <w:rsid w:val="007F0462"/>
    <w:rsid w:val="007F0520"/>
    <w:rsid w:val="007F055B"/>
    <w:rsid w:val="007F0C76"/>
    <w:rsid w:val="007F0CFF"/>
    <w:rsid w:val="007F0EC2"/>
    <w:rsid w:val="007F0F40"/>
    <w:rsid w:val="007F10BD"/>
    <w:rsid w:val="007F10F8"/>
    <w:rsid w:val="007F12AD"/>
    <w:rsid w:val="007F1518"/>
    <w:rsid w:val="007F181E"/>
    <w:rsid w:val="007F19EA"/>
    <w:rsid w:val="007F1A8A"/>
    <w:rsid w:val="007F1AA2"/>
    <w:rsid w:val="007F1BA2"/>
    <w:rsid w:val="007F1CA0"/>
    <w:rsid w:val="007F215D"/>
    <w:rsid w:val="007F2484"/>
    <w:rsid w:val="007F2532"/>
    <w:rsid w:val="007F2567"/>
    <w:rsid w:val="007F2649"/>
    <w:rsid w:val="007F27B8"/>
    <w:rsid w:val="007F2B31"/>
    <w:rsid w:val="007F2CBC"/>
    <w:rsid w:val="007F2CF5"/>
    <w:rsid w:val="007F2EF2"/>
    <w:rsid w:val="007F3175"/>
    <w:rsid w:val="007F351D"/>
    <w:rsid w:val="007F357E"/>
    <w:rsid w:val="007F3670"/>
    <w:rsid w:val="007F37A3"/>
    <w:rsid w:val="007F38EF"/>
    <w:rsid w:val="007F39A2"/>
    <w:rsid w:val="007F3A2D"/>
    <w:rsid w:val="007F3A8F"/>
    <w:rsid w:val="007F3AF6"/>
    <w:rsid w:val="007F3BBD"/>
    <w:rsid w:val="007F3C1E"/>
    <w:rsid w:val="007F4079"/>
    <w:rsid w:val="007F4083"/>
    <w:rsid w:val="007F412E"/>
    <w:rsid w:val="007F490E"/>
    <w:rsid w:val="007F49E7"/>
    <w:rsid w:val="007F4B77"/>
    <w:rsid w:val="007F4ED8"/>
    <w:rsid w:val="007F4FE6"/>
    <w:rsid w:val="007F5146"/>
    <w:rsid w:val="007F560A"/>
    <w:rsid w:val="007F575D"/>
    <w:rsid w:val="007F59B1"/>
    <w:rsid w:val="007F5B4D"/>
    <w:rsid w:val="007F5B52"/>
    <w:rsid w:val="007F5BC7"/>
    <w:rsid w:val="007F5EF2"/>
    <w:rsid w:val="007F657B"/>
    <w:rsid w:val="007F6E63"/>
    <w:rsid w:val="007F6E80"/>
    <w:rsid w:val="007F6FC2"/>
    <w:rsid w:val="007F703D"/>
    <w:rsid w:val="007F77C9"/>
    <w:rsid w:val="007F7A0D"/>
    <w:rsid w:val="007F7B06"/>
    <w:rsid w:val="007F7D02"/>
    <w:rsid w:val="007F7E81"/>
    <w:rsid w:val="00800277"/>
    <w:rsid w:val="00800300"/>
    <w:rsid w:val="0080035B"/>
    <w:rsid w:val="0080044E"/>
    <w:rsid w:val="008006CE"/>
    <w:rsid w:val="0080078F"/>
    <w:rsid w:val="008008D4"/>
    <w:rsid w:val="00800BD9"/>
    <w:rsid w:val="00800F53"/>
    <w:rsid w:val="00801050"/>
    <w:rsid w:val="008010A9"/>
    <w:rsid w:val="0080115F"/>
    <w:rsid w:val="008011C5"/>
    <w:rsid w:val="00801A8F"/>
    <w:rsid w:val="00801BE9"/>
    <w:rsid w:val="00802121"/>
    <w:rsid w:val="0080238F"/>
    <w:rsid w:val="008023F2"/>
    <w:rsid w:val="008026F3"/>
    <w:rsid w:val="0080279B"/>
    <w:rsid w:val="00802913"/>
    <w:rsid w:val="00802AFA"/>
    <w:rsid w:val="00802EA1"/>
    <w:rsid w:val="00802F9C"/>
    <w:rsid w:val="00802FBB"/>
    <w:rsid w:val="00802FF5"/>
    <w:rsid w:val="0080304E"/>
    <w:rsid w:val="00803459"/>
    <w:rsid w:val="00804134"/>
    <w:rsid w:val="00804146"/>
    <w:rsid w:val="00804506"/>
    <w:rsid w:val="008046B7"/>
    <w:rsid w:val="008047F2"/>
    <w:rsid w:val="00804971"/>
    <w:rsid w:val="00804D49"/>
    <w:rsid w:val="00804DEE"/>
    <w:rsid w:val="00804F24"/>
    <w:rsid w:val="00804FD1"/>
    <w:rsid w:val="00805215"/>
    <w:rsid w:val="00805575"/>
    <w:rsid w:val="00805882"/>
    <w:rsid w:val="00806029"/>
    <w:rsid w:val="00806340"/>
    <w:rsid w:val="008063F4"/>
    <w:rsid w:val="008064DB"/>
    <w:rsid w:val="008067E4"/>
    <w:rsid w:val="00806B19"/>
    <w:rsid w:val="00806B29"/>
    <w:rsid w:val="00806F5A"/>
    <w:rsid w:val="0080729A"/>
    <w:rsid w:val="00807328"/>
    <w:rsid w:val="008075F2"/>
    <w:rsid w:val="0080783C"/>
    <w:rsid w:val="00807AB4"/>
    <w:rsid w:val="00807B4D"/>
    <w:rsid w:val="00807ED4"/>
    <w:rsid w:val="00807F7A"/>
    <w:rsid w:val="0081056E"/>
    <w:rsid w:val="00810756"/>
    <w:rsid w:val="00810856"/>
    <w:rsid w:val="00810A87"/>
    <w:rsid w:val="00810B33"/>
    <w:rsid w:val="00810B8E"/>
    <w:rsid w:val="00810C4B"/>
    <w:rsid w:val="00810D60"/>
    <w:rsid w:val="00810D88"/>
    <w:rsid w:val="00810DA1"/>
    <w:rsid w:val="00810DDC"/>
    <w:rsid w:val="008110F9"/>
    <w:rsid w:val="0081130A"/>
    <w:rsid w:val="00811317"/>
    <w:rsid w:val="0081132A"/>
    <w:rsid w:val="008117ED"/>
    <w:rsid w:val="0081184D"/>
    <w:rsid w:val="00811CCF"/>
    <w:rsid w:val="00811F07"/>
    <w:rsid w:val="00811FE8"/>
    <w:rsid w:val="008122EA"/>
    <w:rsid w:val="00812364"/>
    <w:rsid w:val="0081267E"/>
    <w:rsid w:val="00812A2E"/>
    <w:rsid w:val="00812EA5"/>
    <w:rsid w:val="00813061"/>
    <w:rsid w:val="008130BF"/>
    <w:rsid w:val="00813101"/>
    <w:rsid w:val="008131B4"/>
    <w:rsid w:val="00813230"/>
    <w:rsid w:val="00813478"/>
    <w:rsid w:val="0081385B"/>
    <w:rsid w:val="00813A1B"/>
    <w:rsid w:val="00813FB6"/>
    <w:rsid w:val="00814435"/>
    <w:rsid w:val="008144F2"/>
    <w:rsid w:val="00814601"/>
    <w:rsid w:val="0081482D"/>
    <w:rsid w:val="00814897"/>
    <w:rsid w:val="00814B3D"/>
    <w:rsid w:val="00814E5D"/>
    <w:rsid w:val="00815165"/>
    <w:rsid w:val="008152A2"/>
    <w:rsid w:val="00815363"/>
    <w:rsid w:val="00815564"/>
    <w:rsid w:val="008156B2"/>
    <w:rsid w:val="00815B7E"/>
    <w:rsid w:val="00815D31"/>
    <w:rsid w:val="00815E35"/>
    <w:rsid w:val="00815EB6"/>
    <w:rsid w:val="00815F07"/>
    <w:rsid w:val="008163A3"/>
    <w:rsid w:val="008167E4"/>
    <w:rsid w:val="00816835"/>
    <w:rsid w:val="008168B4"/>
    <w:rsid w:val="008169C7"/>
    <w:rsid w:val="00816A28"/>
    <w:rsid w:val="008170CB"/>
    <w:rsid w:val="00817124"/>
    <w:rsid w:val="0081715D"/>
    <w:rsid w:val="008178F3"/>
    <w:rsid w:val="0081797B"/>
    <w:rsid w:val="00817D05"/>
    <w:rsid w:val="00817DC8"/>
    <w:rsid w:val="00817F02"/>
    <w:rsid w:val="00820136"/>
    <w:rsid w:val="008201D9"/>
    <w:rsid w:val="008202B4"/>
    <w:rsid w:val="00820495"/>
    <w:rsid w:val="008206AA"/>
    <w:rsid w:val="00820724"/>
    <w:rsid w:val="0082087B"/>
    <w:rsid w:val="008208DE"/>
    <w:rsid w:val="00820903"/>
    <w:rsid w:val="00820D55"/>
    <w:rsid w:val="00820DCD"/>
    <w:rsid w:val="00820F15"/>
    <w:rsid w:val="00821042"/>
    <w:rsid w:val="0082131A"/>
    <w:rsid w:val="00821462"/>
    <w:rsid w:val="0082149D"/>
    <w:rsid w:val="008214CD"/>
    <w:rsid w:val="008214F2"/>
    <w:rsid w:val="008217D6"/>
    <w:rsid w:val="008218F5"/>
    <w:rsid w:val="00821BB9"/>
    <w:rsid w:val="00821C52"/>
    <w:rsid w:val="00821EF4"/>
    <w:rsid w:val="00822104"/>
    <w:rsid w:val="0082213D"/>
    <w:rsid w:val="00822349"/>
    <w:rsid w:val="0082238C"/>
    <w:rsid w:val="0082253D"/>
    <w:rsid w:val="008229A2"/>
    <w:rsid w:val="00822A86"/>
    <w:rsid w:val="00822C6B"/>
    <w:rsid w:val="00822DE2"/>
    <w:rsid w:val="00822EE8"/>
    <w:rsid w:val="00822F72"/>
    <w:rsid w:val="0082339E"/>
    <w:rsid w:val="008236A6"/>
    <w:rsid w:val="008236C5"/>
    <w:rsid w:val="008236E3"/>
    <w:rsid w:val="008236F7"/>
    <w:rsid w:val="0082383B"/>
    <w:rsid w:val="0082390C"/>
    <w:rsid w:val="00823972"/>
    <w:rsid w:val="00824430"/>
    <w:rsid w:val="0082508B"/>
    <w:rsid w:val="00825297"/>
    <w:rsid w:val="008253C3"/>
    <w:rsid w:val="008255D8"/>
    <w:rsid w:val="00825614"/>
    <w:rsid w:val="0082567F"/>
    <w:rsid w:val="0082594D"/>
    <w:rsid w:val="00825A3F"/>
    <w:rsid w:val="00825D4F"/>
    <w:rsid w:val="00825FDD"/>
    <w:rsid w:val="008261E7"/>
    <w:rsid w:val="0082631D"/>
    <w:rsid w:val="00826489"/>
    <w:rsid w:val="00826504"/>
    <w:rsid w:val="00826582"/>
    <w:rsid w:val="00826A50"/>
    <w:rsid w:val="0082778E"/>
    <w:rsid w:val="0082789A"/>
    <w:rsid w:val="00827A74"/>
    <w:rsid w:val="00827A9E"/>
    <w:rsid w:val="00827E92"/>
    <w:rsid w:val="00827EFD"/>
    <w:rsid w:val="00827F62"/>
    <w:rsid w:val="00830044"/>
    <w:rsid w:val="0083009E"/>
    <w:rsid w:val="00830336"/>
    <w:rsid w:val="0083038C"/>
    <w:rsid w:val="0083056B"/>
    <w:rsid w:val="00830598"/>
    <w:rsid w:val="00830605"/>
    <w:rsid w:val="0083075E"/>
    <w:rsid w:val="00830804"/>
    <w:rsid w:val="00830A71"/>
    <w:rsid w:val="00830B99"/>
    <w:rsid w:val="00830D3E"/>
    <w:rsid w:val="0083108C"/>
    <w:rsid w:val="008312B6"/>
    <w:rsid w:val="008312C3"/>
    <w:rsid w:val="00831427"/>
    <w:rsid w:val="00831472"/>
    <w:rsid w:val="008316FA"/>
    <w:rsid w:val="00831D70"/>
    <w:rsid w:val="008324EF"/>
    <w:rsid w:val="00832564"/>
    <w:rsid w:val="00832747"/>
    <w:rsid w:val="0083286A"/>
    <w:rsid w:val="00832915"/>
    <w:rsid w:val="00832D65"/>
    <w:rsid w:val="00833361"/>
    <w:rsid w:val="008334D0"/>
    <w:rsid w:val="0083376C"/>
    <w:rsid w:val="0083389A"/>
    <w:rsid w:val="00833B37"/>
    <w:rsid w:val="00833B55"/>
    <w:rsid w:val="00833CB7"/>
    <w:rsid w:val="00833F41"/>
    <w:rsid w:val="00834060"/>
    <w:rsid w:val="00834195"/>
    <w:rsid w:val="00834418"/>
    <w:rsid w:val="00834570"/>
    <w:rsid w:val="00834752"/>
    <w:rsid w:val="00834795"/>
    <w:rsid w:val="0083483A"/>
    <w:rsid w:val="00834BBD"/>
    <w:rsid w:val="00834D9D"/>
    <w:rsid w:val="00834F37"/>
    <w:rsid w:val="008350EF"/>
    <w:rsid w:val="0083558C"/>
    <w:rsid w:val="00835621"/>
    <w:rsid w:val="00835D70"/>
    <w:rsid w:val="008360D6"/>
    <w:rsid w:val="00836576"/>
    <w:rsid w:val="008365BD"/>
    <w:rsid w:val="008366C5"/>
    <w:rsid w:val="00836AF1"/>
    <w:rsid w:val="00836BA2"/>
    <w:rsid w:val="0083709A"/>
    <w:rsid w:val="0083728C"/>
    <w:rsid w:val="00837639"/>
    <w:rsid w:val="008377E9"/>
    <w:rsid w:val="00837E0C"/>
    <w:rsid w:val="00837E7D"/>
    <w:rsid w:val="00837F0B"/>
    <w:rsid w:val="0084005A"/>
    <w:rsid w:val="0084011B"/>
    <w:rsid w:val="008403EA"/>
    <w:rsid w:val="00840420"/>
    <w:rsid w:val="00840451"/>
    <w:rsid w:val="0084061D"/>
    <w:rsid w:val="0084078D"/>
    <w:rsid w:val="00840B23"/>
    <w:rsid w:val="00840C77"/>
    <w:rsid w:val="00840DE4"/>
    <w:rsid w:val="008410F1"/>
    <w:rsid w:val="00841128"/>
    <w:rsid w:val="00841232"/>
    <w:rsid w:val="008414D2"/>
    <w:rsid w:val="0084156F"/>
    <w:rsid w:val="00841C73"/>
    <w:rsid w:val="00841FEE"/>
    <w:rsid w:val="008422B6"/>
    <w:rsid w:val="00843255"/>
    <w:rsid w:val="008435DB"/>
    <w:rsid w:val="00843BAE"/>
    <w:rsid w:val="00843BDF"/>
    <w:rsid w:val="00843BE2"/>
    <w:rsid w:val="00843C15"/>
    <w:rsid w:val="00843E3D"/>
    <w:rsid w:val="00843E6E"/>
    <w:rsid w:val="00843F1B"/>
    <w:rsid w:val="00843FED"/>
    <w:rsid w:val="0084410D"/>
    <w:rsid w:val="00844294"/>
    <w:rsid w:val="008442E1"/>
    <w:rsid w:val="0084456B"/>
    <w:rsid w:val="0084493B"/>
    <w:rsid w:val="00844AC8"/>
    <w:rsid w:val="00845763"/>
    <w:rsid w:val="00845982"/>
    <w:rsid w:val="00846145"/>
    <w:rsid w:val="008461AA"/>
    <w:rsid w:val="00846271"/>
    <w:rsid w:val="00846383"/>
    <w:rsid w:val="0084640F"/>
    <w:rsid w:val="0084653B"/>
    <w:rsid w:val="00846716"/>
    <w:rsid w:val="00846807"/>
    <w:rsid w:val="00846861"/>
    <w:rsid w:val="00846948"/>
    <w:rsid w:val="00846DE0"/>
    <w:rsid w:val="00846F8D"/>
    <w:rsid w:val="00847725"/>
    <w:rsid w:val="00847955"/>
    <w:rsid w:val="00847D6F"/>
    <w:rsid w:val="0085014E"/>
    <w:rsid w:val="00850371"/>
    <w:rsid w:val="008503DD"/>
    <w:rsid w:val="0085047B"/>
    <w:rsid w:val="0085079A"/>
    <w:rsid w:val="0085114E"/>
    <w:rsid w:val="008515B8"/>
    <w:rsid w:val="008515E0"/>
    <w:rsid w:val="00851BB0"/>
    <w:rsid w:val="00851C93"/>
    <w:rsid w:val="00851F70"/>
    <w:rsid w:val="0085271E"/>
    <w:rsid w:val="008529BA"/>
    <w:rsid w:val="00852DA5"/>
    <w:rsid w:val="00852E62"/>
    <w:rsid w:val="00852F18"/>
    <w:rsid w:val="00853729"/>
    <w:rsid w:val="008539CB"/>
    <w:rsid w:val="00853FC7"/>
    <w:rsid w:val="00854075"/>
    <w:rsid w:val="0085409A"/>
    <w:rsid w:val="00854120"/>
    <w:rsid w:val="008543EA"/>
    <w:rsid w:val="008549F7"/>
    <w:rsid w:val="00854B6C"/>
    <w:rsid w:val="00854C90"/>
    <w:rsid w:val="00854E7D"/>
    <w:rsid w:val="00854EA5"/>
    <w:rsid w:val="00855177"/>
    <w:rsid w:val="00855212"/>
    <w:rsid w:val="008553C5"/>
    <w:rsid w:val="008558AC"/>
    <w:rsid w:val="00855A7F"/>
    <w:rsid w:val="00856357"/>
    <w:rsid w:val="00856384"/>
    <w:rsid w:val="008565AB"/>
    <w:rsid w:val="008566CB"/>
    <w:rsid w:val="0085672A"/>
    <w:rsid w:val="00856933"/>
    <w:rsid w:val="0085696A"/>
    <w:rsid w:val="00856A5B"/>
    <w:rsid w:val="00856C39"/>
    <w:rsid w:val="00856CC1"/>
    <w:rsid w:val="00856D64"/>
    <w:rsid w:val="00856E3E"/>
    <w:rsid w:val="00856F08"/>
    <w:rsid w:val="00856F2D"/>
    <w:rsid w:val="0085751B"/>
    <w:rsid w:val="00857574"/>
    <w:rsid w:val="008575E2"/>
    <w:rsid w:val="008579B1"/>
    <w:rsid w:val="008579C9"/>
    <w:rsid w:val="00860042"/>
    <w:rsid w:val="00860590"/>
    <w:rsid w:val="00860C3B"/>
    <w:rsid w:val="00860FDD"/>
    <w:rsid w:val="00860FE6"/>
    <w:rsid w:val="008610E7"/>
    <w:rsid w:val="00861117"/>
    <w:rsid w:val="0086129F"/>
    <w:rsid w:val="008612AD"/>
    <w:rsid w:val="008614FF"/>
    <w:rsid w:val="00861723"/>
    <w:rsid w:val="008617CF"/>
    <w:rsid w:val="00861A45"/>
    <w:rsid w:val="00861ACD"/>
    <w:rsid w:val="00861B9F"/>
    <w:rsid w:val="00861C0C"/>
    <w:rsid w:val="0086209F"/>
    <w:rsid w:val="008621E7"/>
    <w:rsid w:val="00862482"/>
    <w:rsid w:val="00862549"/>
    <w:rsid w:val="0086262A"/>
    <w:rsid w:val="008626D9"/>
    <w:rsid w:val="008626E9"/>
    <w:rsid w:val="00862729"/>
    <w:rsid w:val="0086284D"/>
    <w:rsid w:val="00862A45"/>
    <w:rsid w:val="00862ACA"/>
    <w:rsid w:val="0086350D"/>
    <w:rsid w:val="00863624"/>
    <w:rsid w:val="008637A2"/>
    <w:rsid w:val="0086385F"/>
    <w:rsid w:val="00863CC4"/>
    <w:rsid w:val="00864770"/>
    <w:rsid w:val="00864B90"/>
    <w:rsid w:val="00864BE5"/>
    <w:rsid w:val="00864E76"/>
    <w:rsid w:val="00865139"/>
    <w:rsid w:val="00865BCD"/>
    <w:rsid w:val="00865C28"/>
    <w:rsid w:val="00865F0C"/>
    <w:rsid w:val="00866143"/>
    <w:rsid w:val="008661E2"/>
    <w:rsid w:val="008662A5"/>
    <w:rsid w:val="00866324"/>
    <w:rsid w:val="0086651C"/>
    <w:rsid w:val="008665B9"/>
    <w:rsid w:val="00866947"/>
    <w:rsid w:val="00866AFD"/>
    <w:rsid w:val="00866BA0"/>
    <w:rsid w:val="008670DE"/>
    <w:rsid w:val="0086766B"/>
    <w:rsid w:val="00867DF0"/>
    <w:rsid w:val="00870008"/>
    <w:rsid w:val="008706FC"/>
    <w:rsid w:val="008707A4"/>
    <w:rsid w:val="008708B7"/>
    <w:rsid w:val="00870A8B"/>
    <w:rsid w:val="00870A91"/>
    <w:rsid w:val="0087107E"/>
    <w:rsid w:val="008713FF"/>
    <w:rsid w:val="00871590"/>
    <w:rsid w:val="008715F5"/>
    <w:rsid w:val="0087189E"/>
    <w:rsid w:val="00871EE1"/>
    <w:rsid w:val="00872083"/>
    <w:rsid w:val="008721FF"/>
    <w:rsid w:val="0087221D"/>
    <w:rsid w:val="008722AC"/>
    <w:rsid w:val="0087231C"/>
    <w:rsid w:val="00872655"/>
    <w:rsid w:val="00872A1F"/>
    <w:rsid w:val="00872AAF"/>
    <w:rsid w:val="00872B34"/>
    <w:rsid w:val="00872E23"/>
    <w:rsid w:val="00872F38"/>
    <w:rsid w:val="00872F5A"/>
    <w:rsid w:val="00873295"/>
    <w:rsid w:val="0087334A"/>
    <w:rsid w:val="008736A4"/>
    <w:rsid w:val="008736C5"/>
    <w:rsid w:val="008738F8"/>
    <w:rsid w:val="00873966"/>
    <w:rsid w:val="008739BB"/>
    <w:rsid w:val="00873A21"/>
    <w:rsid w:val="00873BB5"/>
    <w:rsid w:val="0087421E"/>
    <w:rsid w:val="0087480A"/>
    <w:rsid w:val="0087499B"/>
    <w:rsid w:val="00874A1A"/>
    <w:rsid w:val="00874CC6"/>
    <w:rsid w:val="00874E73"/>
    <w:rsid w:val="008751AF"/>
    <w:rsid w:val="0087523D"/>
    <w:rsid w:val="008754A0"/>
    <w:rsid w:val="008754E0"/>
    <w:rsid w:val="0087561C"/>
    <w:rsid w:val="008757EB"/>
    <w:rsid w:val="00875884"/>
    <w:rsid w:val="00875AA8"/>
    <w:rsid w:val="00875D26"/>
    <w:rsid w:val="00875EAC"/>
    <w:rsid w:val="008760FD"/>
    <w:rsid w:val="00876239"/>
    <w:rsid w:val="0087626B"/>
    <w:rsid w:val="0087629C"/>
    <w:rsid w:val="008762C5"/>
    <w:rsid w:val="008764BE"/>
    <w:rsid w:val="008765BD"/>
    <w:rsid w:val="008768A1"/>
    <w:rsid w:val="00876C20"/>
    <w:rsid w:val="00876CDB"/>
    <w:rsid w:val="00876F5A"/>
    <w:rsid w:val="008770A4"/>
    <w:rsid w:val="008772B8"/>
    <w:rsid w:val="008773B3"/>
    <w:rsid w:val="0087749E"/>
    <w:rsid w:val="008774E5"/>
    <w:rsid w:val="0087762C"/>
    <w:rsid w:val="00877711"/>
    <w:rsid w:val="008777CE"/>
    <w:rsid w:val="0087784C"/>
    <w:rsid w:val="0088050E"/>
    <w:rsid w:val="00880BE5"/>
    <w:rsid w:val="00880C0E"/>
    <w:rsid w:val="00880CD9"/>
    <w:rsid w:val="00880ED9"/>
    <w:rsid w:val="00880F2F"/>
    <w:rsid w:val="0088108D"/>
    <w:rsid w:val="00881195"/>
    <w:rsid w:val="008812F2"/>
    <w:rsid w:val="00881408"/>
    <w:rsid w:val="00881667"/>
    <w:rsid w:val="00881977"/>
    <w:rsid w:val="00881A01"/>
    <w:rsid w:val="00881ACA"/>
    <w:rsid w:val="0088210E"/>
    <w:rsid w:val="00882114"/>
    <w:rsid w:val="0088215B"/>
    <w:rsid w:val="008822B4"/>
    <w:rsid w:val="0088237A"/>
    <w:rsid w:val="008826B1"/>
    <w:rsid w:val="00882C54"/>
    <w:rsid w:val="00882D66"/>
    <w:rsid w:val="00882EB9"/>
    <w:rsid w:val="00883336"/>
    <w:rsid w:val="0088349D"/>
    <w:rsid w:val="0088384D"/>
    <w:rsid w:val="00883928"/>
    <w:rsid w:val="00883DE7"/>
    <w:rsid w:val="00883F45"/>
    <w:rsid w:val="00884154"/>
    <w:rsid w:val="00884300"/>
    <w:rsid w:val="008846B6"/>
    <w:rsid w:val="008847C3"/>
    <w:rsid w:val="008850C4"/>
    <w:rsid w:val="0088513A"/>
    <w:rsid w:val="008851FA"/>
    <w:rsid w:val="008855D5"/>
    <w:rsid w:val="008858E3"/>
    <w:rsid w:val="00885AA5"/>
    <w:rsid w:val="00885B49"/>
    <w:rsid w:val="00885BC4"/>
    <w:rsid w:val="00885BF0"/>
    <w:rsid w:val="00885BF5"/>
    <w:rsid w:val="00885C33"/>
    <w:rsid w:val="008862AD"/>
    <w:rsid w:val="00886837"/>
    <w:rsid w:val="008868BE"/>
    <w:rsid w:val="00886C89"/>
    <w:rsid w:val="00886CC0"/>
    <w:rsid w:val="00886F35"/>
    <w:rsid w:val="00887151"/>
    <w:rsid w:val="0088767E"/>
    <w:rsid w:val="00887874"/>
    <w:rsid w:val="008878CA"/>
    <w:rsid w:val="0088792B"/>
    <w:rsid w:val="008879BA"/>
    <w:rsid w:val="00887C64"/>
    <w:rsid w:val="00890039"/>
    <w:rsid w:val="008904C1"/>
    <w:rsid w:val="008904DF"/>
    <w:rsid w:val="008905E7"/>
    <w:rsid w:val="00890827"/>
    <w:rsid w:val="00890AAC"/>
    <w:rsid w:val="00890D6A"/>
    <w:rsid w:val="00891007"/>
    <w:rsid w:val="00891073"/>
    <w:rsid w:val="00891280"/>
    <w:rsid w:val="00891447"/>
    <w:rsid w:val="00891492"/>
    <w:rsid w:val="00891557"/>
    <w:rsid w:val="00891758"/>
    <w:rsid w:val="008918F5"/>
    <w:rsid w:val="00891AF6"/>
    <w:rsid w:val="00891C37"/>
    <w:rsid w:val="00891D9E"/>
    <w:rsid w:val="00892108"/>
    <w:rsid w:val="00892129"/>
    <w:rsid w:val="008921ED"/>
    <w:rsid w:val="00892727"/>
    <w:rsid w:val="00892859"/>
    <w:rsid w:val="008928C0"/>
    <w:rsid w:val="00892928"/>
    <w:rsid w:val="00892B74"/>
    <w:rsid w:val="00892BB8"/>
    <w:rsid w:val="00892F95"/>
    <w:rsid w:val="00893282"/>
    <w:rsid w:val="008935B5"/>
    <w:rsid w:val="008935C1"/>
    <w:rsid w:val="0089394F"/>
    <w:rsid w:val="00893F71"/>
    <w:rsid w:val="00893F77"/>
    <w:rsid w:val="00894163"/>
    <w:rsid w:val="00894366"/>
    <w:rsid w:val="0089436E"/>
    <w:rsid w:val="00894457"/>
    <w:rsid w:val="008949B3"/>
    <w:rsid w:val="00894A41"/>
    <w:rsid w:val="00894ACE"/>
    <w:rsid w:val="00894D26"/>
    <w:rsid w:val="00894EEA"/>
    <w:rsid w:val="00895262"/>
    <w:rsid w:val="008952CC"/>
    <w:rsid w:val="0089548A"/>
    <w:rsid w:val="008956CA"/>
    <w:rsid w:val="00895AD5"/>
    <w:rsid w:val="00895F71"/>
    <w:rsid w:val="00895F88"/>
    <w:rsid w:val="00896023"/>
    <w:rsid w:val="0089606B"/>
    <w:rsid w:val="0089607F"/>
    <w:rsid w:val="0089609D"/>
    <w:rsid w:val="008960EE"/>
    <w:rsid w:val="00896228"/>
    <w:rsid w:val="008962F9"/>
    <w:rsid w:val="00896346"/>
    <w:rsid w:val="0089651F"/>
    <w:rsid w:val="008965FC"/>
    <w:rsid w:val="00896661"/>
    <w:rsid w:val="0089692D"/>
    <w:rsid w:val="0089694F"/>
    <w:rsid w:val="0089772C"/>
    <w:rsid w:val="008977DF"/>
    <w:rsid w:val="00897D51"/>
    <w:rsid w:val="00897F3D"/>
    <w:rsid w:val="008A005F"/>
    <w:rsid w:val="008A02AA"/>
    <w:rsid w:val="008A0347"/>
    <w:rsid w:val="008A04D6"/>
    <w:rsid w:val="008A0657"/>
    <w:rsid w:val="008A07C8"/>
    <w:rsid w:val="008A0844"/>
    <w:rsid w:val="008A0886"/>
    <w:rsid w:val="008A08F9"/>
    <w:rsid w:val="008A0C1A"/>
    <w:rsid w:val="008A0C67"/>
    <w:rsid w:val="008A1013"/>
    <w:rsid w:val="008A122A"/>
    <w:rsid w:val="008A1381"/>
    <w:rsid w:val="008A1A29"/>
    <w:rsid w:val="008A1C51"/>
    <w:rsid w:val="008A1F1E"/>
    <w:rsid w:val="008A2096"/>
    <w:rsid w:val="008A2A11"/>
    <w:rsid w:val="008A2A8E"/>
    <w:rsid w:val="008A2B29"/>
    <w:rsid w:val="008A2C19"/>
    <w:rsid w:val="008A2E5E"/>
    <w:rsid w:val="008A3043"/>
    <w:rsid w:val="008A32EE"/>
    <w:rsid w:val="008A3324"/>
    <w:rsid w:val="008A352C"/>
    <w:rsid w:val="008A35AE"/>
    <w:rsid w:val="008A384F"/>
    <w:rsid w:val="008A3AEA"/>
    <w:rsid w:val="008A3CD5"/>
    <w:rsid w:val="008A3D06"/>
    <w:rsid w:val="008A3D69"/>
    <w:rsid w:val="008A4135"/>
    <w:rsid w:val="008A44E7"/>
    <w:rsid w:val="008A48AA"/>
    <w:rsid w:val="008A4A69"/>
    <w:rsid w:val="008A4D1E"/>
    <w:rsid w:val="008A4DB1"/>
    <w:rsid w:val="008A4F95"/>
    <w:rsid w:val="008A4FB1"/>
    <w:rsid w:val="008A544B"/>
    <w:rsid w:val="008A5526"/>
    <w:rsid w:val="008A57F3"/>
    <w:rsid w:val="008A5A21"/>
    <w:rsid w:val="008A5B30"/>
    <w:rsid w:val="008A5B8B"/>
    <w:rsid w:val="008A5BF7"/>
    <w:rsid w:val="008A5E6F"/>
    <w:rsid w:val="008A5F58"/>
    <w:rsid w:val="008A6126"/>
    <w:rsid w:val="008A630E"/>
    <w:rsid w:val="008A67D7"/>
    <w:rsid w:val="008A67ED"/>
    <w:rsid w:val="008A6CB3"/>
    <w:rsid w:val="008A714C"/>
    <w:rsid w:val="008A732A"/>
    <w:rsid w:val="008A747F"/>
    <w:rsid w:val="008A76BD"/>
    <w:rsid w:val="008A7842"/>
    <w:rsid w:val="008A7894"/>
    <w:rsid w:val="008A7909"/>
    <w:rsid w:val="008A7940"/>
    <w:rsid w:val="008A79BB"/>
    <w:rsid w:val="008A7C11"/>
    <w:rsid w:val="008A7CE0"/>
    <w:rsid w:val="008A7FC7"/>
    <w:rsid w:val="008B02D4"/>
    <w:rsid w:val="008B03A5"/>
    <w:rsid w:val="008B0596"/>
    <w:rsid w:val="008B0602"/>
    <w:rsid w:val="008B061A"/>
    <w:rsid w:val="008B0677"/>
    <w:rsid w:val="008B0E28"/>
    <w:rsid w:val="008B0EA0"/>
    <w:rsid w:val="008B1290"/>
    <w:rsid w:val="008B15B8"/>
    <w:rsid w:val="008B16E5"/>
    <w:rsid w:val="008B1ABE"/>
    <w:rsid w:val="008B1D6C"/>
    <w:rsid w:val="008B2268"/>
    <w:rsid w:val="008B245F"/>
    <w:rsid w:val="008B2593"/>
    <w:rsid w:val="008B2914"/>
    <w:rsid w:val="008B29A6"/>
    <w:rsid w:val="008B3206"/>
    <w:rsid w:val="008B33D6"/>
    <w:rsid w:val="008B343C"/>
    <w:rsid w:val="008B35B9"/>
    <w:rsid w:val="008B373C"/>
    <w:rsid w:val="008B3AA0"/>
    <w:rsid w:val="008B3C19"/>
    <w:rsid w:val="008B3D92"/>
    <w:rsid w:val="008B3D96"/>
    <w:rsid w:val="008B3F0E"/>
    <w:rsid w:val="008B40C2"/>
    <w:rsid w:val="008B417F"/>
    <w:rsid w:val="008B429C"/>
    <w:rsid w:val="008B43A0"/>
    <w:rsid w:val="008B44BB"/>
    <w:rsid w:val="008B45A5"/>
    <w:rsid w:val="008B469D"/>
    <w:rsid w:val="008B4B3F"/>
    <w:rsid w:val="008B4B60"/>
    <w:rsid w:val="008B4BD1"/>
    <w:rsid w:val="008B508A"/>
    <w:rsid w:val="008B55A7"/>
    <w:rsid w:val="008B5614"/>
    <w:rsid w:val="008B577A"/>
    <w:rsid w:val="008B5987"/>
    <w:rsid w:val="008B5EE5"/>
    <w:rsid w:val="008B6162"/>
    <w:rsid w:val="008B6457"/>
    <w:rsid w:val="008B65B0"/>
    <w:rsid w:val="008B665E"/>
    <w:rsid w:val="008B6874"/>
    <w:rsid w:val="008B6A0F"/>
    <w:rsid w:val="008B6AED"/>
    <w:rsid w:val="008B7013"/>
    <w:rsid w:val="008B7045"/>
    <w:rsid w:val="008B7195"/>
    <w:rsid w:val="008B75C6"/>
    <w:rsid w:val="008B762B"/>
    <w:rsid w:val="008B775A"/>
    <w:rsid w:val="008B7A60"/>
    <w:rsid w:val="008B7B02"/>
    <w:rsid w:val="008B7E15"/>
    <w:rsid w:val="008C0102"/>
    <w:rsid w:val="008C03A8"/>
    <w:rsid w:val="008C03C9"/>
    <w:rsid w:val="008C0480"/>
    <w:rsid w:val="008C049B"/>
    <w:rsid w:val="008C04D9"/>
    <w:rsid w:val="008C04F2"/>
    <w:rsid w:val="008C06F6"/>
    <w:rsid w:val="008C117D"/>
    <w:rsid w:val="008C11A6"/>
    <w:rsid w:val="008C13A7"/>
    <w:rsid w:val="008C13E8"/>
    <w:rsid w:val="008C1401"/>
    <w:rsid w:val="008C140F"/>
    <w:rsid w:val="008C1629"/>
    <w:rsid w:val="008C1866"/>
    <w:rsid w:val="008C187C"/>
    <w:rsid w:val="008C1A16"/>
    <w:rsid w:val="008C1AF6"/>
    <w:rsid w:val="008C1FFC"/>
    <w:rsid w:val="008C2087"/>
    <w:rsid w:val="008C220E"/>
    <w:rsid w:val="008C22A1"/>
    <w:rsid w:val="008C22A5"/>
    <w:rsid w:val="008C256E"/>
    <w:rsid w:val="008C2572"/>
    <w:rsid w:val="008C27FC"/>
    <w:rsid w:val="008C2A98"/>
    <w:rsid w:val="008C2BF4"/>
    <w:rsid w:val="008C2C0C"/>
    <w:rsid w:val="008C3112"/>
    <w:rsid w:val="008C3201"/>
    <w:rsid w:val="008C32BF"/>
    <w:rsid w:val="008C33DB"/>
    <w:rsid w:val="008C3666"/>
    <w:rsid w:val="008C38CD"/>
    <w:rsid w:val="008C3EAB"/>
    <w:rsid w:val="008C46EB"/>
    <w:rsid w:val="008C48A3"/>
    <w:rsid w:val="008C4A35"/>
    <w:rsid w:val="008C4C03"/>
    <w:rsid w:val="008C4E6D"/>
    <w:rsid w:val="008C4F1E"/>
    <w:rsid w:val="008C4FA3"/>
    <w:rsid w:val="008C52B0"/>
    <w:rsid w:val="008C54E7"/>
    <w:rsid w:val="008C561A"/>
    <w:rsid w:val="008C6031"/>
    <w:rsid w:val="008C606C"/>
    <w:rsid w:val="008C6164"/>
    <w:rsid w:val="008C63B9"/>
    <w:rsid w:val="008C6463"/>
    <w:rsid w:val="008C67AB"/>
    <w:rsid w:val="008C6AC4"/>
    <w:rsid w:val="008C6BC4"/>
    <w:rsid w:val="008C6D86"/>
    <w:rsid w:val="008C6E01"/>
    <w:rsid w:val="008C6EE0"/>
    <w:rsid w:val="008C7408"/>
    <w:rsid w:val="008C7412"/>
    <w:rsid w:val="008C7737"/>
    <w:rsid w:val="008C7BBF"/>
    <w:rsid w:val="008C7BD0"/>
    <w:rsid w:val="008C7E6B"/>
    <w:rsid w:val="008C7F35"/>
    <w:rsid w:val="008D00C4"/>
    <w:rsid w:val="008D0105"/>
    <w:rsid w:val="008D0209"/>
    <w:rsid w:val="008D0237"/>
    <w:rsid w:val="008D0245"/>
    <w:rsid w:val="008D0262"/>
    <w:rsid w:val="008D02FB"/>
    <w:rsid w:val="008D0539"/>
    <w:rsid w:val="008D053E"/>
    <w:rsid w:val="008D088D"/>
    <w:rsid w:val="008D08A6"/>
    <w:rsid w:val="008D0B4B"/>
    <w:rsid w:val="008D0D36"/>
    <w:rsid w:val="008D0DD2"/>
    <w:rsid w:val="008D1171"/>
    <w:rsid w:val="008D11C4"/>
    <w:rsid w:val="008D141F"/>
    <w:rsid w:val="008D14BB"/>
    <w:rsid w:val="008D1523"/>
    <w:rsid w:val="008D15FD"/>
    <w:rsid w:val="008D1710"/>
    <w:rsid w:val="008D17E9"/>
    <w:rsid w:val="008D180F"/>
    <w:rsid w:val="008D1A47"/>
    <w:rsid w:val="008D1B04"/>
    <w:rsid w:val="008D1B7D"/>
    <w:rsid w:val="008D1C88"/>
    <w:rsid w:val="008D1E90"/>
    <w:rsid w:val="008D1FC2"/>
    <w:rsid w:val="008D214B"/>
    <w:rsid w:val="008D21CE"/>
    <w:rsid w:val="008D21DF"/>
    <w:rsid w:val="008D2207"/>
    <w:rsid w:val="008D226B"/>
    <w:rsid w:val="008D26F2"/>
    <w:rsid w:val="008D29DC"/>
    <w:rsid w:val="008D2A0A"/>
    <w:rsid w:val="008D2A11"/>
    <w:rsid w:val="008D2AE1"/>
    <w:rsid w:val="008D2D0B"/>
    <w:rsid w:val="008D30A0"/>
    <w:rsid w:val="008D313E"/>
    <w:rsid w:val="008D343F"/>
    <w:rsid w:val="008D3572"/>
    <w:rsid w:val="008D39CF"/>
    <w:rsid w:val="008D3A26"/>
    <w:rsid w:val="008D3C69"/>
    <w:rsid w:val="008D3CCE"/>
    <w:rsid w:val="008D3DD2"/>
    <w:rsid w:val="008D3F17"/>
    <w:rsid w:val="008D3F61"/>
    <w:rsid w:val="008D3F86"/>
    <w:rsid w:val="008D4035"/>
    <w:rsid w:val="008D403B"/>
    <w:rsid w:val="008D4373"/>
    <w:rsid w:val="008D4548"/>
    <w:rsid w:val="008D46F3"/>
    <w:rsid w:val="008D4713"/>
    <w:rsid w:val="008D4962"/>
    <w:rsid w:val="008D4A17"/>
    <w:rsid w:val="008D4EFE"/>
    <w:rsid w:val="008D5169"/>
    <w:rsid w:val="008D529B"/>
    <w:rsid w:val="008D52E0"/>
    <w:rsid w:val="008D53BB"/>
    <w:rsid w:val="008D54E8"/>
    <w:rsid w:val="008D5A85"/>
    <w:rsid w:val="008D5BDF"/>
    <w:rsid w:val="008D5D2F"/>
    <w:rsid w:val="008D5F20"/>
    <w:rsid w:val="008D5F50"/>
    <w:rsid w:val="008D6032"/>
    <w:rsid w:val="008D640A"/>
    <w:rsid w:val="008D64D8"/>
    <w:rsid w:val="008D6513"/>
    <w:rsid w:val="008D67EC"/>
    <w:rsid w:val="008D683D"/>
    <w:rsid w:val="008D709B"/>
    <w:rsid w:val="008D72A2"/>
    <w:rsid w:val="008D7335"/>
    <w:rsid w:val="008D7948"/>
    <w:rsid w:val="008D7CD5"/>
    <w:rsid w:val="008E018D"/>
    <w:rsid w:val="008E03E9"/>
    <w:rsid w:val="008E0531"/>
    <w:rsid w:val="008E05B3"/>
    <w:rsid w:val="008E069F"/>
    <w:rsid w:val="008E06B3"/>
    <w:rsid w:val="008E10FA"/>
    <w:rsid w:val="008E1209"/>
    <w:rsid w:val="008E12AA"/>
    <w:rsid w:val="008E1540"/>
    <w:rsid w:val="008E1667"/>
    <w:rsid w:val="008E1879"/>
    <w:rsid w:val="008E19FF"/>
    <w:rsid w:val="008E1B86"/>
    <w:rsid w:val="008E1BF7"/>
    <w:rsid w:val="008E1C93"/>
    <w:rsid w:val="008E1D69"/>
    <w:rsid w:val="008E2006"/>
    <w:rsid w:val="008E2180"/>
    <w:rsid w:val="008E2379"/>
    <w:rsid w:val="008E24DC"/>
    <w:rsid w:val="008E25B3"/>
    <w:rsid w:val="008E2665"/>
    <w:rsid w:val="008E29A4"/>
    <w:rsid w:val="008E2C06"/>
    <w:rsid w:val="008E2D04"/>
    <w:rsid w:val="008E3298"/>
    <w:rsid w:val="008E3602"/>
    <w:rsid w:val="008E36BD"/>
    <w:rsid w:val="008E36F7"/>
    <w:rsid w:val="008E3730"/>
    <w:rsid w:val="008E390C"/>
    <w:rsid w:val="008E3AAC"/>
    <w:rsid w:val="008E3C92"/>
    <w:rsid w:val="008E3DA4"/>
    <w:rsid w:val="008E3F26"/>
    <w:rsid w:val="008E4301"/>
    <w:rsid w:val="008E4631"/>
    <w:rsid w:val="008E4827"/>
    <w:rsid w:val="008E4920"/>
    <w:rsid w:val="008E49C3"/>
    <w:rsid w:val="008E4D5F"/>
    <w:rsid w:val="008E4EF3"/>
    <w:rsid w:val="008E5013"/>
    <w:rsid w:val="008E50F2"/>
    <w:rsid w:val="008E5743"/>
    <w:rsid w:val="008E5E28"/>
    <w:rsid w:val="008E5FBA"/>
    <w:rsid w:val="008E618B"/>
    <w:rsid w:val="008E620A"/>
    <w:rsid w:val="008E64F8"/>
    <w:rsid w:val="008E65CD"/>
    <w:rsid w:val="008E6B21"/>
    <w:rsid w:val="008E6B33"/>
    <w:rsid w:val="008E6BEC"/>
    <w:rsid w:val="008E6FCD"/>
    <w:rsid w:val="008E702B"/>
    <w:rsid w:val="008E7320"/>
    <w:rsid w:val="008E7502"/>
    <w:rsid w:val="008E756A"/>
    <w:rsid w:val="008E7B0D"/>
    <w:rsid w:val="008F0121"/>
    <w:rsid w:val="008F017E"/>
    <w:rsid w:val="008F04B2"/>
    <w:rsid w:val="008F08C7"/>
    <w:rsid w:val="008F0991"/>
    <w:rsid w:val="008F0C50"/>
    <w:rsid w:val="008F0E89"/>
    <w:rsid w:val="008F0E92"/>
    <w:rsid w:val="008F0F22"/>
    <w:rsid w:val="008F0F89"/>
    <w:rsid w:val="008F0FDA"/>
    <w:rsid w:val="008F12DF"/>
    <w:rsid w:val="008F1454"/>
    <w:rsid w:val="008F1471"/>
    <w:rsid w:val="008F15D8"/>
    <w:rsid w:val="008F16BC"/>
    <w:rsid w:val="008F17E4"/>
    <w:rsid w:val="008F17FB"/>
    <w:rsid w:val="008F1816"/>
    <w:rsid w:val="008F192B"/>
    <w:rsid w:val="008F1D01"/>
    <w:rsid w:val="008F1D65"/>
    <w:rsid w:val="008F1DA4"/>
    <w:rsid w:val="008F1DC4"/>
    <w:rsid w:val="008F1F7A"/>
    <w:rsid w:val="008F1FDC"/>
    <w:rsid w:val="008F2670"/>
    <w:rsid w:val="008F26C4"/>
    <w:rsid w:val="008F273F"/>
    <w:rsid w:val="008F2952"/>
    <w:rsid w:val="008F2AF0"/>
    <w:rsid w:val="008F2C0C"/>
    <w:rsid w:val="008F2C37"/>
    <w:rsid w:val="008F2C77"/>
    <w:rsid w:val="008F2D7D"/>
    <w:rsid w:val="008F2E1B"/>
    <w:rsid w:val="008F2F62"/>
    <w:rsid w:val="008F377F"/>
    <w:rsid w:val="008F3974"/>
    <w:rsid w:val="008F4207"/>
    <w:rsid w:val="008F4B34"/>
    <w:rsid w:val="008F4C58"/>
    <w:rsid w:val="008F4ED7"/>
    <w:rsid w:val="008F4FDA"/>
    <w:rsid w:val="008F54B5"/>
    <w:rsid w:val="008F575B"/>
    <w:rsid w:val="008F57F1"/>
    <w:rsid w:val="008F5999"/>
    <w:rsid w:val="008F59AB"/>
    <w:rsid w:val="008F5C9E"/>
    <w:rsid w:val="008F5DE0"/>
    <w:rsid w:val="008F5E4A"/>
    <w:rsid w:val="008F6303"/>
    <w:rsid w:val="008F6349"/>
    <w:rsid w:val="008F6472"/>
    <w:rsid w:val="008F64BC"/>
    <w:rsid w:val="008F6661"/>
    <w:rsid w:val="008F66A5"/>
    <w:rsid w:val="008F6B10"/>
    <w:rsid w:val="008F6C66"/>
    <w:rsid w:val="008F6C94"/>
    <w:rsid w:val="008F6CDE"/>
    <w:rsid w:val="008F6DE2"/>
    <w:rsid w:val="008F6DF8"/>
    <w:rsid w:val="008F700E"/>
    <w:rsid w:val="008F72F9"/>
    <w:rsid w:val="008F7433"/>
    <w:rsid w:val="008F759C"/>
    <w:rsid w:val="008F76F2"/>
    <w:rsid w:val="008F76F6"/>
    <w:rsid w:val="008F779E"/>
    <w:rsid w:val="008F7B01"/>
    <w:rsid w:val="008F7B93"/>
    <w:rsid w:val="008F7C3F"/>
    <w:rsid w:val="008F7C48"/>
    <w:rsid w:val="008F7FE2"/>
    <w:rsid w:val="009005E0"/>
    <w:rsid w:val="00900752"/>
    <w:rsid w:val="00900AF8"/>
    <w:rsid w:val="00900E75"/>
    <w:rsid w:val="0090123B"/>
    <w:rsid w:val="009014C9"/>
    <w:rsid w:val="009015F2"/>
    <w:rsid w:val="009016EE"/>
    <w:rsid w:val="00901DB7"/>
    <w:rsid w:val="00901F8D"/>
    <w:rsid w:val="009021BF"/>
    <w:rsid w:val="00902444"/>
    <w:rsid w:val="009025FB"/>
    <w:rsid w:val="00902758"/>
    <w:rsid w:val="00902772"/>
    <w:rsid w:val="0090277F"/>
    <w:rsid w:val="00902834"/>
    <w:rsid w:val="00902972"/>
    <w:rsid w:val="009029FA"/>
    <w:rsid w:val="00902DAB"/>
    <w:rsid w:val="00903046"/>
    <w:rsid w:val="0090315F"/>
    <w:rsid w:val="00903321"/>
    <w:rsid w:val="00903596"/>
    <w:rsid w:val="00903BC5"/>
    <w:rsid w:val="00903BE7"/>
    <w:rsid w:val="009040B4"/>
    <w:rsid w:val="00904339"/>
    <w:rsid w:val="00904456"/>
    <w:rsid w:val="00904534"/>
    <w:rsid w:val="00904576"/>
    <w:rsid w:val="009047C8"/>
    <w:rsid w:val="00904847"/>
    <w:rsid w:val="00904C43"/>
    <w:rsid w:val="00904EBA"/>
    <w:rsid w:val="00905018"/>
    <w:rsid w:val="009051E6"/>
    <w:rsid w:val="009051FD"/>
    <w:rsid w:val="00905325"/>
    <w:rsid w:val="0090559A"/>
    <w:rsid w:val="00905696"/>
    <w:rsid w:val="009058D8"/>
    <w:rsid w:val="00905A2E"/>
    <w:rsid w:val="00905C53"/>
    <w:rsid w:val="0090670A"/>
    <w:rsid w:val="009067BB"/>
    <w:rsid w:val="00906819"/>
    <w:rsid w:val="00906875"/>
    <w:rsid w:val="00906B50"/>
    <w:rsid w:val="00906D6C"/>
    <w:rsid w:val="00906E06"/>
    <w:rsid w:val="00906FC0"/>
    <w:rsid w:val="009070A1"/>
    <w:rsid w:val="009071AD"/>
    <w:rsid w:val="009078D3"/>
    <w:rsid w:val="0090793A"/>
    <w:rsid w:val="00907BC6"/>
    <w:rsid w:val="00907DE8"/>
    <w:rsid w:val="00907E33"/>
    <w:rsid w:val="009100ED"/>
    <w:rsid w:val="0091017A"/>
    <w:rsid w:val="00910516"/>
    <w:rsid w:val="0091067A"/>
    <w:rsid w:val="009106A7"/>
    <w:rsid w:val="009109CE"/>
    <w:rsid w:val="009113D4"/>
    <w:rsid w:val="009113DB"/>
    <w:rsid w:val="009115D4"/>
    <w:rsid w:val="009119AC"/>
    <w:rsid w:val="00911C60"/>
    <w:rsid w:val="00911DA1"/>
    <w:rsid w:val="00911DDF"/>
    <w:rsid w:val="00911DEB"/>
    <w:rsid w:val="009121D4"/>
    <w:rsid w:val="0091256D"/>
    <w:rsid w:val="009127D6"/>
    <w:rsid w:val="00912D33"/>
    <w:rsid w:val="00912F6C"/>
    <w:rsid w:val="00912FC6"/>
    <w:rsid w:val="00912FD8"/>
    <w:rsid w:val="00913058"/>
    <w:rsid w:val="00913287"/>
    <w:rsid w:val="00913D39"/>
    <w:rsid w:val="00913EAA"/>
    <w:rsid w:val="0091408D"/>
    <w:rsid w:val="00914125"/>
    <w:rsid w:val="0091425A"/>
    <w:rsid w:val="00914415"/>
    <w:rsid w:val="009144D4"/>
    <w:rsid w:val="00914653"/>
    <w:rsid w:val="0091483F"/>
    <w:rsid w:val="009149B3"/>
    <w:rsid w:val="00915291"/>
    <w:rsid w:val="009155CB"/>
    <w:rsid w:val="009157B3"/>
    <w:rsid w:val="00915D2B"/>
    <w:rsid w:val="0091614B"/>
    <w:rsid w:val="009164AD"/>
    <w:rsid w:val="0091665A"/>
    <w:rsid w:val="009167FD"/>
    <w:rsid w:val="00916B4F"/>
    <w:rsid w:val="00916DB2"/>
    <w:rsid w:val="00916E0B"/>
    <w:rsid w:val="00916E14"/>
    <w:rsid w:val="00916E38"/>
    <w:rsid w:val="00916E7D"/>
    <w:rsid w:val="00916F2E"/>
    <w:rsid w:val="00916FD3"/>
    <w:rsid w:val="00917262"/>
    <w:rsid w:val="00917333"/>
    <w:rsid w:val="0091739A"/>
    <w:rsid w:val="009176FC"/>
    <w:rsid w:val="00917919"/>
    <w:rsid w:val="00917B5D"/>
    <w:rsid w:val="00917BA9"/>
    <w:rsid w:val="00917C3A"/>
    <w:rsid w:val="00917CDD"/>
    <w:rsid w:val="00917E8C"/>
    <w:rsid w:val="00917FCC"/>
    <w:rsid w:val="0092030A"/>
    <w:rsid w:val="0092055D"/>
    <w:rsid w:val="0092062D"/>
    <w:rsid w:val="0092085B"/>
    <w:rsid w:val="00920946"/>
    <w:rsid w:val="009209C5"/>
    <w:rsid w:val="00920E46"/>
    <w:rsid w:val="00920E57"/>
    <w:rsid w:val="00921002"/>
    <w:rsid w:val="00921079"/>
    <w:rsid w:val="00921229"/>
    <w:rsid w:val="00921549"/>
    <w:rsid w:val="009215DC"/>
    <w:rsid w:val="00921808"/>
    <w:rsid w:val="009218A3"/>
    <w:rsid w:val="0092192F"/>
    <w:rsid w:val="00921A1C"/>
    <w:rsid w:val="00921A8C"/>
    <w:rsid w:val="00921D75"/>
    <w:rsid w:val="0092204F"/>
    <w:rsid w:val="00922227"/>
    <w:rsid w:val="009224FF"/>
    <w:rsid w:val="00922504"/>
    <w:rsid w:val="0092255F"/>
    <w:rsid w:val="00922577"/>
    <w:rsid w:val="00922637"/>
    <w:rsid w:val="00922657"/>
    <w:rsid w:val="009227B1"/>
    <w:rsid w:val="0092296A"/>
    <w:rsid w:val="00922A7E"/>
    <w:rsid w:val="00922D0F"/>
    <w:rsid w:val="00922F64"/>
    <w:rsid w:val="0092325A"/>
    <w:rsid w:val="00923440"/>
    <w:rsid w:val="00923515"/>
    <w:rsid w:val="009239D8"/>
    <w:rsid w:val="00923AC8"/>
    <w:rsid w:val="00923AEB"/>
    <w:rsid w:val="00923B45"/>
    <w:rsid w:val="00923C1B"/>
    <w:rsid w:val="00923C91"/>
    <w:rsid w:val="00923E8F"/>
    <w:rsid w:val="00923EA7"/>
    <w:rsid w:val="00924109"/>
    <w:rsid w:val="00924252"/>
    <w:rsid w:val="00924443"/>
    <w:rsid w:val="009244AC"/>
    <w:rsid w:val="00924BAC"/>
    <w:rsid w:val="00924E46"/>
    <w:rsid w:val="009251C6"/>
    <w:rsid w:val="009252AA"/>
    <w:rsid w:val="0092551E"/>
    <w:rsid w:val="009257DF"/>
    <w:rsid w:val="00925B3E"/>
    <w:rsid w:val="00925DA2"/>
    <w:rsid w:val="00926054"/>
    <w:rsid w:val="00926233"/>
    <w:rsid w:val="00926247"/>
    <w:rsid w:val="00926B78"/>
    <w:rsid w:val="00926E84"/>
    <w:rsid w:val="009270FC"/>
    <w:rsid w:val="009271F0"/>
    <w:rsid w:val="0092746C"/>
    <w:rsid w:val="009274CA"/>
    <w:rsid w:val="00927501"/>
    <w:rsid w:val="00927A1B"/>
    <w:rsid w:val="0093005E"/>
    <w:rsid w:val="0093034D"/>
    <w:rsid w:val="00930667"/>
    <w:rsid w:val="00930B11"/>
    <w:rsid w:val="00930B81"/>
    <w:rsid w:val="00930FAF"/>
    <w:rsid w:val="00931114"/>
    <w:rsid w:val="0093114C"/>
    <w:rsid w:val="0093143A"/>
    <w:rsid w:val="0093170B"/>
    <w:rsid w:val="0093178B"/>
    <w:rsid w:val="00931953"/>
    <w:rsid w:val="00931A50"/>
    <w:rsid w:val="00931D39"/>
    <w:rsid w:val="00931FB7"/>
    <w:rsid w:val="009321AC"/>
    <w:rsid w:val="009321B9"/>
    <w:rsid w:val="00932503"/>
    <w:rsid w:val="009327E3"/>
    <w:rsid w:val="00932BFA"/>
    <w:rsid w:val="00932D33"/>
    <w:rsid w:val="0093342C"/>
    <w:rsid w:val="00933D15"/>
    <w:rsid w:val="00933DE9"/>
    <w:rsid w:val="00933E3A"/>
    <w:rsid w:val="00934121"/>
    <w:rsid w:val="00934200"/>
    <w:rsid w:val="00934264"/>
    <w:rsid w:val="00934448"/>
    <w:rsid w:val="009346DF"/>
    <w:rsid w:val="00934944"/>
    <w:rsid w:val="00934A46"/>
    <w:rsid w:val="00934DEB"/>
    <w:rsid w:val="0093513C"/>
    <w:rsid w:val="0093593A"/>
    <w:rsid w:val="00935BDA"/>
    <w:rsid w:val="00935E70"/>
    <w:rsid w:val="0093615C"/>
    <w:rsid w:val="0093633C"/>
    <w:rsid w:val="0093637B"/>
    <w:rsid w:val="00936561"/>
    <w:rsid w:val="00936587"/>
    <w:rsid w:val="00936609"/>
    <w:rsid w:val="0093671B"/>
    <w:rsid w:val="0093750F"/>
    <w:rsid w:val="0093754B"/>
    <w:rsid w:val="009401B4"/>
    <w:rsid w:val="0094054C"/>
    <w:rsid w:val="009408E9"/>
    <w:rsid w:val="0094095A"/>
    <w:rsid w:val="00940E09"/>
    <w:rsid w:val="00940F23"/>
    <w:rsid w:val="00941067"/>
    <w:rsid w:val="0094116D"/>
    <w:rsid w:val="009411C1"/>
    <w:rsid w:val="00941495"/>
    <w:rsid w:val="00941992"/>
    <w:rsid w:val="00941A14"/>
    <w:rsid w:val="00941A81"/>
    <w:rsid w:val="00941AF9"/>
    <w:rsid w:val="00941E6A"/>
    <w:rsid w:val="00941EA6"/>
    <w:rsid w:val="00942016"/>
    <w:rsid w:val="0094208A"/>
    <w:rsid w:val="0094219C"/>
    <w:rsid w:val="00942278"/>
    <w:rsid w:val="00942634"/>
    <w:rsid w:val="00942638"/>
    <w:rsid w:val="00942749"/>
    <w:rsid w:val="0094290E"/>
    <w:rsid w:val="00942A25"/>
    <w:rsid w:val="00942C0C"/>
    <w:rsid w:val="00942CAA"/>
    <w:rsid w:val="009430B6"/>
    <w:rsid w:val="00943255"/>
    <w:rsid w:val="00943489"/>
    <w:rsid w:val="00943562"/>
    <w:rsid w:val="0094385D"/>
    <w:rsid w:val="009439A5"/>
    <w:rsid w:val="00943A3B"/>
    <w:rsid w:val="00943CD1"/>
    <w:rsid w:val="00943E21"/>
    <w:rsid w:val="00943EC4"/>
    <w:rsid w:val="009440B8"/>
    <w:rsid w:val="009446FC"/>
    <w:rsid w:val="0094482F"/>
    <w:rsid w:val="00944901"/>
    <w:rsid w:val="0094493C"/>
    <w:rsid w:val="00944AC1"/>
    <w:rsid w:val="00944B36"/>
    <w:rsid w:val="00944DF4"/>
    <w:rsid w:val="00944FAE"/>
    <w:rsid w:val="00945125"/>
    <w:rsid w:val="00945199"/>
    <w:rsid w:val="009453F7"/>
    <w:rsid w:val="00945436"/>
    <w:rsid w:val="009456AE"/>
    <w:rsid w:val="00945DBF"/>
    <w:rsid w:val="00945DC2"/>
    <w:rsid w:val="00945F7A"/>
    <w:rsid w:val="009466D4"/>
    <w:rsid w:val="00946725"/>
    <w:rsid w:val="00946EB5"/>
    <w:rsid w:val="00947326"/>
    <w:rsid w:val="009479D0"/>
    <w:rsid w:val="00947C08"/>
    <w:rsid w:val="00947CCE"/>
    <w:rsid w:val="00947F90"/>
    <w:rsid w:val="00950139"/>
    <w:rsid w:val="009501BB"/>
    <w:rsid w:val="00950353"/>
    <w:rsid w:val="00950849"/>
    <w:rsid w:val="00950995"/>
    <w:rsid w:val="00950DD1"/>
    <w:rsid w:val="00950EB4"/>
    <w:rsid w:val="00951264"/>
    <w:rsid w:val="009517B8"/>
    <w:rsid w:val="0095189E"/>
    <w:rsid w:val="009518F1"/>
    <w:rsid w:val="009519D5"/>
    <w:rsid w:val="00951A4D"/>
    <w:rsid w:val="00951B62"/>
    <w:rsid w:val="00951C2C"/>
    <w:rsid w:val="00952080"/>
    <w:rsid w:val="00952690"/>
    <w:rsid w:val="0095285D"/>
    <w:rsid w:val="009529E3"/>
    <w:rsid w:val="00952AD0"/>
    <w:rsid w:val="00952E2C"/>
    <w:rsid w:val="00952E7B"/>
    <w:rsid w:val="00952F0C"/>
    <w:rsid w:val="00953011"/>
    <w:rsid w:val="009530BA"/>
    <w:rsid w:val="009532C1"/>
    <w:rsid w:val="0095356A"/>
    <w:rsid w:val="00953877"/>
    <w:rsid w:val="009539D0"/>
    <w:rsid w:val="00953B12"/>
    <w:rsid w:val="00953C8E"/>
    <w:rsid w:val="00953D94"/>
    <w:rsid w:val="00953EA7"/>
    <w:rsid w:val="0095409C"/>
    <w:rsid w:val="00954A9D"/>
    <w:rsid w:val="00954AAE"/>
    <w:rsid w:val="00954B38"/>
    <w:rsid w:val="00954D99"/>
    <w:rsid w:val="00954DED"/>
    <w:rsid w:val="009551ED"/>
    <w:rsid w:val="00955625"/>
    <w:rsid w:val="009556BF"/>
    <w:rsid w:val="009557D2"/>
    <w:rsid w:val="00955AEB"/>
    <w:rsid w:val="00955B0E"/>
    <w:rsid w:val="00955C51"/>
    <w:rsid w:val="00955C6C"/>
    <w:rsid w:val="00956010"/>
    <w:rsid w:val="0095615F"/>
    <w:rsid w:val="00956169"/>
    <w:rsid w:val="0095617E"/>
    <w:rsid w:val="00956342"/>
    <w:rsid w:val="0095655F"/>
    <w:rsid w:val="00956860"/>
    <w:rsid w:val="00956901"/>
    <w:rsid w:val="00956959"/>
    <w:rsid w:val="00956992"/>
    <w:rsid w:val="0095699A"/>
    <w:rsid w:val="00956E17"/>
    <w:rsid w:val="00956F86"/>
    <w:rsid w:val="00957037"/>
    <w:rsid w:val="009571A1"/>
    <w:rsid w:val="00957396"/>
    <w:rsid w:val="00957869"/>
    <w:rsid w:val="009579AB"/>
    <w:rsid w:val="00957E75"/>
    <w:rsid w:val="00957EB9"/>
    <w:rsid w:val="00960047"/>
    <w:rsid w:val="0096011C"/>
    <w:rsid w:val="0096013D"/>
    <w:rsid w:val="009601FB"/>
    <w:rsid w:val="0096056E"/>
    <w:rsid w:val="00960621"/>
    <w:rsid w:val="00960646"/>
    <w:rsid w:val="0096091D"/>
    <w:rsid w:val="00960AD9"/>
    <w:rsid w:val="009612D6"/>
    <w:rsid w:val="0096156B"/>
    <w:rsid w:val="009617F9"/>
    <w:rsid w:val="0096191F"/>
    <w:rsid w:val="00961AB1"/>
    <w:rsid w:val="00961CFE"/>
    <w:rsid w:val="00961D32"/>
    <w:rsid w:val="00961F40"/>
    <w:rsid w:val="00961FDF"/>
    <w:rsid w:val="0096210D"/>
    <w:rsid w:val="0096213E"/>
    <w:rsid w:val="00962212"/>
    <w:rsid w:val="009626DB"/>
    <w:rsid w:val="009626E3"/>
    <w:rsid w:val="009627B2"/>
    <w:rsid w:val="00962BA8"/>
    <w:rsid w:val="00962CA6"/>
    <w:rsid w:val="00962E2E"/>
    <w:rsid w:val="00963059"/>
    <w:rsid w:val="009631C2"/>
    <w:rsid w:val="009633B8"/>
    <w:rsid w:val="00963482"/>
    <w:rsid w:val="00963749"/>
    <w:rsid w:val="009637C1"/>
    <w:rsid w:val="00963898"/>
    <w:rsid w:val="00963E5B"/>
    <w:rsid w:val="00964257"/>
    <w:rsid w:val="0096426B"/>
    <w:rsid w:val="009646FD"/>
    <w:rsid w:val="009647EB"/>
    <w:rsid w:val="0096482D"/>
    <w:rsid w:val="0096482F"/>
    <w:rsid w:val="00964855"/>
    <w:rsid w:val="009649E5"/>
    <w:rsid w:val="00964C1B"/>
    <w:rsid w:val="00964C72"/>
    <w:rsid w:val="00964DE2"/>
    <w:rsid w:val="00964E67"/>
    <w:rsid w:val="009650DA"/>
    <w:rsid w:val="00965524"/>
    <w:rsid w:val="009657DC"/>
    <w:rsid w:val="00965962"/>
    <w:rsid w:val="00965A2A"/>
    <w:rsid w:val="00965B57"/>
    <w:rsid w:val="00965D2B"/>
    <w:rsid w:val="00965E2D"/>
    <w:rsid w:val="00966284"/>
    <w:rsid w:val="009663A0"/>
    <w:rsid w:val="0096660C"/>
    <w:rsid w:val="00966AF2"/>
    <w:rsid w:val="00966FEF"/>
    <w:rsid w:val="009674DC"/>
    <w:rsid w:val="00967812"/>
    <w:rsid w:val="009678CB"/>
    <w:rsid w:val="00967B07"/>
    <w:rsid w:val="00967B7B"/>
    <w:rsid w:val="00967F37"/>
    <w:rsid w:val="00970102"/>
    <w:rsid w:val="0097036F"/>
    <w:rsid w:val="009704C7"/>
    <w:rsid w:val="009707B3"/>
    <w:rsid w:val="0097097B"/>
    <w:rsid w:val="00970D01"/>
    <w:rsid w:val="00970E69"/>
    <w:rsid w:val="009710F8"/>
    <w:rsid w:val="00971431"/>
    <w:rsid w:val="0097181E"/>
    <w:rsid w:val="00971896"/>
    <w:rsid w:val="009719F1"/>
    <w:rsid w:val="00971A20"/>
    <w:rsid w:val="00971A3E"/>
    <w:rsid w:val="00971A8F"/>
    <w:rsid w:val="00971C01"/>
    <w:rsid w:val="00971E2E"/>
    <w:rsid w:val="00972060"/>
    <w:rsid w:val="0097219D"/>
    <w:rsid w:val="00972501"/>
    <w:rsid w:val="00972AED"/>
    <w:rsid w:val="00972C8F"/>
    <w:rsid w:val="00972C9F"/>
    <w:rsid w:val="00972EC8"/>
    <w:rsid w:val="00972F1D"/>
    <w:rsid w:val="00973281"/>
    <w:rsid w:val="009735EE"/>
    <w:rsid w:val="0097373A"/>
    <w:rsid w:val="009737E2"/>
    <w:rsid w:val="00973822"/>
    <w:rsid w:val="009738CA"/>
    <w:rsid w:val="009739D7"/>
    <w:rsid w:val="00973A31"/>
    <w:rsid w:val="00973A9C"/>
    <w:rsid w:val="00973AF1"/>
    <w:rsid w:val="00973D4A"/>
    <w:rsid w:val="00974072"/>
    <w:rsid w:val="0097417D"/>
    <w:rsid w:val="009741C2"/>
    <w:rsid w:val="009743BB"/>
    <w:rsid w:val="009744E4"/>
    <w:rsid w:val="009747CA"/>
    <w:rsid w:val="00974A90"/>
    <w:rsid w:val="00974AFC"/>
    <w:rsid w:val="00974CEE"/>
    <w:rsid w:val="00974D8E"/>
    <w:rsid w:val="00975291"/>
    <w:rsid w:val="009754B1"/>
    <w:rsid w:val="00975586"/>
    <w:rsid w:val="009756C6"/>
    <w:rsid w:val="00975A3D"/>
    <w:rsid w:val="00975B6A"/>
    <w:rsid w:val="00975CA4"/>
    <w:rsid w:val="00975CB0"/>
    <w:rsid w:val="00975D72"/>
    <w:rsid w:val="00975E60"/>
    <w:rsid w:val="00976191"/>
    <w:rsid w:val="009766DA"/>
    <w:rsid w:val="0097675E"/>
    <w:rsid w:val="0097682F"/>
    <w:rsid w:val="009769E2"/>
    <w:rsid w:val="00976A7E"/>
    <w:rsid w:val="00976D31"/>
    <w:rsid w:val="00976ECC"/>
    <w:rsid w:val="009773B0"/>
    <w:rsid w:val="0097747E"/>
    <w:rsid w:val="0097753E"/>
    <w:rsid w:val="009776C3"/>
    <w:rsid w:val="009778E8"/>
    <w:rsid w:val="00977A2F"/>
    <w:rsid w:val="00977EC5"/>
    <w:rsid w:val="00977F42"/>
    <w:rsid w:val="0098001A"/>
    <w:rsid w:val="00980086"/>
    <w:rsid w:val="009805D6"/>
    <w:rsid w:val="00980701"/>
    <w:rsid w:val="00980F19"/>
    <w:rsid w:val="0098114F"/>
    <w:rsid w:val="00981538"/>
    <w:rsid w:val="00981644"/>
    <w:rsid w:val="009818D9"/>
    <w:rsid w:val="00981A44"/>
    <w:rsid w:val="00981B1D"/>
    <w:rsid w:val="00981BBE"/>
    <w:rsid w:val="00981F56"/>
    <w:rsid w:val="0098277C"/>
    <w:rsid w:val="00982878"/>
    <w:rsid w:val="00982B63"/>
    <w:rsid w:val="00982BEA"/>
    <w:rsid w:val="00982D61"/>
    <w:rsid w:val="00982DF8"/>
    <w:rsid w:val="00982E6D"/>
    <w:rsid w:val="009832C4"/>
    <w:rsid w:val="009832F3"/>
    <w:rsid w:val="009834FC"/>
    <w:rsid w:val="009835E6"/>
    <w:rsid w:val="00983702"/>
    <w:rsid w:val="00983D64"/>
    <w:rsid w:val="00983D8D"/>
    <w:rsid w:val="00983FE3"/>
    <w:rsid w:val="00984183"/>
    <w:rsid w:val="009841AB"/>
    <w:rsid w:val="009842AA"/>
    <w:rsid w:val="00984428"/>
    <w:rsid w:val="00984834"/>
    <w:rsid w:val="00984890"/>
    <w:rsid w:val="0098489A"/>
    <w:rsid w:val="00984A72"/>
    <w:rsid w:val="00984CEE"/>
    <w:rsid w:val="00984FB2"/>
    <w:rsid w:val="009852F6"/>
    <w:rsid w:val="009856AB"/>
    <w:rsid w:val="00985727"/>
    <w:rsid w:val="009858C4"/>
    <w:rsid w:val="00985ADB"/>
    <w:rsid w:val="00985AFF"/>
    <w:rsid w:val="00985C71"/>
    <w:rsid w:val="0098618A"/>
    <w:rsid w:val="009862E4"/>
    <w:rsid w:val="009868FB"/>
    <w:rsid w:val="00986BDE"/>
    <w:rsid w:val="009871CB"/>
    <w:rsid w:val="009872F4"/>
    <w:rsid w:val="00987580"/>
    <w:rsid w:val="0098760D"/>
    <w:rsid w:val="00987760"/>
    <w:rsid w:val="0098792C"/>
    <w:rsid w:val="00987A19"/>
    <w:rsid w:val="00987B90"/>
    <w:rsid w:val="009901C8"/>
    <w:rsid w:val="009904A5"/>
    <w:rsid w:val="009909A6"/>
    <w:rsid w:val="00990C65"/>
    <w:rsid w:val="00990CAC"/>
    <w:rsid w:val="00990D38"/>
    <w:rsid w:val="00991159"/>
    <w:rsid w:val="009913EF"/>
    <w:rsid w:val="0099183B"/>
    <w:rsid w:val="00991CD0"/>
    <w:rsid w:val="00991E8B"/>
    <w:rsid w:val="00992242"/>
    <w:rsid w:val="00992275"/>
    <w:rsid w:val="00992462"/>
    <w:rsid w:val="009924CC"/>
    <w:rsid w:val="00992880"/>
    <w:rsid w:val="00992B34"/>
    <w:rsid w:val="00992CC2"/>
    <w:rsid w:val="0099325F"/>
    <w:rsid w:val="0099329C"/>
    <w:rsid w:val="009932E2"/>
    <w:rsid w:val="0099336F"/>
    <w:rsid w:val="0099341E"/>
    <w:rsid w:val="0099443D"/>
    <w:rsid w:val="0099444E"/>
    <w:rsid w:val="0099447E"/>
    <w:rsid w:val="00994540"/>
    <w:rsid w:val="00994B3B"/>
    <w:rsid w:val="00994CA7"/>
    <w:rsid w:val="00995043"/>
    <w:rsid w:val="0099511B"/>
    <w:rsid w:val="009951F5"/>
    <w:rsid w:val="0099531D"/>
    <w:rsid w:val="00995581"/>
    <w:rsid w:val="009958BA"/>
    <w:rsid w:val="00995A39"/>
    <w:rsid w:val="00995DDD"/>
    <w:rsid w:val="00995FEA"/>
    <w:rsid w:val="009960DD"/>
    <w:rsid w:val="009960FC"/>
    <w:rsid w:val="0099625A"/>
    <w:rsid w:val="00996385"/>
    <w:rsid w:val="009966D2"/>
    <w:rsid w:val="009966E7"/>
    <w:rsid w:val="009967F0"/>
    <w:rsid w:val="009968F8"/>
    <w:rsid w:val="00996AC1"/>
    <w:rsid w:val="00996CA7"/>
    <w:rsid w:val="00996F53"/>
    <w:rsid w:val="009974A5"/>
    <w:rsid w:val="009975CF"/>
    <w:rsid w:val="009978F1"/>
    <w:rsid w:val="00997BED"/>
    <w:rsid w:val="00997C28"/>
    <w:rsid w:val="00997CA0"/>
    <w:rsid w:val="00997E16"/>
    <w:rsid w:val="00997F0D"/>
    <w:rsid w:val="00997F12"/>
    <w:rsid w:val="00997F44"/>
    <w:rsid w:val="009A0720"/>
    <w:rsid w:val="009A0BB6"/>
    <w:rsid w:val="009A0D9D"/>
    <w:rsid w:val="009A0EB1"/>
    <w:rsid w:val="009A1054"/>
    <w:rsid w:val="009A1072"/>
    <w:rsid w:val="009A15C7"/>
    <w:rsid w:val="009A18A8"/>
    <w:rsid w:val="009A1B28"/>
    <w:rsid w:val="009A1D4D"/>
    <w:rsid w:val="009A20F2"/>
    <w:rsid w:val="009A2103"/>
    <w:rsid w:val="009A230C"/>
    <w:rsid w:val="009A2365"/>
    <w:rsid w:val="009A23F3"/>
    <w:rsid w:val="009A24A0"/>
    <w:rsid w:val="009A2583"/>
    <w:rsid w:val="009A2684"/>
    <w:rsid w:val="009A2798"/>
    <w:rsid w:val="009A2849"/>
    <w:rsid w:val="009A2CB5"/>
    <w:rsid w:val="009A2EAD"/>
    <w:rsid w:val="009A32B7"/>
    <w:rsid w:val="009A36C5"/>
    <w:rsid w:val="009A3A5C"/>
    <w:rsid w:val="009A3E62"/>
    <w:rsid w:val="009A3F05"/>
    <w:rsid w:val="009A41B2"/>
    <w:rsid w:val="009A41E5"/>
    <w:rsid w:val="009A4292"/>
    <w:rsid w:val="009A44BF"/>
    <w:rsid w:val="009A4610"/>
    <w:rsid w:val="009A4863"/>
    <w:rsid w:val="009A4AEB"/>
    <w:rsid w:val="009A4BDE"/>
    <w:rsid w:val="009A4BED"/>
    <w:rsid w:val="009A4CA1"/>
    <w:rsid w:val="009A4CB3"/>
    <w:rsid w:val="009A4D24"/>
    <w:rsid w:val="009A4D2C"/>
    <w:rsid w:val="009A4E6E"/>
    <w:rsid w:val="009A50BB"/>
    <w:rsid w:val="009A5130"/>
    <w:rsid w:val="009A536D"/>
    <w:rsid w:val="009A54FD"/>
    <w:rsid w:val="009A55C0"/>
    <w:rsid w:val="009A574E"/>
    <w:rsid w:val="009A5751"/>
    <w:rsid w:val="009A5ACD"/>
    <w:rsid w:val="009A5FA4"/>
    <w:rsid w:val="009A620E"/>
    <w:rsid w:val="009A6243"/>
    <w:rsid w:val="009A6432"/>
    <w:rsid w:val="009A6E65"/>
    <w:rsid w:val="009A7305"/>
    <w:rsid w:val="009A7487"/>
    <w:rsid w:val="009A76A5"/>
    <w:rsid w:val="009A782C"/>
    <w:rsid w:val="009A782E"/>
    <w:rsid w:val="009A7944"/>
    <w:rsid w:val="009A79CF"/>
    <w:rsid w:val="009A79E6"/>
    <w:rsid w:val="009A7B5F"/>
    <w:rsid w:val="009B0149"/>
    <w:rsid w:val="009B02E4"/>
    <w:rsid w:val="009B045B"/>
    <w:rsid w:val="009B0623"/>
    <w:rsid w:val="009B09FB"/>
    <w:rsid w:val="009B0D87"/>
    <w:rsid w:val="009B13AF"/>
    <w:rsid w:val="009B18DE"/>
    <w:rsid w:val="009B1B32"/>
    <w:rsid w:val="009B1C47"/>
    <w:rsid w:val="009B1D12"/>
    <w:rsid w:val="009B1DB8"/>
    <w:rsid w:val="009B1DEE"/>
    <w:rsid w:val="009B1EA2"/>
    <w:rsid w:val="009B201A"/>
    <w:rsid w:val="009B24BB"/>
    <w:rsid w:val="009B2D3C"/>
    <w:rsid w:val="009B2D6C"/>
    <w:rsid w:val="009B2F0A"/>
    <w:rsid w:val="009B30E7"/>
    <w:rsid w:val="009B338F"/>
    <w:rsid w:val="009B3410"/>
    <w:rsid w:val="009B345D"/>
    <w:rsid w:val="009B38D1"/>
    <w:rsid w:val="009B3AE8"/>
    <w:rsid w:val="009B3B77"/>
    <w:rsid w:val="009B3B89"/>
    <w:rsid w:val="009B3DA6"/>
    <w:rsid w:val="009B3E2E"/>
    <w:rsid w:val="009B3E55"/>
    <w:rsid w:val="009B3E97"/>
    <w:rsid w:val="009B3F08"/>
    <w:rsid w:val="009B4107"/>
    <w:rsid w:val="009B412C"/>
    <w:rsid w:val="009B41C2"/>
    <w:rsid w:val="009B42B0"/>
    <w:rsid w:val="009B42FB"/>
    <w:rsid w:val="009B4316"/>
    <w:rsid w:val="009B43CF"/>
    <w:rsid w:val="009B4423"/>
    <w:rsid w:val="009B477A"/>
    <w:rsid w:val="009B479A"/>
    <w:rsid w:val="009B49DE"/>
    <w:rsid w:val="009B4B15"/>
    <w:rsid w:val="009B4B6D"/>
    <w:rsid w:val="009B4C45"/>
    <w:rsid w:val="009B4CD7"/>
    <w:rsid w:val="009B4D07"/>
    <w:rsid w:val="009B501C"/>
    <w:rsid w:val="009B5071"/>
    <w:rsid w:val="009B50AC"/>
    <w:rsid w:val="009B5284"/>
    <w:rsid w:val="009B5496"/>
    <w:rsid w:val="009B5518"/>
    <w:rsid w:val="009B6268"/>
    <w:rsid w:val="009B65B1"/>
    <w:rsid w:val="009B696F"/>
    <w:rsid w:val="009B6997"/>
    <w:rsid w:val="009B6A83"/>
    <w:rsid w:val="009B6F24"/>
    <w:rsid w:val="009B71DA"/>
    <w:rsid w:val="009B72EE"/>
    <w:rsid w:val="009B79B1"/>
    <w:rsid w:val="009B7A3D"/>
    <w:rsid w:val="009B7AEC"/>
    <w:rsid w:val="009B7B81"/>
    <w:rsid w:val="009C00F2"/>
    <w:rsid w:val="009C01F2"/>
    <w:rsid w:val="009C02EB"/>
    <w:rsid w:val="009C04EB"/>
    <w:rsid w:val="009C08F7"/>
    <w:rsid w:val="009C09C2"/>
    <w:rsid w:val="009C0D72"/>
    <w:rsid w:val="009C0E83"/>
    <w:rsid w:val="009C1332"/>
    <w:rsid w:val="009C14F4"/>
    <w:rsid w:val="009C1875"/>
    <w:rsid w:val="009C194C"/>
    <w:rsid w:val="009C19D8"/>
    <w:rsid w:val="009C1A0B"/>
    <w:rsid w:val="009C1B7D"/>
    <w:rsid w:val="009C1D89"/>
    <w:rsid w:val="009C227F"/>
    <w:rsid w:val="009C241F"/>
    <w:rsid w:val="009C2424"/>
    <w:rsid w:val="009C2A08"/>
    <w:rsid w:val="009C2EEC"/>
    <w:rsid w:val="009C2F71"/>
    <w:rsid w:val="009C302C"/>
    <w:rsid w:val="009C31C6"/>
    <w:rsid w:val="009C358E"/>
    <w:rsid w:val="009C36B7"/>
    <w:rsid w:val="009C39F2"/>
    <w:rsid w:val="009C3A78"/>
    <w:rsid w:val="009C3C6E"/>
    <w:rsid w:val="009C406B"/>
    <w:rsid w:val="009C42B5"/>
    <w:rsid w:val="009C46AA"/>
    <w:rsid w:val="009C48E3"/>
    <w:rsid w:val="009C4B4D"/>
    <w:rsid w:val="009C4BEB"/>
    <w:rsid w:val="009C4C55"/>
    <w:rsid w:val="009C50B6"/>
    <w:rsid w:val="009C51F7"/>
    <w:rsid w:val="009C5372"/>
    <w:rsid w:val="009C5598"/>
    <w:rsid w:val="009C58AD"/>
    <w:rsid w:val="009C5983"/>
    <w:rsid w:val="009C5B27"/>
    <w:rsid w:val="009C5CBC"/>
    <w:rsid w:val="009C5DC1"/>
    <w:rsid w:val="009C60B0"/>
    <w:rsid w:val="009C6956"/>
    <w:rsid w:val="009C6A8B"/>
    <w:rsid w:val="009C6B9C"/>
    <w:rsid w:val="009C6FF8"/>
    <w:rsid w:val="009C71A0"/>
    <w:rsid w:val="009C7BDD"/>
    <w:rsid w:val="009C7DA9"/>
    <w:rsid w:val="009C7E1A"/>
    <w:rsid w:val="009C7E5A"/>
    <w:rsid w:val="009D0089"/>
    <w:rsid w:val="009D01D3"/>
    <w:rsid w:val="009D0342"/>
    <w:rsid w:val="009D045D"/>
    <w:rsid w:val="009D0589"/>
    <w:rsid w:val="009D06CB"/>
    <w:rsid w:val="009D0C05"/>
    <w:rsid w:val="009D0EC1"/>
    <w:rsid w:val="009D0F64"/>
    <w:rsid w:val="009D0FB6"/>
    <w:rsid w:val="009D10B1"/>
    <w:rsid w:val="009D11D6"/>
    <w:rsid w:val="009D1340"/>
    <w:rsid w:val="009D13EE"/>
    <w:rsid w:val="009D14B4"/>
    <w:rsid w:val="009D1972"/>
    <w:rsid w:val="009D1AB2"/>
    <w:rsid w:val="009D1AFF"/>
    <w:rsid w:val="009D1B52"/>
    <w:rsid w:val="009D1DFB"/>
    <w:rsid w:val="009D1DFC"/>
    <w:rsid w:val="009D1FD0"/>
    <w:rsid w:val="009D2155"/>
    <w:rsid w:val="009D21F9"/>
    <w:rsid w:val="009D22A7"/>
    <w:rsid w:val="009D23FD"/>
    <w:rsid w:val="009D246B"/>
    <w:rsid w:val="009D24E5"/>
    <w:rsid w:val="009D2695"/>
    <w:rsid w:val="009D272A"/>
    <w:rsid w:val="009D2C41"/>
    <w:rsid w:val="009D329A"/>
    <w:rsid w:val="009D3544"/>
    <w:rsid w:val="009D37C7"/>
    <w:rsid w:val="009D3AFE"/>
    <w:rsid w:val="009D3CA9"/>
    <w:rsid w:val="009D4016"/>
    <w:rsid w:val="009D408C"/>
    <w:rsid w:val="009D46CE"/>
    <w:rsid w:val="009D485B"/>
    <w:rsid w:val="009D4AE5"/>
    <w:rsid w:val="009D4D71"/>
    <w:rsid w:val="009D4DCE"/>
    <w:rsid w:val="009D5104"/>
    <w:rsid w:val="009D52AF"/>
    <w:rsid w:val="009D5315"/>
    <w:rsid w:val="009D56B4"/>
    <w:rsid w:val="009D5772"/>
    <w:rsid w:val="009D5AEE"/>
    <w:rsid w:val="009D5BD2"/>
    <w:rsid w:val="009D5C15"/>
    <w:rsid w:val="009D5CC1"/>
    <w:rsid w:val="009D6127"/>
    <w:rsid w:val="009D6395"/>
    <w:rsid w:val="009D6463"/>
    <w:rsid w:val="009D652E"/>
    <w:rsid w:val="009D6783"/>
    <w:rsid w:val="009D68DA"/>
    <w:rsid w:val="009D69B5"/>
    <w:rsid w:val="009D6A7F"/>
    <w:rsid w:val="009D6C9E"/>
    <w:rsid w:val="009D6E63"/>
    <w:rsid w:val="009D7295"/>
    <w:rsid w:val="009D77AB"/>
    <w:rsid w:val="009D7909"/>
    <w:rsid w:val="009D7AE6"/>
    <w:rsid w:val="009D7D10"/>
    <w:rsid w:val="009D7D1E"/>
    <w:rsid w:val="009D7DEA"/>
    <w:rsid w:val="009D7F36"/>
    <w:rsid w:val="009E0195"/>
    <w:rsid w:val="009E02A7"/>
    <w:rsid w:val="009E035F"/>
    <w:rsid w:val="009E0488"/>
    <w:rsid w:val="009E063A"/>
    <w:rsid w:val="009E090B"/>
    <w:rsid w:val="009E1056"/>
    <w:rsid w:val="009E1380"/>
    <w:rsid w:val="009E1538"/>
    <w:rsid w:val="009E1844"/>
    <w:rsid w:val="009E2093"/>
    <w:rsid w:val="009E2257"/>
    <w:rsid w:val="009E2639"/>
    <w:rsid w:val="009E2786"/>
    <w:rsid w:val="009E297F"/>
    <w:rsid w:val="009E2D94"/>
    <w:rsid w:val="009E2E09"/>
    <w:rsid w:val="009E3307"/>
    <w:rsid w:val="009E351A"/>
    <w:rsid w:val="009E375C"/>
    <w:rsid w:val="009E38B8"/>
    <w:rsid w:val="009E39D4"/>
    <w:rsid w:val="009E3B94"/>
    <w:rsid w:val="009E3E01"/>
    <w:rsid w:val="009E3E82"/>
    <w:rsid w:val="009E4203"/>
    <w:rsid w:val="009E4414"/>
    <w:rsid w:val="009E4594"/>
    <w:rsid w:val="009E47AA"/>
    <w:rsid w:val="009E4A57"/>
    <w:rsid w:val="009E4B00"/>
    <w:rsid w:val="009E4D7C"/>
    <w:rsid w:val="009E52C1"/>
    <w:rsid w:val="009E5459"/>
    <w:rsid w:val="009E560C"/>
    <w:rsid w:val="009E589F"/>
    <w:rsid w:val="009E59ED"/>
    <w:rsid w:val="009E5A52"/>
    <w:rsid w:val="009E5A5B"/>
    <w:rsid w:val="009E5C30"/>
    <w:rsid w:val="009E5CFB"/>
    <w:rsid w:val="009E6736"/>
    <w:rsid w:val="009E6B22"/>
    <w:rsid w:val="009E6D7E"/>
    <w:rsid w:val="009E72FB"/>
    <w:rsid w:val="009E7450"/>
    <w:rsid w:val="009E74AA"/>
    <w:rsid w:val="009E7638"/>
    <w:rsid w:val="009E7A4F"/>
    <w:rsid w:val="009E7B89"/>
    <w:rsid w:val="009E7C42"/>
    <w:rsid w:val="009E7DFD"/>
    <w:rsid w:val="009E7E32"/>
    <w:rsid w:val="009E7E45"/>
    <w:rsid w:val="009E7E9D"/>
    <w:rsid w:val="009F04A7"/>
    <w:rsid w:val="009F07BE"/>
    <w:rsid w:val="009F0883"/>
    <w:rsid w:val="009F09F9"/>
    <w:rsid w:val="009F0BBE"/>
    <w:rsid w:val="009F0BD6"/>
    <w:rsid w:val="009F0C3D"/>
    <w:rsid w:val="009F1039"/>
    <w:rsid w:val="009F14C0"/>
    <w:rsid w:val="009F15BF"/>
    <w:rsid w:val="009F175B"/>
    <w:rsid w:val="009F17D0"/>
    <w:rsid w:val="009F1A36"/>
    <w:rsid w:val="009F1A4A"/>
    <w:rsid w:val="009F1C9C"/>
    <w:rsid w:val="009F1CD4"/>
    <w:rsid w:val="009F1D25"/>
    <w:rsid w:val="009F21E6"/>
    <w:rsid w:val="009F22B2"/>
    <w:rsid w:val="009F2688"/>
    <w:rsid w:val="009F2785"/>
    <w:rsid w:val="009F2DB4"/>
    <w:rsid w:val="009F30FE"/>
    <w:rsid w:val="009F35B7"/>
    <w:rsid w:val="009F3ACD"/>
    <w:rsid w:val="009F3AEB"/>
    <w:rsid w:val="009F3C89"/>
    <w:rsid w:val="009F428E"/>
    <w:rsid w:val="009F4418"/>
    <w:rsid w:val="009F4663"/>
    <w:rsid w:val="009F515D"/>
    <w:rsid w:val="009F5778"/>
    <w:rsid w:val="009F5CDD"/>
    <w:rsid w:val="009F603A"/>
    <w:rsid w:val="009F637B"/>
    <w:rsid w:val="009F63CB"/>
    <w:rsid w:val="009F6498"/>
    <w:rsid w:val="009F64EF"/>
    <w:rsid w:val="009F65AA"/>
    <w:rsid w:val="009F6A5F"/>
    <w:rsid w:val="009F6A98"/>
    <w:rsid w:val="009F6AEE"/>
    <w:rsid w:val="009F6C84"/>
    <w:rsid w:val="009F6D5C"/>
    <w:rsid w:val="009F6ECF"/>
    <w:rsid w:val="009F708E"/>
    <w:rsid w:val="009F75BD"/>
    <w:rsid w:val="009F77D6"/>
    <w:rsid w:val="009F785A"/>
    <w:rsid w:val="009F7E76"/>
    <w:rsid w:val="00A00211"/>
    <w:rsid w:val="00A0022E"/>
    <w:rsid w:val="00A00444"/>
    <w:rsid w:val="00A005C9"/>
    <w:rsid w:val="00A00831"/>
    <w:rsid w:val="00A00A02"/>
    <w:rsid w:val="00A00CC8"/>
    <w:rsid w:val="00A00DEB"/>
    <w:rsid w:val="00A00E1F"/>
    <w:rsid w:val="00A011E2"/>
    <w:rsid w:val="00A01D2A"/>
    <w:rsid w:val="00A02129"/>
    <w:rsid w:val="00A022DE"/>
    <w:rsid w:val="00A02538"/>
    <w:rsid w:val="00A02573"/>
    <w:rsid w:val="00A025A7"/>
    <w:rsid w:val="00A02AEE"/>
    <w:rsid w:val="00A02AF6"/>
    <w:rsid w:val="00A02E84"/>
    <w:rsid w:val="00A02ECB"/>
    <w:rsid w:val="00A02FBF"/>
    <w:rsid w:val="00A031A4"/>
    <w:rsid w:val="00A031E2"/>
    <w:rsid w:val="00A03785"/>
    <w:rsid w:val="00A0381A"/>
    <w:rsid w:val="00A0399D"/>
    <w:rsid w:val="00A039D1"/>
    <w:rsid w:val="00A03BDA"/>
    <w:rsid w:val="00A03C7F"/>
    <w:rsid w:val="00A03D7A"/>
    <w:rsid w:val="00A03E07"/>
    <w:rsid w:val="00A03E45"/>
    <w:rsid w:val="00A03EBC"/>
    <w:rsid w:val="00A03F17"/>
    <w:rsid w:val="00A03F52"/>
    <w:rsid w:val="00A0430B"/>
    <w:rsid w:val="00A043A3"/>
    <w:rsid w:val="00A0492E"/>
    <w:rsid w:val="00A0499F"/>
    <w:rsid w:val="00A04A02"/>
    <w:rsid w:val="00A04B9E"/>
    <w:rsid w:val="00A04BB2"/>
    <w:rsid w:val="00A054BF"/>
    <w:rsid w:val="00A056CE"/>
    <w:rsid w:val="00A05AFA"/>
    <w:rsid w:val="00A05D4F"/>
    <w:rsid w:val="00A05F67"/>
    <w:rsid w:val="00A061B6"/>
    <w:rsid w:val="00A06274"/>
    <w:rsid w:val="00A06383"/>
    <w:rsid w:val="00A067F5"/>
    <w:rsid w:val="00A06A4F"/>
    <w:rsid w:val="00A06CAE"/>
    <w:rsid w:val="00A06DFA"/>
    <w:rsid w:val="00A06E93"/>
    <w:rsid w:val="00A071CD"/>
    <w:rsid w:val="00A07248"/>
    <w:rsid w:val="00A072FB"/>
    <w:rsid w:val="00A07325"/>
    <w:rsid w:val="00A073AD"/>
    <w:rsid w:val="00A0745A"/>
    <w:rsid w:val="00A07726"/>
    <w:rsid w:val="00A0786D"/>
    <w:rsid w:val="00A07957"/>
    <w:rsid w:val="00A079FB"/>
    <w:rsid w:val="00A07D72"/>
    <w:rsid w:val="00A07E0D"/>
    <w:rsid w:val="00A07E15"/>
    <w:rsid w:val="00A10251"/>
    <w:rsid w:val="00A1038C"/>
    <w:rsid w:val="00A1083F"/>
    <w:rsid w:val="00A10888"/>
    <w:rsid w:val="00A10A00"/>
    <w:rsid w:val="00A10A01"/>
    <w:rsid w:val="00A10CEC"/>
    <w:rsid w:val="00A10D18"/>
    <w:rsid w:val="00A10DC0"/>
    <w:rsid w:val="00A10EBF"/>
    <w:rsid w:val="00A10EF5"/>
    <w:rsid w:val="00A1109C"/>
    <w:rsid w:val="00A110CB"/>
    <w:rsid w:val="00A111BC"/>
    <w:rsid w:val="00A11747"/>
    <w:rsid w:val="00A11905"/>
    <w:rsid w:val="00A11AF0"/>
    <w:rsid w:val="00A11E70"/>
    <w:rsid w:val="00A11EF1"/>
    <w:rsid w:val="00A12588"/>
    <w:rsid w:val="00A12698"/>
    <w:rsid w:val="00A1269E"/>
    <w:rsid w:val="00A12701"/>
    <w:rsid w:val="00A12961"/>
    <w:rsid w:val="00A12D20"/>
    <w:rsid w:val="00A13057"/>
    <w:rsid w:val="00A130BC"/>
    <w:rsid w:val="00A1314F"/>
    <w:rsid w:val="00A13486"/>
    <w:rsid w:val="00A13563"/>
    <w:rsid w:val="00A13591"/>
    <w:rsid w:val="00A13609"/>
    <w:rsid w:val="00A13C28"/>
    <w:rsid w:val="00A13C3E"/>
    <w:rsid w:val="00A13E47"/>
    <w:rsid w:val="00A13E54"/>
    <w:rsid w:val="00A13FBD"/>
    <w:rsid w:val="00A140F1"/>
    <w:rsid w:val="00A1442A"/>
    <w:rsid w:val="00A14521"/>
    <w:rsid w:val="00A146B6"/>
    <w:rsid w:val="00A14742"/>
    <w:rsid w:val="00A148E4"/>
    <w:rsid w:val="00A14A1D"/>
    <w:rsid w:val="00A14A26"/>
    <w:rsid w:val="00A14A41"/>
    <w:rsid w:val="00A14D8B"/>
    <w:rsid w:val="00A14F2F"/>
    <w:rsid w:val="00A14FF2"/>
    <w:rsid w:val="00A1536D"/>
    <w:rsid w:val="00A1537A"/>
    <w:rsid w:val="00A15647"/>
    <w:rsid w:val="00A15D81"/>
    <w:rsid w:val="00A15DBA"/>
    <w:rsid w:val="00A15E60"/>
    <w:rsid w:val="00A161BD"/>
    <w:rsid w:val="00A16302"/>
    <w:rsid w:val="00A1643E"/>
    <w:rsid w:val="00A16590"/>
    <w:rsid w:val="00A165A8"/>
    <w:rsid w:val="00A166E8"/>
    <w:rsid w:val="00A166EC"/>
    <w:rsid w:val="00A16E87"/>
    <w:rsid w:val="00A1710C"/>
    <w:rsid w:val="00A1742D"/>
    <w:rsid w:val="00A17598"/>
    <w:rsid w:val="00A177F8"/>
    <w:rsid w:val="00A17B1D"/>
    <w:rsid w:val="00A201C2"/>
    <w:rsid w:val="00A2029E"/>
    <w:rsid w:val="00A20321"/>
    <w:rsid w:val="00A2095F"/>
    <w:rsid w:val="00A20DDA"/>
    <w:rsid w:val="00A21096"/>
    <w:rsid w:val="00A21117"/>
    <w:rsid w:val="00A21159"/>
    <w:rsid w:val="00A21333"/>
    <w:rsid w:val="00A2139E"/>
    <w:rsid w:val="00A21421"/>
    <w:rsid w:val="00A214A1"/>
    <w:rsid w:val="00A21BF8"/>
    <w:rsid w:val="00A21CE0"/>
    <w:rsid w:val="00A21D49"/>
    <w:rsid w:val="00A21E34"/>
    <w:rsid w:val="00A22002"/>
    <w:rsid w:val="00A220A2"/>
    <w:rsid w:val="00A22295"/>
    <w:rsid w:val="00A224D9"/>
    <w:rsid w:val="00A22BBD"/>
    <w:rsid w:val="00A22CDA"/>
    <w:rsid w:val="00A22DFD"/>
    <w:rsid w:val="00A22E55"/>
    <w:rsid w:val="00A22ED6"/>
    <w:rsid w:val="00A22F3A"/>
    <w:rsid w:val="00A23283"/>
    <w:rsid w:val="00A2342B"/>
    <w:rsid w:val="00A2350E"/>
    <w:rsid w:val="00A23726"/>
    <w:rsid w:val="00A23922"/>
    <w:rsid w:val="00A23944"/>
    <w:rsid w:val="00A23971"/>
    <w:rsid w:val="00A23BD1"/>
    <w:rsid w:val="00A23E11"/>
    <w:rsid w:val="00A23F6C"/>
    <w:rsid w:val="00A241D8"/>
    <w:rsid w:val="00A241DE"/>
    <w:rsid w:val="00A242D0"/>
    <w:rsid w:val="00A2457E"/>
    <w:rsid w:val="00A2461E"/>
    <w:rsid w:val="00A24B1E"/>
    <w:rsid w:val="00A24BF9"/>
    <w:rsid w:val="00A24DF2"/>
    <w:rsid w:val="00A2510D"/>
    <w:rsid w:val="00A2511A"/>
    <w:rsid w:val="00A2526C"/>
    <w:rsid w:val="00A253CE"/>
    <w:rsid w:val="00A255AB"/>
    <w:rsid w:val="00A258FC"/>
    <w:rsid w:val="00A25CB0"/>
    <w:rsid w:val="00A25ECC"/>
    <w:rsid w:val="00A25EF8"/>
    <w:rsid w:val="00A25EF9"/>
    <w:rsid w:val="00A262CC"/>
    <w:rsid w:val="00A2640E"/>
    <w:rsid w:val="00A264AC"/>
    <w:rsid w:val="00A266DA"/>
    <w:rsid w:val="00A267C7"/>
    <w:rsid w:val="00A26A4D"/>
    <w:rsid w:val="00A26B1C"/>
    <w:rsid w:val="00A26B38"/>
    <w:rsid w:val="00A26BD4"/>
    <w:rsid w:val="00A273CB"/>
    <w:rsid w:val="00A275D6"/>
    <w:rsid w:val="00A276BC"/>
    <w:rsid w:val="00A27AC0"/>
    <w:rsid w:val="00A27DAF"/>
    <w:rsid w:val="00A27E42"/>
    <w:rsid w:val="00A30016"/>
    <w:rsid w:val="00A304C2"/>
    <w:rsid w:val="00A30894"/>
    <w:rsid w:val="00A30934"/>
    <w:rsid w:val="00A30C52"/>
    <w:rsid w:val="00A30EEC"/>
    <w:rsid w:val="00A310A8"/>
    <w:rsid w:val="00A310F0"/>
    <w:rsid w:val="00A310F7"/>
    <w:rsid w:val="00A31410"/>
    <w:rsid w:val="00A3148F"/>
    <w:rsid w:val="00A314E2"/>
    <w:rsid w:val="00A314F2"/>
    <w:rsid w:val="00A315DF"/>
    <w:rsid w:val="00A3190A"/>
    <w:rsid w:val="00A31984"/>
    <w:rsid w:val="00A319DA"/>
    <w:rsid w:val="00A319EF"/>
    <w:rsid w:val="00A31F20"/>
    <w:rsid w:val="00A31FDB"/>
    <w:rsid w:val="00A320DC"/>
    <w:rsid w:val="00A32503"/>
    <w:rsid w:val="00A32EB7"/>
    <w:rsid w:val="00A32F9E"/>
    <w:rsid w:val="00A3310A"/>
    <w:rsid w:val="00A334CD"/>
    <w:rsid w:val="00A336AA"/>
    <w:rsid w:val="00A3375A"/>
    <w:rsid w:val="00A338DD"/>
    <w:rsid w:val="00A33B23"/>
    <w:rsid w:val="00A33C04"/>
    <w:rsid w:val="00A33F94"/>
    <w:rsid w:val="00A34034"/>
    <w:rsid w:val="00A34249"/>
    <w:rsid w:val="00A34292"/>
    <w:rsid w:val="00A346AE"/>
    <w:rsid w:val="00A34909"/>
    <w:rsid w:val="00A34EB6"/>
    <w:rsid w:val="00A3502D"/>
    <w:rsid w:val="00A35343"/>
    <w:rsid w:val="00A35374"/>
    <w:rsid w:val="00A35471"/>
    <w:rsid w:val="00A354C4"/>
    <w:rsid w:val="00A355CE"/>
    <w:rsid w:val="00A35B4C"/>
    <w:rsid w:val="00A35E19"/>
    <w:rsid w:val="00A35FC3"/>
    <w:rsid w:val="00A36071"/>
    <w:rsid w:val="00A361AC"/>
    <w:rsid w:val="00A36378"/>
    <w:rsid w:val="00A36596"/>
    <w:rsid w:val="00A366D6"/>
    <w:rsid w:val="00A366E4"/>
    <w:rsid w:val="00A36738"/>
    <w:rsid w:val="00A368F5"/>
    <w:rsid w:val="00A36A04"/>
    <w:rsid w:val="00A36C55"/>
    <w:rsid w:val="00A36D50"/>
    <w:rsid w:val="00A36E85"/>
    <w:rsid w:val="00A3753A"/>
    <w:rsid w:val="00A3758B"/>
    <w:rsid w:val="00A376E8"/>
    <w:rsid w:val="00A37794"/>
    <w:rsid w:val="00A37AC4"/>
    <w:rsid w:val="00A37B14"/>
    <w:rsid w:val="00A37B58"/>
    <w:rsid w:val="00A40006"/>
    <w:rsid w:val="00A4002E"/>
    <w:rsid w:val="00A4021D"/>
    <w:rsid w:val="00A402A8"/>
    <w:rsid w:val="00A4051D"/>
    <w:rsid w:val="00A40689"/>
    <w:rsid w:val="00A406DA"/>
    <w:rsid w:val="00A4070C"/>
    <w:rsid w:val="00A40A77"/>
    <w:rsid w:val="00A40D0F"/>
    <w:rsid w:val="00A40D48"/>
    <w:rsid w:val="00A40E7E"/>
    <w:rsid w:val="00A411E3"/>
    <w:rsid w:val="00A41230"/>
    <w:rsid w:val="00A41300"/>
    <w:rsid w:val="00A41442"/>
    <w:rsid w:val="00A41621"/>
    <w:rsid w:val="00A41AF4"/>
    <w:rsid w:val="00A41FA0"/>
    <w:rsid w:val="00A42269"/>
    <w:rsid w:val="00A422B9"/>
    <w:rsid w:val="00A4240E"/>
    <w:rsid w:val="00A42439"/>
    <w:rsid w:val="00A4253B"/>
    <w:rsid w:val="00A4275C"/>
    <w:rsid w:val="00A42832"/>
    <w:rsid w:val="00A42982"/>
    <w:rsid w:val="00A429B4"/>
    <w:rsid w:val="00A42DA3"/>
    <w:rsid w:val="00A42F86"/>
    <w:rsid w:val="00A43462"/>
    <w:rsid w:val="00A43696"/>
    <w:rsid w:val="00A4378D"/>
    <w:rsid w:val="00A43C90"/>
    <w:rsid w:val="00A43EF4"/>
    <w:rsid w:val="00A44066"/>
    <w:rsid w:val="00A4428B"/>
    <w:rsid w:val="00A442FB"/>
    <w:rsid w:val="00A44593"/>
    <w:rsid w:val="00A4472C"/>
    <w:rsid w:val="00A448C2"/>
    <w:rsid w:val="00A449C3"/>
    <w:rsid w:val="00A44A49"/>
    <w:rsid w:val="00A44DB0"/>
    <w:rsid w:val="00A44F4E"/>
    <w:rsid w:val="00A4525B"/>
    <w:rsid w:val="00A452CC"/>
    <w:rsid w:val="00A45388"/>
    <w:rsid w:val="00A4542B"/>
    <w:rsid w:val="00A4543A"/>
    <w:rsid w:val="00A454A9"/>
    <w:rsid w:val="00A4557E"/>
    <w:rsid w:val="00A45630"/>
    <w:rsid w:val="00A45930"/>
    <w:rsid w:val="00A461A5"/>
    <w:rsid w:val="00A463E6"/>
    <w:rsid w:val="00A465FC"/>
    <w:rsid w:val="00A4677F"/>
    <w:rsid w:val="00A46D8D"/>
    <w:rsid w:val="00A46E85"/>
    <w:rsid w:val="00A4759A"/>
    <w:rsid w:val="00A4770D"/>
    <w:rsid w:val="00A47B57"/>
    <w:rsid w:val="00A50108"/>
    <w:rsid w:val="00A50111"/>
    <w:rsid w:val="00A50558"/>
    <w:rsid w:val="00A50859"/>
    <w:rsid w:val="00A508A6"/>
    <w:rsid w:val="00A50A33"/>
    <w:rsid w:val="00A51047"/>
    <w:rsid w:val="00A513EE"/>
    <w:rsid w:val="00A517F7"/>
    <w:rsid w:val="00A51909"/>
    <w:rsid w:val="00A51AC1"/>
    <w:rsid w:val="00A51B5B"/>
    <w:rsid w:val="00A51C7F"/>
    <w:rsid w:val="00A51E59"/>
    <w:rsid w:val="00A52395"/>
    <w:rsid w:val="00A52405"/>
    <w:rsid w:val="00A52510"/>
    <w:rsid w:val="00A52D20"/>
    <w:rsid w:val="00A52D50"/>
    <w:rsid w:val="00A52ECD"/>
    <w:rsid w:val="00A5355D"/>
    <w:rsid w:val="00A5365C"/>
    <w:rsid w:val="00A537E3"/>
    <w:rsid w:val="00A538DD"/>
    <w:rsid w:val="00A53907"/>
    <w:rsid w:val="00A53DA5"/>
    <w:rsid w:val="00A53F2D"/>
    <w:rsid w:val="00A541CE"/>
    <w:rsid w:val="00A5442F"/>
    <w:rsid w:val="00A545AE"/>
    <w:rsid w:val="00A54650"/>
    <w:rsid w:val="00A54751"/>
    <w:rsid w:val="00A5534E"/>
    <w:rsid w:val="00A55644"/>
    <w:rsid w:val="00A55757"/>
    <w:rsid w:val="00A55870"/>
    <w:rsid w:val="00A55948"/>
    <w:rsid w:val="00A559E1"/>
    <w:rsid w:val="00A55A9D"/>
    <w:rsid w:val="00A55E15"/>
    <w:rsid w:val="00A55E38"/>
    <w:rsid w:val="00A5636A"/>
    <w:rsid w:val="00A563E1"/>
    <w:rsid w:val="00A56480"/>
    <w:rsid w:val="00A564DF"/>
    <w:rsid w:val="00A566F5"/>
    <w:rsid w:val="00A568F4"/>
    <w:rsid w:val="00A56A52"/>
    <w:rsid w:val="00A56BCD"/>
    <w:rsid w:val="00A56FFA"/>
    <w:rsid w:val="00A57090"/>
    <w:rsid w:val="00A57418"/>
    <w:rsid w:val="00A5774E"/>
    <w:rsid w:val="00A578D2"/>
    <w:rsid w:val="00A578F8"/>
    <w:rsid w:val="00A57996"/>
    <w:rsid w:val="00A57AE4"/>
    <w:rsid w:val="00A57FE8"/>
    <w:rsid w:val="00A60309"/>
    <w:rsid w:val="00A605DC"/>
    <w:rsid w:val="00A605E0"/>
    <w:rsid w:val="00A60B78"/>
    <w:rsid w:val="00A60E62"/>
    <w:rsid w:val="00A61104"/>
    <w:rsid w:val="00A61153"/>
    <w:rsid w:val="00A61175"/>
    <w:rsid w:val="00A61176"/>
    <w:rsid w:val="00A61221"/>
    <w:rsid w:val="00A61615"/>
    <w:rsid w:val="00A61788"/>
    <w:rsid w:val="00A61A21"/>
    <w:rsid w:val="00A61A5C"/>
    <w:rsid w:val="00A61BC6"/>
    <w:rsid w:val="00A61C17"/>
    <w:rsid w:val="00A6211C"/>
    <w:rsid w:val="00A6243E"/>
    <w:rsid w:val="00A63015"/>
    <w:rsid w:val="00A6310F"/>
    <w:rsid w:val="00A63491"/>
    <w:rsid w:val="00A635B5"/>
    <w:rsid w:val="00A6382B"/>
    <w:rsid w:val="00A63EFC"/>
    <w:rsid w:val="00A63F02"/>
    <w:rsid w:val="00A63FFB"/>
    <w:rsid w:val="00A64360"/>
    <w:rsid w:val="00A648B3"/>
    <w:rsid w:val="00A64A2A"/>
    <w:rsid w:val="00A64A48"/>
    <w:rsid w:val="00A64A9C"/>
    <w:rsid w:val="00A64B28"/>
    <w:rsid w:val="00A64F65"/>
    <w:rsid w:val="00A64F88"/>
    <w:rsid w:val="00A64FA6"/>
    <w:rsid w:val="00A6533A"/>
    <w:rsid w:val="00A6537E"/>
    <w:rsid w:val="00A655EB"/>
    <w:rsid w:val="00A65620"/>
    <w:rsid w:val="00A656F8"/>
    <w:rsid w:val="00A65A7B"/>
    <w:rsid w:val="00A66392"/>
    <w:rsid w:val="00A663D3"/>
    <w:rsid w:val="00A66492"/>
    <w:rsid w:val="00A664D3"/>
    <w:rsid w:val="00A6652E"/>
    <w:rsid w:val="00A665C4"/>
    <w:rsid w:val="00A6697A"/>
    <w:rsid w:val="00A6699D"/>
    <w:rsid w:val="00A66BE9"/>
    <w:rsid w:val="00A66BFF"/>
    <w:rsid w:val="00A66C8C"/>
    <w:rsid w:val="00A66F54"/>
    <w:rsid w:val="00A66FA7"/>
    <w:rsid w:val="00A6706A"/>
    <w:rsid w:val="00A67256"/>
    <w:rsid w:val="00A67376"/>
    <w:rsid w:val="00A674AA"/>
    <w:rsid w:val="00A67808"/>
    <w:rsid w:val="00A6787B"/>
    <w:rsid w:val="00A67FF8"/>
    <w:rsid w:val="00A700AF"/>
    <w:rsid w:val="00A701CF"/>
    <w:rsid w:val="00A70852"/>
    <w:rsid w:val="00A70BDF"/>
    <w:rsid w:val="00A70D39"/>
    <w:rsid w:val="00A70DF2"/>
    <w:rsid w:val="00A713D9"/>
    <w:rsid w:val="00A71426"/>
    <w:rsid w:val="00A71457"/>
    <w:rsid w:val="00A714AA"/>
    <w:rsid w:val="00A716FB"/>
    <w:rsid w:val="00A719BC"/>
    <w:rsid w:val="00A71A5A"/>
    <w:rsid w:val="00A71EB8"/>
    <w:rsid w:val="00A721AA"/>
    <w:rsid w:val="00A724AA"/>
    <w:rsid w:val="00A72538"/>
    <w:rsid w:val="00A7261B"/>
    <w:rsid w:val="00A726F0"/>
    <w:rsid w:val="00A72A9F"/>
    <w:rsid w:val="00A72B30"/>
    <w:rsid w:val="00A72C6C"/>
    <w:rsid w:val="00A72E71"/>
    <w:rsid w:val="00A73172"/>
    <w:rsid w:val="00A731B4"/>
    <w:rsid w:val="00A73443"/>
    <w:rsid w:val="00A736C1"/>
    <w:rsid w:val="00A737C1"/>
    <w:rsid w:val="00A737F8"/>
    <w:rsid w:val="00A73BFF"/>
    <w:rsid w:val="00A7415B"/>
    <w:rsid w:val="00A7418C"/>
    <w:rsid w:val="00A74B5B"/>
    <w:rsid w:val="00A74B7D"/>
    <w:rsid w:val="00A74B9D"/>
    <w:rsid w:val="00A750A9"/>
    <w:rsid w:val="00A757D0"/>
    <w:rsid w:val="00A75A16"/>
    <w:rsid w:val="00A75B14"/>
    <w:rsid w:val="00A76022"/>
    <w:rsid w:val="00A7612C"/>
    <w:rsid w:val="00A765DC"/>
    <w:rsid w:val="00A7664B"/>
    <w:rsid w:val="00A769EA"/>
    <w:rsid w:val="00A76B89"/>
    <w:rsid w:val="00A76D28"/>
    <w:rsid w:val="00A7707B"/>
    <w:rsid w:val="00A7713D"/>
    <w:rsid w:val="00A774C3"/>
    <w:rsid w:val="00A7766D"/>
    <w:rsid w:val="00A7769D"/>
    <w:rsid w:val="00A776D8"/>
    <w:rsid w:val="00A779EB"/>
    <w:rsid w:val="00A77A0A"/>
    <w:rsid w:val="00A77AF6"/>
    <w:rsid w:val="00A77CC4"/>
    <w:rsid w:val="00A77ECD"/>
    <w:rsid w:val="00A77EF8"/>
    <w:rsid w:val="00A80225"/>
    <w:rsid w:val="00A8029E"/>
    <w:rsid w:val="00A80404"/>
    <w:rsid w:val="00A8059D"/>
    <w:rsid w:val="00A808E4"/>
    <w:rsid w:val="00A809BF"/>
    <w:rsid w:val="00A80AD3"/>
    <w:rsid w:val="00A80B0C"/>
    <w:rsid w:val="00A80C77"/>
    <w:rsid w:val="00A80CFB"/>
    <w:rsid w:val="00A80D4A"/>
    <w:rsid w:val="00A81A83"/>
    <w:rsid w:val="00A81E07"/>
    <w:rsid w:val="00A824DB"/>
    <w:rsid w:val="00A82681"/>
    <w:rsid w:val="00A82AC2"/>
    <w:rsid w:val="00A82B58"/>
    <w:rsid w:val="00A82E59"/>
    <w:rsid w:val="00A82F99"/>
    <w:rsid w:val="00A83045"/>
    <w:rsid w:val="00A8322F"/>
    <w:rsid w:val="00A8327E"/>
    <w:rsid w:val="00A833F5"/>
    <w:rsid w:val="00A83453"/>
    <w:rsid w:val="00A83652"/>
    <w:rsid w:val="00A837AF"/>
    <w:rsid w:val="00A83882"/>
    <w:rsid w:val="00A83D16"/>
    <w:rsid w:val="00A83DC1"/>
    <w:rsid w:val="00A8413E"/>
    <w:rsid w:val="00A841FA"/>
    <w:rsid w:val="00A84353"/>
    <w:rsid w:val="00A84392"/>
    <w:rsid w:val="00A843A2"/>
    <w:rsid w:val="00A84481"/>
    <w:rsid w:val="00A848C9"/>
    <w:rsid w:val="00A84B2A"/>
    <w:rsid w:val="00A84CD7"/>
    <w:rsid w:val="00A84D2C"/>
    <w:rsid w:val="00A84E00"/>
    <w:rsid w:val="00A84E82"/>
    <w:rsid w:val="00A84F75"/>
    <w:rsid w:val="00A84FF2"/>
    <w:rsid w:val="00A85218"/>
    <w:rsid w:val="00A853AA"/>
    <w:rsid w:val="00A853EC"/>
    <w:rsid w:val="00A8589D"/>
    <w:rsid w:val="00A85A00"/>
    <w:rsid w:val="00A85C48"/>
    <w:rsid w:val="00A86257"/>
    <w:rsid w:val="00A8643D"/>
    <w:rsid w:val="00A866A3"/>
    <w:rsid w:val="00A8685D"/>
    <w:rsid w:val="00A86919"/>
    <w:rsid w:val="00A86B99"/>
    <w:rsid w:val="00A86C98"/>
    <w:rsid w:val="00A86CB6"/>
    <w:rsid w:val="00A8712C"/>
    <w:rsid w:val="00A872C5"/>
    <w:rsid w:val="00A87476"/>
    <w:rsid w:val="00A87770"/>
    <w:rsid w:val="00A87801"/>
    <w:rsid w:val="00A87914"/>
    <w:rsid w:val="00A879F8"/>
    <w:rsid w:val="00A87DA4"/>
    <w:rsid w:val="00A87F90"/>
    <w:rsid w:val="00A90535"/>
    <w:rsid w:val="00A90650"/>
    <w:rsid w:val="00A906A4"/>
    <w:rsid w:val="00A90758"/>
    <w:rsid w:val="00A9083E"/>
    <w:rsid w:val="00A908BD"/>
    <w:rsid w:val="00A90AED"/>
    <w:rsid w:val="00A90B4A"/>
    <w:rsid w:val="00A90C30"/>
    <w:rsid w:val="00A90C8C"/>
    <w:rsid w:val="00A90D7B"/>
    <w:rsid w:val="00A90D87"/>
    <w:rsid w:val="00A90FF7"/>
    <w:rsid w:val="00A910DB"/>
    <w:rsid w:val="00A91156"/>
    <w:rsid w:val="00A9179D"/>
    <w:rsid w:val="00A917C5"/>
    <w:rsid w:val="00A91B1D"/>
    <w:rsid w:val="00A91B9F"/>
    <w:rsid w:val="00A91E37"/>
    <w:rsid w:val="00A91F6A"/>
    <w:rsid w:val="00A926B0"/>
    <w:rsid w:val="00A929D8"/>
    <w:rsid w:val="00A92A9F"/>
    <w:rsid w:val="00A92D92"/>
    <w:rsid w:val="00A9367A"/>
    <w:rsid w:val="00A93680"/>
    <w:rsid w:val="00A9376A"/>
    <w:rsid w:val="00A937F3"/>
    <w:rsid w:val="00A938FB"/>
    <w:rsid w:val="00A93DC6"/>
    <w:rsid w:val="00A93F2F"/>
    <w:rsid w:val="00A9436B"/>
    <w:rsid w:val="00A947EF"/>
    <w:rsid w:val="00A94838"/>
    <w:rsid w:val="00A94872"/>
    <w:rsid w:val="00A94A8A"/>
    <w:rsid w:val="00A94DC0"/>
    <w:rsid w:val="00A94F89"/>
    <w:rsid w:val="00A9514B"/>
    <w:rsid w:val="00A9527C"/>
    <w:rsid w:val="00A952BD"/>
    <w:rsid w:val="00A954BE"/>
    <w:rsid w:val="00A95712"/>
    <w:rsid w:val="00A959AA"/>
    <w:rsid w:val="00A95A32"/>
    <w:rsid w:val="00A95C80"/>
    <w:rsid w:val="00A95CF2"/>
    <w:rsid w:val="00A95FC5"/>
    <w:rsid w:val="00A961E3"/>
    <w:rsid w:val="00A9639C"/>
    <w:rsid w:val="00A9644F"/>
    <w:rsid w:val="00A96942"/>
    <w:rsid w:val="00A96A14"/>
    <w:rsid w:val="00A96B83"/>
    <w:rsid w:val="00A96C58"/>
    <w:rsid w:val="00A96FD4"/>
    <w:rsid w:val="00A9708B"/>
    <w:rsid w:val="00A97284"/>
    <w:rsid w:val="00A97384"/>
    <w:rsid w:val="00A97764"/>
    <w:rsid w:val="00A97F49"/>
    <w:rsid w:val="00AA071F"/>
    <w:rsid w:val="00AA0D3C"/>
    <w:rsid w:val="00AA1481"/>
    <w:rsid w:val="00AA14F3"/>
    <w:rsid w:val="00AA15EA"/>
    <w:rsid w:val="00AA1655"/>
    <w:rsid w:val="00AA1C04"/>
    <w:rsid w:val="00AA20D1"/>
    <w:rsid w:val="00AA2649"/>
    <w:rsid w:val="00AA2736"/>
    <w:rsid w:val="00AA2B96"/>
    <w:rsid w:val="00AA2CD8"/>
    <w:rsid w:val="00AA2D61"/>
    <w:rsid w:val="00AA2D67"/>
    <w:rsid w:val="00AA3398"/>
    <w:rsid w:val="00AA348B"/>
    <w:rsid w:val="00AA35BF"/>
    <w:rsid w:val="00AA399A"/>
    <w:rsid w:val="00AA3BAA"/>
    <w:rsid w:val="00AA3C6A"/>
    <w:rsid w:val="00AA40D5"/>
    <w:rsid w:val="00AA412D"/>
    <w:rsid w:val="00AA4144"/>
    <w:rsid w:val="00AA41C3"/>
    <w:rsid w:val="00AA427B"/>
    <w:rsid w:val="00AA42A3"/>
    <w:rsid w:val="00AA44D3"/>
    <w:rsid w:val="00AA48EE"/>
    <w:rsid w:val="00AA49AB"/>
    <w:rsid w:val="00AA4AD1"/>
    <w:rsid w:val="00AA4F0B"/>
    <w:rsid w:val="00AA4F1E"/>
    <w:rsid w:val="00AA5512"/>
    <w:rsid w:val="00AA573D"/>
    <w:rsid w:val="00AA587C"/>
    <w:rsid w:val="00AA58CA"/>
    <w:rsid w:val="00AA5930"/>
    <w:rsid w:val="00AA5B8F"/>
    <w:rsid w:val="00AA5BF8"/>
    <w:rsid w:val="00AA5E71"/>
    <w:rsid w:val="00AA64AA"/>
    <w:rsid w:val="00AA6543"/>
    <w:rsid w:val="00AA6A97"/>
    <w:rsid w:val="00AA6D48"/>
    <w:rsid w:val="00AA73BE"/>
    <w:rsid w:val="00AA764B"/>
    <w:rsid w:val="00AA76D3"/>
    <w:rsid w:val="00AA77A9"/>
    <w:rsid w:val="00AA78B5"/>
    <w:rsid w:val="00AA7988"/>
    <w:rsid w:val="00AA79FF"/>
    <w:rsid w:val="00AB00AD"/>
    <w:rsid w:val="00AB0200"/>
    <w:rsid w:val="00AB0486"/>
    <w:rsid w:val="00AB05D5"/>
    <w:rsid w:val="00AB0839"/>
    <w:rsid w:val="00AB0870"/>
    <w:rsid w:val="00AB0B1A"/>
    <w:rsid w:val="00AB0B9C"/>
    <w:rsid w:val="00AB0BF6"/>
    <w:rsid w:val="00AB0D5B"/>
    <w:rsid w:val="00AB0EEF"/>
    <w:rsid w:val="00AB0F65"/>
    <w:rsid w:val="00AB0FD9"/>
    <w:rsid w:val="00AB0FF6"/>
    <w:rsid w:val="00AB12B6"/>
    <w:rsid w:val="00AB171C"/>
    <w:rsid w:val="00AB2086"/>
    <w:rsid w:val="00AB228B"/>
    <w:rsid w:val="00AB22E0"/>
    <w:rsid w:val="00AB2340"/>
    <w:rsid w:val="00AB2619"/>
    <w:rsid w:val="00AB268E"/>
    <w:rsid w:val="00AB2736"/>
    <w:rsid w:val="00AB2801"/>
    <w:rsid w:val="00AB2833"/>
    <w:rsid w:val="00AB289A"/>
    <w:rsid w:val="00AB2906"/>
    <w:rsid w:val="00AB29F1"/>
    <w:rsid w:val="00AB2C95"/>
    <w:rsid w:val="00AB3056"/>
    <w:rsid w:val="00AB33A1"/>
    <w:rsid w:val="00AB3654"/>
    <w:rsid w:val="00AB3936"/>
    <w:rsid w:val="00AB394C"/>
    <w:rsid w:val="00AB3A2A"/>
    <w:rsid w:val="00AB3AA4"/>
    <w:rsid w:val="00AB3B98"/>
    <w:rsid w:val="00AB3D5A"/>
    <w:rsid w:val="00AB3DFA"/>
    <w:rsid w:val="00AB40D8"/>
    <w:rsid w:val="00AB422D"/>
    <w:rsid w:val="00AB4347"/>
    <w:rsid w:val="00AB4802"/>
    <w:rsid w:val="00AB4B81"/>
    <w:rsid w:val="00AB5060"/>
    <w:rsid w:val="00AB50A0"/>
    <w:rsid w:val="00AB50F2"/>
    <w:rsid w:val="00AB527D"/>
    <w:rsid w:val="00AB55F0"/>
    <w:rsid w:val="00AB55FC"/>
    <w:rsid w:val="00AB5721"/>
    <w:rsid w:val="00AB57FA"/>
    <w:rsid w:val="00AB59DD"/>
    <w:rsid w:val="00AB5AAC"/>
    <w:rsid w:val="00AB5D1F"/>
    <w:rsid w:val="00AB5D94"/>
    <w:rsid w:val="00AB5E4D"/>
    <w:rsid w:val="00AB5F1E"/>
    <w:rsid w:val="00AB6002"/>
    <w:rsid w:val="00AB608F"/>
    <w:rsid w:val="00AB65C0"/>
    <w:rsid w:val="00AB6664"/>
    <w:rsid w:val="00AB66F4"/>
    <w:rsid w:val="00AB67DC"/>
    <w:rsid w:val="00AB6951"/>
    <w:rsid w:val="00AB6E5A"/>
    <w:rsid w:val="00AB6F8E"/>
    <w:rsid w:val="00AB70F3"/>
    <w:rsid w:val="00AB72CB"/>
    <w:rsid w:val="00AB732C"/>
    <w:rsid w:val="00AB756F"/>
    <w:rsid w:val="00AB76C3"/>
    <w:rsid w:val="00AB7707"/>
    <w:rsid w:val="00AB7A24"/>
    <w:rsid w:val="00AB7AA1"/>
    <w:rsid w:val="00AB7E04"/>
    <w:rsid w:val="00AC01F0"/>
    <w:rsid w:val="00AC03B7"/>
    <w:rsid w:val="00AC03FE"/>
    <w:rsid w:val="00AC0615"/>
    <w:rsid w:val="00AC0CB7"/>
    <w:rsid w:val="00AC0E6A"/>
    <w:rsid w:val="00AC1053"/>
    <w:rsid w:val="00AC1087"/>
    <w:rsid w:val="00AC10E7"/>
    <w:rsid w:val="00AC122F"/>
    <w:rsid w:val="00AC139D"/>
    <w:rsid w:val="00AC1400"/>
    <w:rsid w:val="00AC15B9"/>
    <w:rsid w:val="00AC1DB4"/>
    <w:rsid w:val="00AC1F78"/>
    <w:rsid w:val="00AC2183"/>
    <w:rsid w:val="00AC24CC"/>
    <w:rsid w:val="00AC26C5"/>
    <w:rsid w:val="00AC27F7"/>
    <w:rsid w:val="00AC2864"/>
    <w:rsid w:val="00AC2B52"/>
    <w:rsid w:val="00AC2D90"/>
    <w:rsid w:val="00AC2E01"/>
    <w:rsid w:val="00AC2F5A"/>
    <w:rsid w:val="00AC30BA"/>
    <w:rsid w:val="00AC31DC"/>
    <w:rsid w:val="00AC37E0"/>
    <w:rsid w:val="00AC3B7B"/>
    <w:rsid w:val="00AC3BC4"/>
    <w:rsid w:val="00AC3BD2"/>
    <w:rsid w:val="00AC3F39"/>
    <w:rsid w:val="00AC40F6"/>
    <w:rsid w:val="00AC41A1"/>
    <w:rsid w:val="00AC4352"/>
    <w:rsid w:val="00AC4436"/>
    <w:rsid w:val="00AC44E3"/>
    <w:rsid w:val="00AC4540"/>
    <w:rsid w:val="00AC468A"/>
    <w:rsid w:val="00AC4D60"/>
    <w:rsid w:val="00AC508D"/>
    <w:rsid w:val="00AC53E0"/>
    <w:rsid w:val="00AC55DF"/>
    <w:rsid w:val="00AC589D"/>
    <w:rsid w:val="00AC58A6"/>
    <w:rsid w:val="00AC5940"/>
    <w:rsid w:val="00AC599F"/>
    <w:rsid w:val="00AC5E00"/>
    <w:rsid w:val="00AC5E87"/>
    <w:rsid w:val="00AC6494"/>
    <w:rsid w:val="00AC650B"/>
    <w:rsid w:val="00AC65A4"/>
    <w:rsid w:val="00AC65F8"/>
    <w:rsid w:val="00AC6654"/>
    <w:rsid w:val="00AC69B9"/>
    <w:rsid w:val="00AC69C6"/>
    <w:rsid w:val="00AC6B66"/>
    <w:rsid w:val="00AC6CB7"/>
    <w:rsid w:val="00AC6D31"/>
    <w:rsid w:val="00AC6F0A"/>
    <w:rsid w:val="00AC7176"/>
    <w:rsid w:val="00AC72D3"/>
    <w:rsid w:val="00AC7375"/>
    <w:rsid w:val="00AC7674"/>
    <w:rsid w:val="00AC7901"/>
    <w:rsid w:val="00AC7A52"/>
    <w:rsid w:val="00AC7AA8"/>
    <w:rsid w:val="00AC7B33"/>
    <w:rsid w:val="00AC7E1C"/>
    <w:rsid w:val="00AD0117"/>
    <w:rsid w:val="00AD04D9"/>
    <w:rsid w:val="00AD0686"/>
    <w:rsid w:val="00AD08E4"/>
    <w:rsid w:val="00AD1182"/>
    <w:rsid w:val="00AD139B"/>
    <w:rsid w:val="00AD1517"/>
    <w:rsid w:val="00AD158B"/>
    <w:rsid w:val="00AD15E5"/>
    <w:rsid w:val="00AD175D"/>
    <w:rsid w:val="00AD17C4"/>
    <w:rsid w:val="00AD19B3"/>
    <w:rsid w:val="00AD1E3A"/>
    <w:rsid w:val="00AD1FC9"/>
    <w:rsid w:val="00AD207C"/>
    <w:rsid w:val="00AD20BC"/>
    <w:rsid w:val="00AD212B"/>
    <w:rsid w:val="00AD21E8"/>
    <w:rsid w:val="00AD22EE"/>
    <w:rsid w:val="00AD2549"/>
    <w:rsid w:val="00AD287C"/>
    <w:rsid w:val="00AD2B3C"/>
    <w:rsid w:val="00AD2BBE"/>
    <w:rsid w:val="00AD2DBF"/>
    <w:rsid w:val="00AD31CD"/>
    <w:rsid w:val="00AD326C"/>
    <w:rsid w:val="00AD3890"/>
    <w:rsid w:val="00AD3991"/>
    <w:rsid w:val="00AD3A22"/>
    <w:rsid w:val="00AD3BED"/>
    <w:rsid w:val="00AD3E21"/>
    <w:rsid w:val="00AD4040"/>
    <w:rsid w:val="00AD424A"/>
    <w:rsid w:val="00AD432F"/>
    <w:rsid w:val="00AD44B4"/>
    <w:rsid w:val="00AD4728"/>
    <w:rsid w:val="00AD4874"/>
    <w:rsid w:val="00AD48E5"/>
    <w:rsid w:val="00AD4A96"/>
    <w:rsid w:val="00AD4B61"/>
    <w:rsid w:val="00AD4C19"/>
    <w:rsid w:val="00AD4F0D"/>
    <w:rsid w:val="00AD53D5"/>
    <w:rsid w:val="00AD54D9"/>
    <w:rsid w:val="00AD54EE"/>
    <w:rsid w:val="00AD56F6"/>
    <w:rsid w:val="00AD59D3"/>
    <w:rsid w:val="00AD5C5F"/>
    <w:rsid w:val="00AD5CEE"/>
    <w:rsid w:val="00AD5D40"/>
    <w:rsid w:val="00AD5D52"/>
    <w:rsid w:val="00AD5F27"/>
    <w:rsid w:val="00AD62C9"/>
    <w:rsid w:val="00AD6652"/>
    <w:rsid w:val="00AD685E"/>
    <w:rsid w:val="00AD6862"/>
    <w:rsid w:val="00AD6950"/>
    <w:rsid w:val="00AD69E2"/>
    <w:rsid w:val="00AD6AE6"/>
    <w:rsid w:val="00AD6E3D"/>
    <w:rsid w:val="00AD6F41"/>
    <w:rsid w:val="00AD6F69"/>
    <w:rsid w:val="00AD6FF4"/>
    <w:rsid w:val="00AD733B"/>
    <w:rsid w:val="00AD766F"/>
    <w:rsid w:val="00AD7ADC"/>
    <w:rsid w:val="00AD7BD6"/>
    <w:rsid w:val="00AD7D99"/>
    <w:rsid w:val="00AD7FAD"/>
    <w:rsid w:val="00AE0024"/>
    <w:rsid w:val="00AE0033"/>
    <w:rsid w:val="00AE0476"/>
    <w:rsid w:val="00AE096F"/>
    <w:rsid w:val="00AE0A40"/>
    <w:rsid w:val="00AE0AB2"/>
    <w:rsid w:val="00AE0E0A"/>
    <w:rsid w:val="00AE0F89"/>
    <w:rsid w:val="00AE1147"/>
    <w:rsid w:val="00AE13F1"/>
    <w:rsid w:val="00AE163C"/>
    <w:rsid w:val="00AE1C5A"/>
    <w:rsid w:val="00AE1F61"/>
    <w:rsid w:val="00AE1F86"/>
    <w:rsid w:val="00AE1F8E"/>
    <w:rsid w:val="00AE2023"/>
    <w:rsid w:val="00AE2095"/>
    <w:rsid w:val="00AE246C"/>
    <w:rsid w:val="00AE24BC"/>
    <w:rsid w:val="00AE2603"/>
    <w:rsid w:val="00AE29B9"/>
    <w:rsid w:val="00AE2B60"/>
    <w:rsid w:val="00AE2E4D"/>
    <w:rsid w:val="00AE2F5D"/>
    <w:rsid w:val="00AE3173"/>
    <w:rsid w:val="00AE335A"/>
    <w:rsid w:val="00AE3635"/>
    <w:rsid w:val="00AE3783"/>
    <w:rsid w:val="00AE39B0"/>
    <w:rsid w:val="00AE3A0B"/>
    <w:rsid w:val="00AE3A6C"/>
    <w:rsid w:val="00AE3CA2"/>
    <w:rsid w:val="00AE3E74"/>
    <w:rsid w:val="00AE3EE2"/>
    <w:rsid w:val="00AE3F96"/>
    <w:rsid w:val="00AE423A"/>
    <w:rsid w:val="00AE4470"/>
    <w:rsid w:val="00AE4894"/>
    <w:rsid w:val="00AE4B66"/>
    <w:rsid w:val="00AE4BA0"/>
    <w:rsid w:val="00AE4BE7"/>
    <w:rsid w:val="00AE4EA7"/>
    <w:rsid w:val="00AE4F8C"/>
    <w:rsid w:val="00AE51B8"/>
    <w:rsid w:val="00AE5D09"/>
    <w:rsid w:val="00AE5D97"/>
    <w:rsid w:val="00AE5E86"/>
    <w:rsid w:val="00AE6967"/>
    <w:rsid w:val="00AE69E1"/>
    <w:rsid w:val="00AE6B05"/>
    <w:rsid w:val="00AE6BB8"/>
    <w:rsid w:val="00AE6E4F"/>
    <w:rsid w:val="00AE75C1"/>
    <w:rsid w:val="00AE7664"/>
    <w:rsid w:val="00AE779D"/>
    <w:rsid w:val="00AE79A9"/>
    <w:rsid w:val="00AE7A42"/>
    <w:rsid w:val="00AE7BDD"/>
    <w:rsid w:val="00AE7C16"/>
    <w:rsid w:val="00AF030C"/>
    <w:rsid w:val="00AF0799"/>
    <w:rsid w:val="00AF098B"/>
    <w:rsid w:val="00AF0D6C"/>
    <w:rsid w:val="00AF0D8D"/>
    <w:rsid w:val="00AF0DF9"/>
    <w:rsid w:val="00AF0EBD"/>
    <w:rsid w:val="00AF15B8"/>
    <w:rsid w:val="00AF1799"/>
    <w:rsid w:val="00AF1B9C"/>
    <w:rsid w:val="00AF1FBB"/>
    <w:rsid w:val="00AF2141"/>
    <w:rsid w:val="00AF2446"/>
    <w:rsid w:val="00AF2451"/>
    <w:rsid w:val="00AF29A7"/>
    <w:rsid w:val="00AF29B1"/>
    <w:rsid w:val="00AF2AFA"/>
    <w:rsid w:val="00AF2B13"/>
    <w:rsid w:val="00AF2E04"/>
    <w:rsid w:val="00AF2F95"/>
    <w:rsid w:val="00AF3142"/>
    <w:rsid w:val="00AF314F"/>
    <w:rsid w:val="00AF31E5"/>
    <w:rsid w:val="00AF387C"/>
    <w:rsid w:val="00AF38B5"/>
    <w:rsid w:val="00AF39E9"/>
    <w:rsid w:val="00AF3BBE"/>
    <w:rsid w:val="00AF3D8C"/>
    <w:rsid w:val="00AF41B9"/>
    <w:rsid w:val="00AF4245"/>
    <w:rsid w:val="00AF4506"/>
    <w:rsid w:val="00AF4B09"/>
    <w:rsid w:val="00AF4B5E"/>
    <w:rsid w:val="00AF4B78"/>
    <w:rsid w:val="00AF4BA1"/>
    <w:rsid w:val="00AF4C0A"/>
    <w:rsid w:val="00AF4C0B"/>
    <w:rsid w:val="00AF4CE3"/>
    <w:rsid w:val="00AF4F7E"/>
    <w:rsid w:val="00AF4FF5"/>
    <w:rsid w:val="00AF5102"/>
    <w:rsid w:val="00AF51E7"/>
    <w:rsid w:val="00AF5477"/>
    <w:rsid w:val="00AF571C"/>
    <w:rsid w:val="00AF6003"/>
    <w:rsid w:val="00AF6039"/>
    <w:rsid w:val="00AF6067"/>
    <w:rsid w:val="00AF62A3"/>
    <w:rsid w:val="00AF644E"/>
    <w:rsid w:val="00AF6524"/>
    <w:rsid w:val="00AF6772"/>
    <w:rsid w:val="00AF67B0"/>
    <w:rsid w:val="00AF6ADC"/>
    <w:rsid w:val="00AF6CFC"/>
    <w:rsid w:val="00AF6DD1"/>
    <w:rsid w:val="00AF6E97"/>
    <w:rsid w:val="00AF706D"/>
    <w:rsid w:val="00AF71AA"/>
    <w:rsid w:val="00AF7200"/>
    <w:rsid w:val="00AF7512"/>
    <w:rsid w:val="00AF7695"/>
    <w:rsid w:val="00AF76C0"/>
    <w:rsid w:val="00AF78BF"/>
    <w:rsid w:val="00AF78E4"/>
    <w:rsid w:val="00AF7C3F"/>
    <w:rsid w:val="00AF7D45"/>
    <w:rsid w:val="00B0072A"/>
    <w:rsid w:val="00B00A9B"/>
    <w:rsid w:val="00B00B07"/>
    <w:rsid w:val="00B00CC7"/>
    <w:rsid w:val="00B01274"/>
    <w:rsid w:val="00B012A4"/>
    <w:rsid w:val="00B01584"/>
    <w:rsid w:val="00B01755"/>
    <w:rsid w:val="00B0189C"/>
    <w:rsid w:val="00B01A46"/>
    <w:rsid w:val="00B01B16"/>
    <w:rsid w:val="00B01C41"/>
    <w:rsid w:val="00B01D00"/>
    <w:rsid w:val="00B01D4C"/>
    <w:rsid w:val="00B0213A"/>
    <w:rsid w:val="00B022D3"/>
    <w:rsid w:val="00B023B6"/>
    <w:rsid w:val="00B02419"/>
    <w:rsid w:val="00B02451"/>
    <w:rsid w:val="00B0257B"/>
    <w:rsid w:val="00B026BD"/>
    <w:rsid w:val="00B027EA"/>
    <w:rsid w:val="00B02887"/>
    <w:rsid w:val="00B02E52"/>
    <w:rsid w:val="00B02FA8"/>
    <w:rsid w:val="00B03305"/>
    <w:rsid w:val="00B0342B"/>
    <w:rsid w:val="00B03574"/>
    <w:rsid w:val="00B03676"/>
    <w:rsid w:val="00B03C5F"/>
    <w:rsid w:val="00B03DCC"/>
    <w:rsid w:val="00B0406B"/>
    <w:rsid w:val="00B04786"/>
    <w:rsid w:val="00B048F2"/>
    <w:rsid w:val="00B04A66"/>
    <w:rsid w:val="00B04C40"/>
    <w:rsid w:val="00B04D5C"/>
    <w:rsid w:val="00B04D60"/>
    <w:rsid w:val="00B04E01"/>
    <w:rsid w:val="00B04EE4"/>
    <w:rsid w:val="00B05080"/>
    <w:rsid w:val="00B056F8"/>
    <w:rsid w:val="00B05743"/>
    <w:rsid w:val="00B05994"/>
    <w:rsid w:val="00B05E97"/>
    <w:rsid w:val="00B05F95"/>
    <w:rsid w:val="00B06081"/>
    <w:rsid w:val="00B064AF"/>
    <w:rsid w:val="00B06511"/>
    <w:rsid w:val="00B06880"/>
    <w:rsid w:val="00B06962"/>
    <w:rsid w:val="00B06E05"/>
    <w:rsid w:val="00B07029"/>
    <w:rsid w:val="00B070AF"/>
    <w:rsid w:val="00B07177"/>
    <w:rsid w:val="00B0718A"/>
    <w:rsid w:val="00B0760A"/>
    <w:rsid w:val="00B0775D"/>
    <w:rsid w:val="00B078DE"/>
    <w:rsid w:val="00B07CA9"/>
    <w:rsid w:val="00B07DEC"/>
    <w:rsid w:val="00B07F3A"/>
    <w:rsid w:val="00B07F64"/>
    <w:rsid w:val="00B10293"/>
    <w:rsid w:val="00B1031C"/>
    <w:rsid w:val="00B10427"/>
    <w:rsid w:val="00B10435"/>
    <w:rsid w:val="00B1054E"/>
    <w:rsid w:val="00B10DBC"/>
    <w:rsid w:val="00B10F35"/>
    <w:rsid w:val="00B11172"/>
    <w:rsid w:val="00B111C9"/>
    <w:rsid w:val="00B11297"/>
    <w:rsid w:val="00B114B4"/>
    <w:rsid w:val="00B1184E"/>
    <w:rsid w:val="00B119DA"/>
    <w:rsid w:val="00B119E2"/>
    <w:rsid w:val="00B11B07"/>
    <w:rsid w:val="00B11B41"/>
    <w:rsid w:val="00B11CBE"/>
    <w:rsid w:val="00B12479"/>
    <w:rsid w:val="00B126B6"/>
    <w:rsid w:val="00B12ACB"/>
    <w:rsid w:val="00B12B02"/>
    <w:rsid w:val="00B12B9A"/>
    <w:rsid w:val="00B12D74"/>
    <w:rsid w:val="00B12DC4"/>
    <w:rsid w:val="00B131F4"/>
    <w:rsid w:val="00B1333F"/>
    <w:rsid w:val="00B133CD"/>
    <w:rsid w:val="00B134E3"/>
    <w:rsid w:val="00B136C7"/>
    <w:rsid w:val="00B1383A"/>
    <w:rsid w:val="00B1386C"/>
    <w:rsid w:val="00B13997"/>
    <w:rsid w:val="00B13EE7"/>
    <w:rsid w:val="00B143BF"/>
    <w:rsid w:val="00B143FF"/>
    <w:rsid w:val="00B146C6"/>
    <w:rsid w:val="00B14716"/>
    <w:rsid w:val="00B14762"/>
    <w:rsid w:val="00B1491D"/>
    <w:rsid w:val="00B149F0"/>
    <w:rsid w:val="00B14A45"/>
    <w:rsid w:val="00B14D1F"/>
    <w:rsid w:val="00B14E09"/>
    <w:rsid w:val="00B15441"/>
    <w:rsid w:val="00B157AA"/>
    <w:rsid w:val="00B15C10"/>
    <w:rsid w:val="00B16562"/>
    <w:rsid w:val="00B16BD1"/>
    <w:rsid w:val="00B16DA0"/>
    <w:rsid w:val="00B16EA0"/>
    <w:rsid w:val="00B17381"/>
    <w:rsid w:val="00B17527"/>
    <w:rsid w:val="00B176FE"/>
    <w:rsid w:val="00B17713"/>
    <w:rsid w:val="00B1774F"/>
    <w:rsid w:val="00B1798A"/>
    <w:rsid w:val="00B17AF5"/>
    <w:rsid w:val="00B17B0E"/>
    <w:rsid w:val="00B17DF4"/>
    <w:rsid w:val="00B17F91"/>
    <w:rsid w:val="00B20637"/>
    <w:rsid w:val="00B20729"/>
    <w:rsid w:val="00B207A0"/>
    <w:rsid w:val="00B20A30"/>
    <w:rsid w:val="00B20DAA"/>
    <w:rsid w:val="00B20F6C"/>
    <w:rsid w:val="00B21740"/>
    <w:rsid w:val="00B21AC5"/>
    <w:rsid w:val="00B21EFA"/>
    <w:rsid w:val="00B21FAC"/>
    <w:rsid w:val="00B2204E"/>
    <w:rsid w:val="00B2248B"/>
    <w:rsid w:val="00B2248F"/>
    <w:rsid w:val="00B2262C"/>
    <w:rsid w:val="00B2271F"/>
    <w:rsid w:val="00B22802"/>
    <w:rsid w:val="00B228B0"/>
    <w:rsid w:val="00B22A2F"/>
    <w:rsid w:val="00B22B29"/>
    <w:rsid w:val="00B22C65"/>
    <w:rsid w:val="00B22D1B"/>
    <w:rsid w:val="00B22E9B"/>
    <w:rsid w:val="00B22F4E"/>
    <w:rsid w:val="00B22FAD"/>
    <w:rsid w:val="00B2326F"/>
    <w:rsid w:val="00B2334E"/>
    <w:rsid w:val="00B2367B"/>
    <w:rsid w:val="00B236B4"/>
    <w:rsid w:val="00B23A70"/>
    <w:rsid w:val="00B23B2E"/>
    <w:rsid w:val="00B23D6E"/>
    <w:rsid w:val="00B24258"/>
    <w:rsid w:val="00B2452B"/>
    <w:rsid w:val="00B247BD"/>
    <w:rsid w:val="00B24851"/>
    <w:rsid w:val="00B248EB"/>
    <w:rsid w:val="00B249AC"/>
    <w:rsid w:val="00B24ADA"/>
    <w:rsid w:val="00B2545D"/>
    <w:rsid w:val="00B256C8"/>
    <w:rsid w:val="00B257EA"/>
    <w:rsid w:val="00B25F87"/>
    <w:rsid w:val="00B2624A"/>
    <w:rsid w:val="00B2641E"/>
    <w:rsid w:val="00B265A9"/>
    <w:rsid w:val="00B265FB"/>
    <w:rsid w:val="00B2667A"/>
    <w:rsid w:val="00B266AF"/>
    <w:rsid w:val="00B26730"/>
    <w:rsid w:val="00B26B54"/>
    <w:rsid w:val="00B26D9F"/>
    <w:rsid w:val="00B27390"/>
    <w:rsid w:val="00B27777"/>
    <w:rsid w:val="00B2781C"/>
    <w:rsid w:val="00B27852"/>
    <w:rsid w:val="00B27868"/>
    <w:rsid w:val="00B27B3E"/>
    <w:rsid w:val="00B27B5E"/>
    <w:rsid w:val="00B27C78"/>
    <w:rsid w:val="00B27CFF"/>
    <w:rsid w:val="00B27D16"/>
    <w:rsid w:val="00B27FC1"/>
    <w:rsid w:val="00B30053"/>
    <w:rsid w:val="00B30068"/>
    <w:rsid w:val="00B3013F"/>
    <w:rsid w:val="00B3019B"/>
    <w:rsid w:val="00B308FA"/>
    <w:rsid w:val="00B30E24"/>
    <w:rsid w:val="00B30E5D"/>
    <w:rsid w:val="00B30F6E"/>
    <w:rsid w:val="00B30FDB"/>
    <w:rsid w:val="00B31411"/>
    <w:rsid w:val="00B3147B"/>
    <w:rsid w:val="00B31950"/>
    <w:rsid w:val="00B31ECB"/>
    <w:rsid w:val="00B3217C"/>
    <w:rsid w:val="00B32242"/>
    <w:rsid w:val="00B325BE"/>
    <w:rsid w:val="00B327F3"/>
    <w:rsid w:val="00B328CE"/>
    <w:rsid w:val="00B328D0"/>
    <w:rsid w:val="00B32952"/>
    <w:rsid w:val="00B32B33"/>
    <w:rsid w:val="00B32C7B"/>
    <w:rsid w:val="00B32F88"/>
    <w:rsid w:val="00B3300C"/>
    <w:rsid w:val="00B333B9"/>
    <w:rsid w:val="00B334DF"/>
    <w:rsid w:val="00B33613"/>
    <w:rsid w:val="00B33746"/>
    <w:rsid w:val="00B339A7"/>
    <w:rsid w:val="00B33D90"/>
    <w:rsid w:val="00B33F12"/>
    <w:rsid w:val="00B341E1"/>
    <w:rsid w:val="00B3430A"/>
    <w:rsid w:val="00B344E4"/>
    <w:rsid w:val="00B3476D"/>
    <w:rsid w:val="00B34998"/>
    <w:rsid w:val="00B34BE6"/>
    <w:rsid w:val="00B34F51"/>
    <w:rsid w:val="00B3540E"/>
    <w:rsid w:val="00B35589"/>
    <w:rsid w:val="00B3565C"/>
    <w:rsid w:val="00B3571C"/>
    <w:rsid w:val="00B36042"/>
    <w:rsid w:val="00B3665C"/>
    <w:rsid w:val="00B36E44"/>
    <w:rsid w:val="00B36EFF"/>
    <w:rsid w:val="00B37056"/>
    <w:rsid w:val="00B372DD"/>
    <w:rsid w:val="00B37359"/>
    <w:rsid w:val="00B37373"/>
    <w:rsid w:val="00B376B8"/>
    <w:rsid w:val="00B37760"/>
    <w:rsid w:val="00B37959"/>
    <w:rsid w:val="00B379AB"/>
    <w:rsid w:val="00B37D50"/>
    <w:rsid w:val="00B37D60"/>
    <w:rsid w:val="00B37FD4"/>
    <w:rsid w:val="00B4018C"/>
    <w:rsid w:val="00B40292"/>
    <w:rsid w:val="00B404A3"/>
    <w:rsid w:val="00B405AB"/>
    <w:rsid w:val="00B406A2"/>
    <w:rsid w:val="00B40CE6"/>
    <w:rsid w:val="00B41537"/>
    <w:rsid w:val="00B419F0"/>
    <w:rsid w:val="00B41A0B"/>
    <w:rsid w:val="00B41CF7"/>
    <w:rsid w:val="00B41E01"/>
    <w:rsid w:val="00B420F4"/>
    <w:rsid w:val="00B4227B"/>
    <w:rsid w:val="00B4227C"/>
    <w:rsid w:val="00B422BB"/>
    <w:rsid w:val="00B42580"/>
    <w:rsid w:val="00B42B3D"/>
    <w:rsid w:val="00B42ECA"/>
    <w:rsid w:val="00B430E8"/>
    <w:rsid w:val="00B43505"/>
    <w:rsid w:val="00B43663"/>
    <w:rsid w:val="00B436A0"/>
    <w:rsid w:val="00B43A37"/>
    <w:rsid w:val="00B43B43"/>
    <w:rsid w:val="00B43CC5"/>
    <w:rsid w:val="00B440DF"/>
    <w:rsid w:val="00B44186"/>
    <w:rsid w:val="00B447C8"/>
    <w:rsid w:val="00B447D4"/>
    <w:rsid w:val="00B44BCF"/>
    <w:rsid w:val="00B44C72"/>
    <w:rsid w:val="00B44C92"/>
    <w:rsid w:val="00B44E96"/>
    <w:rsid w:val="00B45088"/>
    <w:rsid w:val="00B454C7"/>
    <w:rsid w:val="00B45568"/>
    <w:rsid w:val="00B45781"/>
    <w:rsid w:val="00B45953"/>
    <w:rsid w:val="00B45C73"/>
    <w:rsid w:val="00B4616A"/>
    <w:rsid w:val="00B46277"/>
    <w:rsid w:val="00B46298"/>
    <w:rsid w:val="00B46335"/>
    <w:rsid w:val="00B4648F"/>
    <w:rsid w:val="00B464D2"/>
    <w:rsid w:val="00B464F3"/>
    <w:rsid w:val="00B4716C"/>
    <w:rsid w:val="00B4729C"/>
    <w:rsid w:val="00B4755B"/>
    <w:rsid w:val="00B475FE"/>
    <w:rsid w:val="00B47677"/>
    <w:rsid w:val="00B477E3"/>
    <w:rsid w:val="00B478BB"/>
    <w:rsid w:val="00B479D3"/>
    <w:rsid w:val="00B47C4F"/>
    <w:rsid w:val="00B47E4A"/>
    <w:rsid w:val="00B47FE5"/>
    <w:rsid w:val="00B50251"/>
    <w:rsid w:val="00B5055F"/>
    <w:rsid w:val="00B50757"/>
    <w:rsid w:val="00B5075C"/>
    <w:rsid w:val="00B50B49"/>
    <w:rsid w:val="00B50F5F"/>
    <w:rsid w:val="00B51114"/>
    <w:rsid w:val="00B512B1"/>
    <w:rsid w:val="00B51366"/>
    <w:rsid w:val="00B51758"/>
    <w:rsid w:val="00B51B6F"/>
    <w:rsid w:val="00B51C5A"/>
    <w:rsid w:val="00B52187"/>
    <w:rsid w:val="00B5231C"/>
    <w:rsid w:val="00B525B0"/>
    <w:rsid w:val="00B52716"/>
    <w:rsid w:val="00B5286E"/>
    <w:rsid w:val="00B528A8"/>
    <w:rsid w:val="00B52993"/>
    <w:rsid w:val="00B529B0"/>
    <w:rsid w:val="00B52AE1"/>
    <w:rsid w:val="00B53145"/>
    <w:rsid w:val="00B53261"/>
    <w:rsid w:val="00B53585"/>
    <w:rsid w:val="00B5382E"/>
    <w:rsid w:val="00B53851"/>
    <w:rsid w:val="00B53D88"/>
    <w:rsid w:val="00B53EA9"/>
    <w:rsid w:val="00B53F16"/>
    <w:rsid w:val="00B5453D"/>
    <w:rsid w:val="00B545C5"/>
    <w:rsid w:val="00B5472C"/>
    <w:rsid w:val="00B54873"/>
    <w:rsid w:val="00B548D0"/>
    <w:rsid w:val="00B548F0"/>
    <w:rsid w:val="00B54BCB"/>
    <w:rsid w:val="00B54C3A"/>
    <w:rsid w:val="00B5519C"/>
    <w:rsid w:val="00B553AD"/>
    <w:rsid w:val="00B55548"/>
    <w:rsid w:val="00B555D0"/>
    <w:rsid w:val="00B5563A"/>
    <w:rsid w:val="00B55910"/>
    <w:rsid w:val="00B55F9A"/>
    <w:rsid w:val="00B56204"/>
    <w:rsid w:val="00B56330"/>
    <w:rsid w:val="00B56485"/>
    <w:rsid w:val="00B56627"/>
    <w:rsid w:val="00B56728"/>
    <w:rsid w:val="00B5687C"/>
    <w:rsid w:val="00B568E6"/>
    <w:rsid w:val="00B5693D"/>
    <w:rsid w:val="00B56948"/>
    <w:rsid w:val="00B569F2"/>
    <w:rsid w:val="00B56B19"/>
    <w:rsid w:val="00B56E7A"/>
    <w:rsid w:val="00B56F7E"/>
    <w:rsid w:val="00B571EE"/>
    <w:rsid w:val="00B57474"/>
    <w:rsid w:val="00B5750D"/>
    <w:rsid w:val="00B57591"/>
    <w:rsid w:val="00B57695"/>
    <w:rsid w:val="00B576BC"/>
    <w:rsid w:val="00B577A0"/>
    <w:rsid w:val="00B5783D"/>
    <w:rsid w:val="00B57B22"/>
    <w:rsid w:val="00B57CB9"/>
    <w:rsid w:val="00B57F25"/>
    <w:rsid w:val="00B60176"/>
    <w:rsid w:val="00B6022E"/>
    <w:rsid w:val="00B60237"/>
    <w:rsid w:val="00B602DE"/>
    <w:rsid w:val="00B6049C"/>
    <w:rsid w:val="00B60705"/>
    <w:rsid w:val="00B60822"/>
    <w:rsid w:val="00B608A8"/>
    <w:rsid w:val="00B60A7A"/>
    <w:rsid w:val="00B60D12"/>
    <w:rsid w:val="00B60EFC"/>
    <w:rsid w:val="00B6118E"/>
    <w:rsid w:val="00B6140F"/>
    <w:rsid w:val="00B614DD"/>
    <w:rsid w:val="00B616B0"/>
    <w:rsid w:val="00B61835"/>
    <w:rsid w:val="00B619F6"/>
    <w:rsid w:val="00B61AA3"/>
    <w:rsid w:val="00B61B0A"/>
    <w:rsid w:val="00B61B76"/>
    <w:rsid w:val="00B61F5C"/>
    <w:rsid w:val="00B61FDF"/>
    <w:rsid w:val="00B62432"/>
    <w:rsid w:val="00B62480"/>
    <w:rsid w:val="00B62533"/>
    <w:rsid w:val="00B62723"/>
    <w:rsid w:val="00B6281A"/>
    <w:rsid w:val="00B62947"/>
    <w:rsid w:val="00B62A75"/>
    <w:rsid w:val="00B62CAD"/>
    <w:rsid w:val="00B62D42"/>
    <w:rsid w:val="00B62F7F"/>
    <w:rsid w:val="00B62FD3"/>
    <w:rsid w:val="00B63096"/>
    <w:rsid w:val="00B63508"/>
    <w:rsid w:val="00B638E9"/>
    <w:rsid w:val="00B639A0"/>
    <w:rsid w:val="00B63CD1"/>
    <w:rsid w:val="00B63F30"/>
    <w:rsid w:val="00B64112"/>
    <w:rsid w:val="00B642C3"/>
    <w:rsid w:val="00B64403"/>
    <w:rsid w:val="00B64439"/>
    <w:rsid w:val="00B644D2"/>
    <w:rsid w:val="00B64552"/>
    <w:rsid w:val="00B646DB"/>
    <w:rsid w:val="00B64A69"/>
    <w:rsid w:val="00B64B75"/>
    <w:rsid w:val="00B65419"/>
    <w:rsid w:val="00B657F8"/>
    <w:rsid w:val="00B6584D"/>
    <w:rsid w:val="00B6587C"/>
    <w:rsid w:val="00B65A4C"/>
    <w:rsid w:val="00B664E0"/>
    <w:rsid w:val="00B66CE4"/>
    <w:rsid w:val="00B67231"/>
    <w:rsid w:val="00B67469"/>
    <w:rsid w:val="00B674F7"/>
    <w:rsid w:val="00B676E6"/>
    <w:rsid w:val="00B678D9"/>
    <w:rsid w:val="00B678DF"/>
    <w:rsid w:val="00B679FB"/>
    <w:rsid w:val="00B67A97"/>
    <w:rsid w:val="00B67C31"/>
    <w:rsid w:val="00B70046"/>
    <w:rsid w:val="00B7007D"/>
    <w:rsid w:val="00B701A5"/>
    <w:rsid w:val="00B70262"/>
    <w:rsid w:val="00B702F4"/>
    <w:rsid w:val="00B703F7"/>
    <w:rsid w:val="00B70740"/>
    <w:rsid w:val="00B707CE"/>
    <w:rsid w:val="00B70AAA"/>
    <w:rsid w:val="00B70D2F"/>
    <w:rsid w:val="00B70D9D"/>
    <w:rsid w:val="00B71133"/>
    <w:rsid w:val="00B711DF"/>
    <w:rsid w:val="00B7121D"/>
    <w:rsid w:val="00B71717"/>
    <w:rsid w:val="00B7178F"/>
    <w:rsid w:val="00B717DC"/>
    <w:rsid w:val="00B718D1"/>
    <w:rsid w:val="00B71A9D"/>
    <w:rsid w:val="00B71C7E"/>
    <w:rsid w:val="00B71EE8"/>
    <w:rsid w:val="00B71FE6"/>
    <w:rsid w:val="00B7277C"/>
    <w:rsid w:val="00B728A6"/>
    <w:rsid w:val="00B73AE1"/>
    <w:rsid w:val="00B73BF1"/>
    <w:rsid w:val="00B7442B"/>
    <w:rsid w:val="00B7444E"/>
    <w:rsid w:val="00B744A8"/>
    <w:rsid w:val="00B74515"/>
    <w:rsid w:val="00B747E7"/>
    <w:rsid w:val="00B74821"/>
    <w:rsid w:val="00B749CB"/>
    <w:rsid w:val="00B750EA"/>
    <w:rsid w:val="00B7510E"/>
    <w:rsid w:val="00B7513F"/>
    <w:rsid w:val="00B752CB"/>
    <w:rsid w:val="00B753AE"/>
    <w:rsid w:val="00B75A04"/>
    <w:rsid w:val="00B75D44"/>
    <w:rsid w:val="00B75EBF"/>
    <w:rsid w:val="00B75FD2"/>
    <w:rsid w:val="00B760FA"/>
    <w:rsid w:val="00B763E1"/>
    <w:rsid w:val="00B76753"/>
    <w:rsid w:val="00B7690F"/>
    <w:rsid w:val="00B76ACC"/>
    <w:rsid w:val="00B76C56"/>
    <w:rsid w:val="00B76D42"/>
    <w:rsid w:val="00B76F1D"/>
    <w:rsid w:val="00B76F25"/>
    <w:rsid w:val="00B77026"/>
    <w:rsid w:val="00B7704C"/>
    <w:rsid w:val="00B77120"/>
    <w:rsid w:val="00B7726A"/>
    <w:rsid w:val="00B77366"/>
    <w:rsid w:val="00B7744B"/>
    <w:rsid w:val="00B77728"/>
    <w:rsid w:val="00B779DB"/>
    <w:rsid w:val="00B77ACB"/>
    <w:rsid w:val="00B77C7D"/>
    <w:rsid w:val="00B77CBA"/>
    <w:rsid w:val="00B77CE9"/>
    <w:rsid w:val="00B77D02"/>
    <w:rsid w:val="00B77E3F"/>
    <w:rsid w:val="00B77F1B"/>
    <w:rsid w:val="00B80211"/>
    <w:rsid w:val="00B804E2"/>
    <w:rsid w:val="00B80605"/>
    <w:rsid w:val="00B80729"/>
    <w:rsid w:val="00B80888"/>
    <w:rsid w:val="00B808CE"/>
    <w:rsid w:val="00B808F9"/>
    <w:rsid w:val="00B8096A"/>
    <w:rsid w:val="00B809FF"/>
    <w:rsid w:val="00B80CFC"/>
    <w:rsid w:val="00B80D72"/>
    <w:rsid w:val="00B80FF0"/>
    <w:rsid w:val="00B815EF"/>
    <w:rsid w:val="00B81785"/>
    <w:rsid w:val="00B8183B"/>
    <w:rsid w:val="00B81880"/>
    <w:rsid w:val="00B81A85"/>
    <w:rsid w:val="00B81CAC"/>
    <w:rsid w:val="00B81E0D"/>
    <w:rsid w:val="00B81F63"/>
    <w:rsid w:val="00B82025"/>
    <w:rsid w:val="00B820FE"/>
    <w:rsid w:val="00B8228F"/>
    <w:rsid w:val="00B82371"/>
    <w:rsid w:val="00B825A6"/>
    <w:rsid w:val="00B82765"/>
    <w:rsid w:val="00B827A7"/>
    <w:rsid w:val="00B82832"/>
    <w:rsid w:val="00B828A8"/>
    <w:rsid w:val="00B82A70"/>
    <w:rsid w:val="00B82C0D"/>
    <w:rsid w:val="00B82C9E"/>
    <w:rsid w:val="00B83410"/>
    <w:rsid w:val="00B83747"/>
    <w:rsid w:val="00B837FD"/>
    <w:rsid w:val="00B83A89"/>
    <w:rsid w:val="00B83B8B"/>
    <w:rsid w:val="00B83BB8"/>
    <w:rsid w:val="00B83D96"/>
    <w:rsid w:val="00B84106"/>
    <w:rsid w:val="00B84216"/>
    <w:rsid w:val="00B842AB"/>
    <w:rsid w:val="00B848E0"/>
    <w:rsid w:val="00B84920"/>
    <w:rsid w:val="00B84A16"/>
    <w:rsid w:val="00B84C49"/>
    <w:rsid w:val="00B84D4A"/>
    <w:rsid w:val="00B85440"/>
    <w:rsid w:val="00B8545A"/>
    <w:rsid w:val="00B85790"/>
    <w:rsid w:val="00B85AA1"/>
    <w:rsid w:val="00B85C49"/>
    <w:rsid w:val="00B85E4F"/>
    <w:rsid w:val="00B85FDC"/>
    <w:rsid w:val="00B86198"/>
    <w:rsid w:val="00B86232"/>
    <w:rsid w:val="00B86244"/>
    <w:rsid w:val="00B863DF"/>
    <w:rsid w:val="00B8652D"/>
    <w:rsid w:val="00B86536"/>
    <w:rsid w:val="00B8664D"/>
    <w:rsid w:val="00B8682E"/>
    <w:rsid w:val="00B86890"/>
    <w:rsid w:val="00B86BA1"/>
    <w:rsid w:val="00B86BAE"/>
    <w:rsid w:val="00B86BC8"/>
    <w:rsid w:val="00B86C69"/>
    <w:rsid w:val="00B86F37"/>
    <w:rsid w:val="00B86FFC"/>
    <w:rsid w:val="00B870D1"/>
    <w:rsid w:val="00B8715F"/>
    <w:rsid w:val="00B871E8"/>
    <w:rsid w:val="00B87219"/>
    <w:rsid w:val="00B8729A"/>
    <w:rsid w:val="00B8737F"/>
    <w:rsid w:val="00B873F4"/>
    <w:rsid w:val="00B87458"/>
    <w:rsid w:val="00B874DA"/>
    <w:rsid w:val="00B8750E"/>
    <w:rsid w:val="00B87647"/>
    <w:rsid w:val="00B877C2"/>
    <w:rsid w:val="00B87B03"/>
    <w:rsid w:val="00B87D4C"/>
    <w:rsid w:val="00B87F23"/>
    <w:rsid w:val="00B87F93"/>
    <w:rsid w:val="00B902EB"/>
    <w:rsid w:val="00B90491"/>
    <w:rsid w:val="00B908F5"/>
    <w:rsid w:val="00B90942"/>
    <w:rsid w:val="00B90DF2"/>
    <w:rsid w:val="00B9107A"/>
    <w:rsid w:val="00B910FD"/>
    <w:rsid w:val="00B91440"/>
    <w:rsid w:val="00B91524"/>
    <w:rsid w:val="00B915EA"/>
    <w:rsid w:val="00B91603"/>
    <w:rsid w:val="00B91679"/>
    <w:rsid w:val="00B916BC"/>
    <w:rsid w:val="00B918F1"/>
    <w:rsid w:val="00B91BBF"/>
    <w:rsid w:val="00B91C78"/>
    <w:rsid w:val="00B91D3D"/>
    <w:rsid w:val="00B920EC"/>
    <w:rsid w:val="00B92167"/>
    <w:rsid w:val="00B92255"/>
    <w:rsid w:val="00B92283"/>
    <w:rsid w:val="00B927C6"/>
    <w:rsid w:val="00B92851"/>
    <w:rsid w:val="00B92C70"/>
    <w:rsid w:val="00B92F66"/>
    <w:rsid w:val="00B930DD"/>
    <w:rsid w:val="00B93364"/>
    <w:rsid w:val="00B93473"/>
    <w:rsid w:val="00B93590"/>
    <w:rsid w:val="00B935F7"/>
    <w:rsid w:val="00B9368F"/>
    <w:rsid w:val="00B93A7F"/>
    <w:rsid w:val="00B94001"/>
    <w:rsid w:val="00B94078"/>
    <w:rsid w:val="00B94171"/>
    <w:rsid w:val="00B9421A"/>
    <w:rsid w:val="00B9424B"/>
    <w:rsid w:val="00B94266"/>
    <w:rsid w:val="00B9427A"/>
    <w:rsid w:val="00B94456"/>
    <w:rsid w:val="00B9472D"/>
    <w:rsid w:val="00B94737"/>
    <w:rsid w:val="00B948E7"/>
    <w:rsid w:val="00B94A39"/>
    <w:rsid w:val="00B94AE0"/>
    <w:rsid w:val="00B94C08"/>
    <w:rsid w:val="00B95060"/>
    <w:rsid w:val="00B9514C"/>
    <w:rsid w:val="00B958C4"/>
    <w:rsid w:val="00B95A24"/>
    <w:rsid w:val="00B95AC3"/>
    <w:rsid w:val="00B95B6C"/>
    <w:rsid w:val="00B95D18"/>
    <w:rsid w:val="00B963A6"/>
    <w:rsid w:val="00B963ED"/>
    <w:rsid w:val="00B964CE"/>
    <w:rsid w:val="00B965E0"/>
    <w:rsid w:val="00B9685A"/>
    <w:rsid w:val="00B96A15"/>
    <w:rsid w:val="00B96CFC"/>
    <w:rsid w:val="00B96E33"/>
    <w:rsid w:val="00B9711C"/>
    <w:rsid w:val="00B97239"/>
    <w:rsid w:val="00B97254"/>
    <w:rsid w:val="00B974DF"/>
    <w:rsid w:val="00B97519"/>
    <w:rsid w:val="00B97760"/>
    <w:rsid w:val="00B9789E"/>
    <w:rsid w:val="00B97C8F"/>
    <w:rsid w:val="00B97D62"/>
    <w:rsid w:val="00B97E46"/>
    <w:rsid w:val="00B97F6B"/>
    <w:rsid w:val="00BA00AE"/>
    <w:rsid w:val="00BA038B"/>
    <w:rsid w:val="00BA071B"/>
    <w:rsid w:val="00BA08FF"/>
    <w:rsid w:val="00BA093D"/>
    <w:rsid w:val="00BA0A81"/>
    <w:rsid w:val="00BA0E15"/>
    <w:rsid w:val="00BA0EE3"/>
    <w:rsid w:val="00BA10D1"/>
    <w:rsid w:val="00BA1255"/>
    <w:rsid w:val="00BA15AF"/>
    <w:rsid w:val="00BA1BBC"/>
    <w:rsid w:val="00BA1C0A"/>
    <w:rsid w:val="00BA1D15"/>
    <w:rsid w:val="00BA23AA"/>
    <w:rsid w:val="00BA253C"/>
    <w:rsid w:val="00BA269D"/>
    <w:rsid w:val="00BA270F"/>
    <w:rsid w:val="00BA2D92"/>
    <w:rsid w:val="00BA3236"/>
    <w:rsid w:val="00BA325C"/>
    <w:rsid w:val="00BA37C6"/>
    <w:rsid w:val="00BA3CC9"/>
    <w:rsid w:val="00BA3F19"/>
    <w:rsid w:val="00BA3F47"/>
    <w:rsid w:val="00BA4174"/>
    <w:rsid w:val="00BA41B4"/>
    <w:rsid w:val="00BA4327"/>
    <w:rsid w:val="00BA4477"/>
    <w:rsid w:val="00BA4532"/>
    <w:rsid w:val="00BA47DB"/>
    <w:rsid w:val="00BA4D1E"/>
    <w:rsid w:val="00BA4DEC"/>
    <w:rsid w:val="00BA514C"/>
    <w:rsid w:val="00BA5199"/>
    <w:rsid w:val="00BA55A9"/>
    <w:rsid w:val="00BA5BA3"/>
    <w:rsid w:val="00BA5EAF"/>
    <w:rsid w:val="00BA60FB"/>
    <w:rsid w:val="00BA6217"/>
    <w:rsid w:val="00BA622A"/>
    <w:rsid w:val="00BA652E"/>
    <w:rsid w:val="00BA663A"/>
    <w:rsid w:val="00BA66A3"/>
    <w:rsid w:val="00BA69DE"/>
    <w:rsid w:val="00BA6BF4"/>
    <w:rsid w:val="00BA6E96"/>
    <w:rsid w:val="00BA70D5"/>
    <w:rsid w:val="00BA74F0"/>
    <w:rsid w:val="00BA7528"/>
    <w:rsid w:val="00BA761C"/>
    <w:rsid w:val="00BA7ADD"/>
    <w:rsid w:val="00BA7B48"/>
    <w:rsid w:val="00BA7EF9"/>
    <w:rsid w:val="00BB01E9"/>
    <w:rsid w:val="00BB0290"/>
    <w:rsid w:val="00BB0650"/>
    <w:rsid w:val="00BB09D4"/>
    <w:rsid w:val="00BB0A33"/>
    <w:rsid w:val="00BB0B1F"/>
    <w:rsid w:val="00BB0C71"/>
    <w:rsid w:val="00BB0CB8"/>
    <w:rsid w:val="00BB0E0D"/>
    <w:rsid w:val="00BB0F28"/>
    <w:rsid w:val="00BB1588"/>
    <w:rsid w:val="00BB18CD"/>
    <w:rsid w:val="00BB1937"/>
    <w:rsid w:val="00BB1B46"/>
    <w:rsid w:val="00BB1C6C"/>
    <w:rsid w:val="00BB1DA8"/>
    <w:rsid w:val="00BB205E"/>
    <w:rsid w:val="00BB22B7"/>
    <w:rsid w:val="00BB2318"/>
    <w:rsid w:val="00BB264D"/>
    <w:rsid w:val="00BB2792"/>
    <w:rsid w:val="00BB2800"/>
    <w:rsid w:val="00BB2BCA"/>
    <w:rsid w:val="00BB3033"/>
    <w:rsid w:val="00BB3102"/>
    <w:rsid w:val="00BB319A"/>
    <w:rsid w:val="00BB32AB"/>
    <w:rsid w:val="00BB334D"/>
    <w:rsid w:val="00BB350B"/>
    <w:rsid w:val="00BB3530"/>
    <w:rsid w:val="00BB3840"/>
    <w:rsid w:val="00BB3C7A"/>
    <w:rsid w:val="00BB3E3B"/>
    <w:rsid w:val="00BB3ED1"/>
    <w:rsid w:val="00BB4057"/>
    <w:rsid w:val="00BB4114"/>
    <w:rsid w:val="00BB4134"/>
    <w:rsid w:val="00BB41F6"/>
    <w:rsid w:val="00BB4282"/>
    <w:rsid w:val="00BB4383"/>
    <w:rsid w:val="00BB4698"/>
    <w:rsid w:val="00BB4775"/>
    <w:rsid w:val="00BB4790"/>
    <w:rsid w:val="00BB4805"/>
    <w:rsid w:val="00BB4888"/>
    <w:rsid w:val="00BB4A6D"/>
    <w:rsid w:val="00BB4EFF"/>
    <w:rsid w:val="00BB51C9"/>
    <w:rsid w:val="00BB52CA"/>
    <w:rsid w:val="00BB5430"/>
    <w:rsid w:val="00BB56EB"/>
    <w:rsid w:val="00BB5798"/>
    <w:rsid w:val="00BB589E"/>
    <w:rsid w:val="00BB5E94"/>
    <w:rsid w:val="00BB69DE"/>
    <w:rsid w:val="00BB69F4"/>
    <w:rsid w:val="00BB6A75"/>
    <w:rsid w:val="00BB6DE0"/>
    <w:rsid w:val="00BB7221"/>
    <w:rsid w:val="00BB75CB"/>
    <w:rsid w:val="00BB7CAD"/>
    <w:rsid w:val="00BB7F85"/>
    <w:rsid w:val="00BC039F"/>
    <w:rsid w:val="00BC06F2"/>
    <w:rsid w:val="00BC0FF3"/>
    <w:rsid w:val="00BC111B"/>
    <w:rsid w:val="00BC170A"/>
    <w:rsid w:val="00BC1F91"/>
    <w:rsid w:val="00BC214D"/>
    <w:rsid w:val="00BC2200"/>
    <w:rsid w:val="00BC22ED"/>
    <w:rsid w:val="00BC2846"/>
    <w:rsid w:val="00BC2EBE"/>
    <w:rsid w:val="00BC2EE3"/>
    <w:rsid w:val="00BC2EFF"/>
    <w:rsid w:val="00BC31E8"/>
    <w:rsid w:val="00BC326E"/>
    <w:rsid w:val="00BC32F4"/>
    <w:rsid w:val="00BC368D"/>
    <w:rsid w:val="00BC3AE8"/>
    <w:rsid w:val="00BC3B62"/>
    <w:rsid w:val="00BC3EAA"/>
    <w:rsid w:val="00BC40FB"/>
    <w:rsid w:val="00BC411F"/>
    <w:rsid w:val="00BC41E3"/>
    <w:rsid w:val="00BC43D0"/>
    <w:rsid w:val="00BC441D"/>
    <w:rsid w:val="00BC4981"/>
    <w:rsid w:val="00BC4B5A"/>
    <w:rsid w:val="00BC4E04"/>
    <w:rsid w:val="00BC52FB"/>
    <w:rsid w:val="00BC5562"/>
    <w:rsid w:val="00BC55C8"/>
    <w:rsid w:val="00BC5878"/>
    <w:rsid w:val="00BC5B7D"/>
    <w:rsid w:val="00BC5E20"/>
    <w:rsid w:val="00BC5EC8"/>
    <w:rsid w:val="00BC6326"/>
    <w:rsid w:val="00BC64D9"/>
    <w:rsid w:val="00BC667F"/>
    <w:rsid w:val="00BC6998"/>
    <w:rsid w:val="00BC6B78"/>
    <w:rsid w:val="00BC6C10"/>
    <w:rsid w:val="00BC709C"/>
    <w:rsid w:val="00BC7278"/>
    <w:rsid w:val="00BC73BB"/>
    <w:rsid w:val="00BC76F0"/>
    <w:rsid w:val="00BC792E"/>
    <w:rsid w:val="00BC7A4D"/>
    <w:rsid w:val="00BC7C00"/>
    <w:rsid w:val="00BC7EAA"/>
    <w:rsid w:val="00BC7F34"/>
    <w:rsid w:val="00BD0142"/>
    <w:rsid w:val="00BD0201"/>
    <w:rsid w:val="00BD02AF"/>
    <w:rsid w:val="00BD0364"/>
    <w:rsid w:val="00BD043C"/>
    <w:rsid w:val="00BD058E"/>
    <w:rsid w:val="00BD060D"/>
    <w:rsid w:val="00BD0789"/>
    <w:rsid w:val="00BD0FB9"/>
    <w:rsid w:val="00BD13F5"/>
    <w:rsid w:val="00BD13FE"/>
    <w:rsid w:val="00BD1643"/>
    <w:rsid w:val="00BD1713"/>
    <w:rsid w:val="00BD1BE0"/>
    <w:rsid w:val="00BD22DD"/>
    <w:rsid w:val="00BD2405"/>
    <w:rsid w:val="00BD264D"/>
    <w:rsid w:val="00BD270A"/>
    <w:rsid w:val="00BD28B1"/>
    <w:rsid w:val="00BD296E"/>
    <w:rsid w:val="00BD2D6E"/>
    <w:rsid w:val="00BD2DFC"/>
    <w:rsid w:val="00BD3191"/>
    <w:rsid w:val="00BD330F"/>
    <w:rsid w:val="00BD3818"/>
    <w:rsid w:val="00BD393A"/>
    <w:rsid w:val="00BD3B91"/>
    <w:rsid w:val="00BD426A"/>
    <w:rsid w:val="00BD447D"/>
    <w:rsid w:val="00BD45F4"/>
    <w:rsid w:val="00BD47E9"/>
    <w:rsid w:val="00BD4AEE"/>
    <w:rsid w:val="00BD50BC"/>
    <w:rsid w:val="00BD50F6"/>
    <w:rsid w:val="00BD5107"/>
    <w:rsid w:val="00BD511C"/>
    <w:rsid w:val="00BD5475"/>
    <w:rsid w:val="00BD5552"/>
    <w:rsid w:val="00BD5867"/>
    <w:rsid w:val="00BD59C8"/>
    <w:rsid w:val="00BD5FEE"/>
    <w:rsid w:val="00BD650D"/>
    <w:rsid w:val="00BD6B20"/>
    <w:rsid w:val="00BD6B22"/>
    <w:rsid w:val="00BD72A8"/>
    <w:rsid w:val="00BD73B5"/>
    <w:rsid w:val="00BD7488"/>
    <w:rsid w:val="00BD748D"/>
    <w:rsid w:val="00BD7604"/>
    <w:rsid w:val="00BD78C4"/>
    <w:rsid w:val="00BD793D"/>
    <w:rsid w:val="00BD7A17"/>
    <w:rsid w:val="00BD7B1D"/>
    <w:rsid w:val="00BD7B75"/>
    <w:rsid w:val="00BD7CEF"/>
    <w:rsid w:val="00BD7D68"/>
    <w:rsid w:val="00BD7E4A"/>
    <w:rsid w:val="00BE00C0"/>
    <w:rsid w:val="00BE00E9"/>
    <w:rsid w:val="00BE0114"/>
    <w:rsid w:val="00BE011A"/>
    <w:rsid w:val="00BE0554"/>
    <w:rsid w:val="00BE0985"/>
    <w:rsid w:val="00BE0AD7"/>
    <w:rsid w:val="00BE0E55"/>
    <w:rsid w:val="00BE1035"/>
    <w:rsid w:val="00BE10B4"/>
    <w:rsid w:val="00BE14B7"/>
    <w:rsid w:val="00BE187D"/>
    <w:rsid w:val="00BE1CA9"/>
    <w:rsid w:val="00BE2071"/>
    <w:rsid w:val="00BE2849"/>
    <w:rsid w:val="00BE2A9F"/>
    <w:rsid w:val="00BE2BB0"/>
    <w:rsid w:val="00BE2D1F"/>
    <w:rsid w:val="00BE2E8B"/>
    <w:rsid w:val="00BE324C"/>
    <w:rsid w:val="00BE3604"/>
    <w:rsid w:val="00BE368A"/>
    <w:rsid w:val="00BE36A6"/>
    <w:rsid w:val="00BE3AC4"/>
    <w:rsid w:val="00BE3B8D"/>
    <w:rsid w:val="00BE3DA3"/>
    <w:rsid w:val="00BE41BC"/>
    <w:rsid w:val="00BE4287"/>
    <w:rsid w:val="00BE4D43"/>
    <w:rsid w:val="00BE4F23"/>
    <w:rsid w:val="00BE5557"/>
    <w:rsid w:val="00BE5994"/>
    <w:rsid w:val="00BE59B0"/>
    <w:rsid w:val="00BE5A62"/>
    <w:rsid w:val="00BE5F5D"/>
    <w:rsid w:val="00BE5F73"/>
    <w:rsid w:val="00BE5FB0"/>
    <w:rsid w:val="00BE620C"/>
    <w:rsid w:val="00BE6217"/>
    <w:rsid w:val="00BE646C"/>
    <w:rsid w:val="00BE655C"/>
    <w:rsid w:val="00BE6611"/>
    <w:rsid w:val="00BE6C52"/>
    <w:rsid w:val="00BE6E01"/>
    <w:rsid w:val="00BE7200"/>
    <w:rsid w:val="00BE72F0"/>
    <w:rsid w:val="00BE7440"/>
    <w:rsid w:val="00BE76A4"/>
    <w:rsid w:val="00BE7891"/>
    <w:rsid w:val="00BE78B6"/>
    <w:rsid w:val="00BE7AFD"/>
    <w:rsid w:val="00BE7BC7"/>
    <w:rsid w:val="00BE7D50"/>
    <w:rsid w:val="00BF02A7"/>
    <w:rsid w:val="00BF03E9"/>
    <w:rsid w:val="00BF044C"/>
    <w:rsid w:val="00BF0511"/>
    <w:rsid w:val="00BF0681"/>
    <w:rsid w:val="00BF070D"/>
    <w:rsid w:val="00BF071D"/>
    <w:rsid w:val="00BF0CFA"/>
    <w:rsid w:val="00BF0E7B"/>
    <w:rsid w:val="00BF11A6"/>
    <w:rsid w:val="00BF124C"/>
    <w:rsid w:val="00BF129A"/>
    <w:rsid w:val="00BF1627"/>
    <w:rsid w:val="00BF1888"/>
    <w:rsid w:val="00BF1891"/>
    <w:rsid w:val="00BF19CA"/>
    <w:rsid w:val="00BF1A21"/>
    <w:rsid w:val="00BF1DCD"/>
    <w:rsid w:val="00BF1E98"/>
    <w:rsid w:val="00BF266E"/>
    <w:rsid w:val="00BF2A44"/>
    <w:rsid w:val="00BF2BAB"/>
    <w:rsid w:val="00BF2E38"/>
    <w:rsid w:val="00BF304B"/>
    <w:rsid w:val="00BF30AE"/>
    <w:rsid w:val="00BF3142"/>
    <w:rsid w:val="00BF366A"/>
    <w:rsid w:val="00BF3D9F"/>
    <w:rsid w:val="00BF40E3"/>
    <w:rsid w:val="00BF4123"/>
    <w:rsid w:val="00BF418A"/>
    <w:rsid w:val="00BF4335"/>
    <w:rsid w:val="00BF43D2"/>
    <w:rsid w:val="00BF43D9"/>
    <w:rsid w:val="00BF444F"/>
    <w:rsid w:val="00BF44AF"/>
    <w:rsid w:val="00BF4627"/>
    <w:rsid w:val="00BF479C"/>
    <w:rsid w:val="00BF4AD0"/>
    <w:rsid w:val="00BF4D65"/>
    <w:rsid w:val="00BF4DFC"/>
    <w:rsid w:val="00BF4ED2"/>
    <w:rsid w:val="00BF4F07"/>
    <w:rsid w:val="00BF4F5D"/>
    <w:rsid w:val="00BF57B9"/>
    <w:rsid w:val="00BF5E01"/>
    <w:rsid w:val="00BF5ED4"/>
    <w:rsid w:val="00BF6356"/>
    <w:rsid w:val="00BF64CE"/>
    <w:rsid w:val="00BF6676"/>
    <w:rsid w:val="00BF66A4"/>
    <w:rsid w:val="00BF697A"/>
    <w:rsid w:val="00BF6AAF"/>
    <w:rsid w:val="00BF6AC0"/>
    <w:rsid w:val="00BF6B45"/>
    <w:rsid w:val="00BF6FA9"/>
    <w:rsid w:val="00BF765F"/>
    <w:rsid w:val="00C00185"/>
    <w:rsid w:val="00C003DC"/>
    <w:rsid w:val="00C004CF"/>
    <w:rsid w:val="00C00749"/>
    <w:rsid w:val="00C009D1"/>
    <w:rsid w:val="00C00A3C"/>
    <w:rsid w:val="00C00E76"/>
    <w:rsid w:val="00C01333"/>
    <w:rsid w:val="00C0146A"/>
    <w:rsid w:val="00C016AF"/>
    <w:rsid w:val="00C01A8A"/>
    <w:rsid w:val="00C01F59"/>
    <w:rsid w:val="00C01F91"/>
    <w:rsid w:val="00C021E5"/>
    <w:rsid w:val="00C0236C"/>
    <w:rsid w:val="00C0261A"/>
    <w:rsid w:val="00C027EC"/>
    <w:rsid w:val="00C02839"/>
    <w:rsid w:val="00C0283E"/>
    <w:rsid w:val="00C02A30"/>
    <w:rsid w:val="00C02DAD"/>
    <w:rsid w:val="00C02E37"/>
    <w:rsid w:val="00C02E75"/>
    <w:rsid w:val="00C02EFD"/>
    <w:rsid w:val="00C030DD"/>
    <w:rsid w:val="00C03206"/>
    <w:rsid w:val="00C0339D"/>
    <w:rsid w:val="00C035AA"/>
    <w:rsid w:val="00C0377A"/>
    <w:rsid w:val="00C03BFE"/>
    <w:rsid w:val="00C03CCA"/>
    <w:rsid w:val="00C03E61"/>
    <w:rsid w:val="00C03FB5"/>
    <w:rsid w:val="00C041C4"/>
    <w:rsid w:val="00C043A8"/>
    <w:rsid w:val="00C04511"/>
    <w:rsid w:val="00C04823"/>
    <w:rsid w:val="00C04893"/>
    <w:rsid w:val="00C048B3"/>
    <w:rsid w:val="00C049A7"/>
    <w:rsid w:val="00C049F6"/>
    <w:rsid w:val="00C04A29"/>
    <w:rsid w:val="00C04C69"/>
    <w:rsid w:val="00C04D5B"/>
    <w:rsid w:val="00C04DE6"/>
    <w:rsid w:val="00C04FED"/>
    <w:rsid w:val="00C050E3"/>
    <w:rsid w:val="00C051A7"/>
    <w:rsid w:val="00C0589E"/>
    <w:rsid w:val="00C05F21"/>
    <w:rsid w:val="00C060A5"/>
    <w:rsid w:val="00C0638C"/>
    <w:rsid w:val="00C067C8"/>
    <w:rsid w:val="00C06823"/>
    <w:rsid w:val="00C06A09"/>
    <w:rsid w:val="00C06C47"/>
    <w:rsid w:val="00C06D22"/>
    <w:rsid w:val="00C06DBF"/>
    <w:rsid w:val="00C06EA0"/>
    <w:rsid w:val="00C07183"/>
    <w:rsid w:val="00C074D0"/>
    <w:rsid w:val="00C075AD"/>
    <w:rsid w:val="00C076CB"/>
    <w:rsid w:val="00C076D2"/>
    <w:rsid w:val="00C077A0"/>
    <w:rsid w:val="00C07AF7"/>
    <w:rsid w:val="00C07D22"/>
    <w:rsid w:val="00C07F3D"/>
    <w:rsid w:val="00C1005D"/>
    <w:rsid w:val="00C1028F"/>
    <w:rsid w:val="00C102F8"/>
    <w:rsid w:val="00C103C4"/>
    <w:rsid w:val="00C1050C"/>
    <w:rsid w:val="00C1077A"/>
    <w:rsid w:val="00C10DC5"/>
    <w:rsid w:val="00C10F56"/>
    <w:rsid w:val="00C10F98"/>
    <w:rsid w:val="00C112C7"/>
    <w:rsid w:val="00C11490"/>
    <w:rsid w:val="00C11669"/>
    <w:rsid w:val="00C119CA"/>
    <w:rsid w:val="00C11A55"/>
    <w:rsid w:val="00C11C30"/>
    <w:rsid w:val="00C11C64"/>
    <w:rsid w:val="00C11EF6"/>
    <w:rsid w:val="00C11F22"/>
    <w:rsid w:val="00C1210D"/>
    <w:rsid w:val="00C1214B"/>
    <w:rsid w:val="00C12302"/>
    <w:rsid w:val="00C12389"/>
    <w:rsid w:val="00C128D1"/>
    <w:rsid w:val="00C12A8A"/>
    <w:rsid w:val="00C12F35"/>
    <w:rsid w:val="00C130CB"/>
    <w:rsid w:val="00C13FFE"/>
    <w:rsid w:val="00C1405B"/>
    <w:rsid w:val="00C141B2"/>
    <w:rsid w:val="00C14469"/>
    <w:rsid w:val="00C147EE"/>
    <w:rsid w:val="00C14826"/>
    <w:rsid w:val="00C149E5"/>
    <w:rsid w:val="00C149E9"/>
    <w:rsid w:val="00C14BBE"/>
    <w:rsid w:val="00C14E33"/>
    <w:rsid w:val="00C14F05"/>
    <w:rsid w:val="00C14F52"/>
    <w:rsid w:val="00C14FDE"/>
    <w:rsid w:val="00C15121"/>
    <w:rsid w:val="00C15171"/>
    <w:rsid w:val="00C15404"/>
    <w:rsid w:val="00C15653"/>
    <w:rsid w:val="00C15936"/>
    <w:rsid w:val="00C15B23"/>
    <w:rsid w:val="00C15B5C"/>
    <w:rsid w:val="00C15D6D"/>
    <w:rsid w:val="00C15E90"/>
    <w:rsid w:val="00C15ECC"/>
    <w:rsid w:val="00C160B3"/>
    <w:rsid w:val="00C160CA"/>
    <w:rsid w:val="00C1629C"/>
    <w:rsid w:val="00C1647D"/>
    <w:rsid w:val="00C164C8"/>
    <w:rsid w:val="00C16773"/>
    <w:rsid w:val="00C16ABB"/>
    <w:rsid w:val="00C16AD3"/>
    <w:rsid w:val="00C16DEC"/>
    <w:rsid w:val="00C17559"/>
    <w:rsid w:val="00C17576"/>
    <w:rsid w:val="00C17600"/>
    <w:rsid w:val="00C17C35"/>
    <w:rsid w:val="00C17DA9"/>
    <w:rsid w:val="00C205EA"/>
    <w:rsid w:val="00C2063C"/>
    <w:rsid w:val="00C20A5E"/>
    <w:rsid w:val="00C20B11"/>
    <w:rsid w:val="00C20BA9"/>
    <w:rsid w:val="00C20DF5"/>
    <w:rsid w:val="00C20E62"/>
    <w:rsid w:val="00C2102C"/>
    <w:rsid w:val="00C2117C"/>
    <w:rsid w:val="00C211D0"/>
    <w:rsid w:val="00C211F6"/>
    <w:rsid w:val="00C21285"/>
    <w:rsid w:val="00C21473"/>
    <w:rsid w:val="00C21645"/>
    <w:rsid w:val="00C217FE"/>
    <w:rsid w:val="00C219B7"/>
    <w:rsid w:val="00C21DE8"/>
    <w:rsid w:val="00C223A2"/>
    <w:rsid w:val="00C223EF"/>
    <w:rsid w:val="00C2279B"/>
    <w:rsid w:val="00C227DC"/>
    <w:rsid w:val="00C22A00"/>
    <w:rsid w:val="00C22B0F"/>
    <w:rsid w:val="00C22F7C"/>
    <w:rsid w:val="00C2322F"/>
    <w:rsid w:val="00C2326E"/>
    <w:rsid w:val="00C233BF"/>
    <w:rsid w:val="00C23537"/>
    <w:rsid w:val="00C236AC"/>
    <w:rsid w:val="00C23742"/>
    <w:rsid w:val="00C23978"/>
    <w:rsid w:val="00C23997"/>
    <w:rsid w:val="00C239D6"/>
    <w:rsid w:val="00C23AD0"/>
    <w:rsid w:val="00C23DBA"/>
    <w:rsid w:val="00C23DD0"/>
    <w:rsid w:val="00C23E21"/>
    <w:rsid w:val="00C23EF4"/>
    <w:rsid w:val="00C23F82"/>
    <w:rsid w:val="00C24181"/>
    <w:rsid w:val="00C241B1"/>
    <w:rsid w:val="00C241FA"/>
    <w:rsid w:val="00C2486B"/>
    <w:rsid w:val="00C24FD7"/>
    <w:rsid w:val="00C25091"/>
    <w:rsid w:val="00C251E7"/>
    <w:rsid w:val="00C2580F"/>
    <w:rsid w:val="00C260B4"/>
    <w:rsid w:val="00C261C2"/>
    <w:rsid w:val="00C264D1"/>
    <w:rsid w:val="00C26542"/>
    <w:rsid w:val="00C2667D"/>
    <w:rsid w:val="00C26BFF"/>
    <w:rsid w:val="00C26C8A"/>
    <w:rsid w:val="00C26D76"/>
    <w:rsid w:val="00C26FAD"/>
    <w:rsid w:val="00C2708B"/>
    <w:rsid w:val="00C270EC"/>
    <w:rsid w:val="00C27362"/>
    <w:rsid w:val="00C27552"/>
    <w:rsid w:val="00C27842"/>
    <w:rsid w:val="00C27C40"/>
    <w:rsid w:val="00C27C4B"/>
    <w:rsid w:val="00C27CA6"/>
    <w:rsid w:val="00C27EDD"/>
    <w:rsid w:val="00C27EFD"/>
    <w:rsid w:val="00C27F81"/>
    <w:rsid w:val="00C30075"/>
    <w:rsid w:val="00C3020B"/>
    <w:rsid w:val="00C303FB"/>
    <w:rsid w:val="00C30451"/>
    <w:rsid w:val="00C309C3"/>
    <w:rsid w:val="00C30B6B"/>
    <w:rsid w:val="00C30FD7"/>
    <w:rsid w:val="00C31546"/>
    <w:rsid w:val="00C316D3"/>
    <w:rsid w:val="00C31A9E"/>
    <w:rsid w:val="00C31B08"/>
    <w:rsid w:val="00C322E3"/>
    <w:rsid w:val="00C3239F"/>
    <w:rsid w:val="00C32D7B"/>
    <w:rsid w:val="00C32F88"/>
    <w:rsid w:val="00C331E6"/>
    <w:rsid w:val="00C33287"/>
    <w:rsid w:val="00C3373F"/>
    <w:rsid w:val="00C33CFE"/>
    <w:rsid w:val="00C33DBC"/>
    <w:rsid w:val="00C33E95"/>
    <w:rsid w:val="00C33FC9"/>
    <w:rsid w:val="00C3416E"/>
    <w:rsid w:val="00C3457F"/>
    <w:rsid w:val="00C34A3D"/>
    <w:rsid w:val="00C34A7D"/>
    <w:rsid w:val="00C34AE5"/>
    <w:rsid w:val="00C34B8F"/>
    <w:rsid w:val="00C34BC7"/>
    <w:rsid w:val="00C35012"/>
    <w:rsid w:val="00C350D9"/>
    <w:rsid w:val="00C3520C"/>
    <w:rsid w:val="00C35A3E"/>
    <w:rsid w:val="00C35EEA"/>
    <w:rsid w:val="00C36172"/>
    <w:rsid w:val="00C36387"/>
    <w:rsid w:val="00C364B3"/>
    <w:rsid w:val="00C365F3"/>
    <w:rsid w:val="00C366D5"/>
    <w:rsid w:val="00C36707"/>
    <w:rsid w:val="00C36B34"/>
    <w:rsid w:val="00C3700D"/>
    <w:rsid w:val="00C37167"/>
    <w:rsid w:val="00C37181"/>
    <w:rsid w:val="00C3723F"/>
    <w:rsid w:val="00C3728C"/>
    <w:rsid w:val="00C3729A"/>
    <w:rsid w:val="00C37442"/>
    <w:rsid w:val="00C375D4"/>
    <w:rsid w:val="00C3772B"/>
    <w:rsid w:val="00C37907"/>
    <w:rsid w:val="00C37C70"/>
    <w:rsid w:val="00C37CC6"/>
    <w:rsid w:val="00C37E7D"/>
    <w:rsid w:val="00C37FF6"/>
    <w:rsid w:val="00C4024E"/>
    <w:rsid w:val="00C40425"/>
    <w:rsid w:val="00C4061A"/>
    <w:rsid w:val="00C409CB"/>
    <w:rsid w:val="00C409E8"/>
    <w:rsid w:val="00C409FC"/>
    <w:rsid w:val="00C40C35"/>
    <w:rsid w:val="00C40CC5"/>
    <w:rsid w:val="00C4106A"/>
    <w:rsid w:val="00C41BD0"/>
    <w:rsid w:val="00C41D59"/>
    <w:rsid w:val="00C41F42"/>
    <w:rsid w:val="00C4207D"/>
    <w:rsid w:val="00C42220"/>
    <w:rsid w:val="00C42437"/>
    <w:rsid w:val="00C4261F"/>
    <w:rsid w:val="00C4295B"/>
    <w:rsid w:val="00C433B5"/>
    <w:rsid w:val="00C43679"/>
    <w:rsid w:val="00C43B47"/>
    <w:rsid w:val="00C43EA8"/>
    <w:rsid w:val="00C440A1"/>
    <w:rsid w:val="00C446DA"/>
    <w:rsid w:val="00C4485D"/>
    <w:rsid w:val="00C44A88"/>
    <w:rsid w:val="00C45281"/>
    <w:rsid w:val="00C45425"/>
    <w:rsid w:val="00C45706"/>
    <w:rsid w:val="00C45FDB"/>
    <w:rsid w:val="00C45FF4"/>
    <w:rsid w:val="00C460C3"/>
    <w:rsid w:val="00C461AC"/>
    <w:rsid w:val="00C461BF"/>
    <w:rsid w:val="00C4627E"/>
    <w:rsid w:val="00C46356"/>
    <w:rsid w:val="00C4644C"/>
    <w:rsid w:val="00C465DD"/>
    <w:rsid w:val="00C46735"/>
    <w:rsid w:val="00C46B20"/>
    <w:rsid w:val="00C46D9F"/>
    <w:rsid w:val="00C46DD9"/>
    <w:rsid w:val="00C46F7D"/>
    <w:rsid w:val="00C471A8"/>
    <w:rsid w:val="00C4723E"/>
    <w:rsid w:val="00C47273"/>
    <w:rsid w:val="00C474B8"/>
    <w:rsid w:val="00C476EF"/>
    <w:rsid w:val="00C477B1"/>
    <w:rsid w:val="00C4792B"/>
    <w:rsid w:val="00C47AB5"/>
    <w:rsid w:val="00C47B17"/>
    <w:rsid w:val="00C47D45"/>
    <w:rsid w:val="00C47D51"/>
    <w:rsid w:val="00C47D61"/>
    <w:rsid w:val="00C47DD1"/>
    <w:rsid w:val="00C47DE2"/>
    <w:rsid w:val="00C47EAA"/>
    <w:rsid w:val="00C47EFE"/>
    <w:rsid w:val="00C500AB"/>
    <w:rsid w:val="00C50255"/>
    <w:rsid w:val="00C503A1"/>
    <w:rsid w:val="00C50483"/>
    <w:rsid w:val="00C50595"/>
    <w:rsid w:val="00C5069F"/>
    <w:rsid w:val="00C50915"/>
    <w:rsid w:val="00C5095B"/>
    <w:rsid w:val="00C50972"/>
    <w:rsid w:val="00C509E5"/>
    <w:rsid w:val="00C50F06"/>
    <w:rsid w:val="00C51317"/>
    <w:rsid w:val="00C51663"/>
    <w:rsid w:val="00C51694"/>
    <w:rsid w:val="00C51DDE"/>
    <w:rsid w:val="00C51FB2"/>
    <w:rsid w:val="00C520DF"/>
    <w:rsid w:val="00C522BC"/>
    <w:rsid w:val="00C52334"/>
    <w:rsid w:val="00C52AD3"/>
    <w:rsid w:val="00C52AE4"/>
    <w:rsid w:val="00C52DBC"/>
    <w:rsid w:val="00C52E86"/>
    <w:rsid w:val="00C53191"/>
    <w:rsid w:val="00C53557"/>
    <w:rsid w:val="00C53A5D"/>
    <w:rsid w:val="00C53B69"/>
    <w:rsid w:val="00C53C94"/>
    <w:rsid w:val="00C53CED"/>
    <w:rsid w:val="00C546F0"/>
    <w:rsid w:val="00C54A9C"/>
    <w:rsid w:val="00C54C0F"/>
    <w:rsid w:val="00C54E01"/>
    <w:rsid w:val="00C55542"/>
    <w:rsid w:val="00C555CA"/>
    <w:rsid w:val="00C557BD"/>
    <w:rsid w:val="00C55949"/>
    <w:rsid w:val="00C5597F"/>
    <w:rsid w:val="00C55C6A"/>
    <w:rsid w:val="00C55D01"/>
    <w:rsid w:val="00C5659D"/>
    <w:rsid w:val="00C565A3"/>
    <w:rsid w:val="00C56741"/>
    <w:rsid w:val="00C569A7"/>
    <w:rsid w:val="00C56AB8"/>
    <w:rsid w:val="00C56BC9"/>
    <w:rsid w:val="00C56C33"/>
    <w:rsid w:val="00C57085"/>
    <w:rsid w:val="00C570FF"/>
    <w:rsid w:val="00C5745B"/>
    <w:rsid w:val="00C57466"/>
    <w:rsid w:val="00C577BB"/>
    <w:rsid w:val="00C5796B"/>
    <w:rsid w:val="00C57EA6"/>
    <w:rsid w:val="00C60481"/>
    <w:rsid w:val="00C605A4"/>
    <w:rsid w:val="00C608DE"/>
    <w:rsid w:val="00C60B5F"/>
    <w:rsid w:val="00C60C1E"/>
    <w:rsid w:val="00C60E19"/>
    <w:rsid w:val="00C611DB"/>
    <w:rsid w:val="00C612B6"/>
    <w:rsid w:val="00C61685"/>
    <w:rsid w:val="00C617B9"/>
    <w:rsid w:val="00C6195D"/>
    <w:rsid w:val="00C61AE7"/>
    <w:rsid w:val="00C61B1A"/>
    <w:rsid w:val="00C628C1"/>
    <w:rsid w:val="00C62A1B"/>
    <w:rsid w:val="00C62C7B"/>
    <w:rsid w:val="00C62D24"/>
    <w:rsid w:val="00C62DD3"/>
    <w:rsid w:val="00C630BA"/>
    <w:rsid w:val="00C631C9"/>
    <w:rsid w:val="00C63248"/>
    <w:rsid w:val="00C63374"/>
    <w:rsid w:val="00C6346D"/>
    <w:rsid w:val="00C6367F"/>
    <w:rsid w:val="00C63877"/>
    <w:rsid w:val="00C63CAD"/>
    <w:rsid w:val="00C63CC8"/>
    <w:rsid w:val="00C63CF3"/>
    <w:rsid w:val="00C63D71"/>
    <w:rsid w:val="00C6405A"/>
    <w:rsid w:val="00C64109"/>
    <w:rsid w:val="00C64202"/>
    <w:rsid w:val="00C64B1C"/>
    <w:rsid w:val="00C65224"/>
    <w:rsid w:val="00C6529D"/>
    <w:rsid w:val="00C65596"/>
    <w:rsid w:val="00C6585E"/>
    <w:rsid w:val="00C658EC"/>
    <w:rsid w:val="00C65A93"/>
    <w:rsid w:val="00C65C94"/>
    <w:rsid w:val="00C65E4F"/>
    <w:rsid w:val="00C66243"/>
    <w:rsid w:val="00C66726"/>
    <w:rsid w:val="00C6691B"/>
    <w:rsid w:val="00C669E6"/>
    <w:rsid w:val="00C66CBA"/>
    <w:rsid w:val="00C6712E"/>
    <w:rsid w:val="00C67140"/>
    <w:rsid w:val="00C67359"/>
    <w:rsid w:val="00C67461"/>
    <w:rsid w:val="00C67A43"/>
    <w:rsid w:val="00C67C0C"/>
    <w:rsid w:val="00C67C3C"/>
    <w:rsid w:val="00C67DD8"/>
    <w:rsid w:val="00C67E84"/>
    <w:rsid w:val="00C67F10"/>
    <w:rsid w:val="00C7042F"/>
    <w:rsid w:val="00C7046B"/>
    <w:rsid w:val="00C7072F"/>
    <w:rsid w:val="00C70C40"/>
    <w:rsid w:val="00C70EF9"/>
    <w:rsid w:val="00C71257"/>
    <w:rsid w:val="00C717A3"/>
    <w:rsid w:val="00C71A34"/>
    <w:rsid w:val="00C71ADF"/>
    <w:rsid w:val="00C71B33"/>
    <w:rsid w:val="00C71B3F"/>
    <w:rsid w:val="00C71C48"/>
    <w:rsid w:val="00C71E57"/>
    <w:rsid w:val="00C721B4"/>
    <w:rsid w:val="00C72212"/>
    <w:rsid w:val="00C72491"/>
    <w:rsid w:val="00C724C7"/>
    <w:rsid w:val="00C724CE"/>
    <w:rsid w:val="00C72BA1"/>
    <w:rsid w:val="00C7332C"/>
    <w:rsid w:val="00C73627"/>
    <w:rsid w:val="00C73949"/>
    <w:rsid w:val="00C73FDB"/>
    <w:rsid w:val="00C741F2"/>
    <w:rsid w:val="00C7436A"/>
    <w:rsid w:val="00C7472E"/>
    <w:rsid w:val="00C74A03"/>
    <w:rsid w:val="00C74C74"/>
    <w:rsid w:val="00C74F5C"/>
    <w:rsid w:val="00C74FC1"/>
    <w:rsid w:val="00C751D9"/>
    <w:rsid w:val="00C751EB"/>
    <w:rsid w:val="00C7527F"/>
    <w:rsid w:val="00C753E5"/>
    <w:rsid w:val="00C753F6"/>
    <w:rsid w:val="00C755C9"/>
    <w:rsid w:val="00C7573F"/>
    <w:rsid w:val="00C7580F"/>
    <w:rsid w:val="00C7586C"/>
    <w:rsid w:val="00C75A2B"/>
    <w:rsid w:val="00C75AEA"/>
    <w:rsid w:val="00C75B63"/>
    <w:rsid w:val="00C75E84"/>
    <w:rsid w:val="00C75FAD"/>
    <w:rsid w:val="00C76096"/>
    <w:rsid w:val="00C76197"/>
    <w:rsid w:val="00C76847"/>
    <w:rsid w:val="00C768AD"/>
    <w:rsid w:val="00C76A34"/>
    <w:rsid w:val="00C76A95"/>
    <w:rsid w:val="00C76BB0"/>
    <w:rsid w:val="00C76D4B"/>
    <w:rsid w:val="00C76DDB"/>
    <w:rsid w:val="00C76FB5"/>
    <w:rsid w:val="00C7740C"/>
    <w:rsid w:val="00C7762E"/>
    <w:rsid w:val="00C77660"/>
    <w:rsid w:val="00C77788"/>
    <w:rsid w:val="00C77866"/>
    <w:rsid w:val="00C77A91"/>
    <w:rsid w:val="00C77C28"/>
    <w:rsid w:val="00C77F0E"/>
    <w:rsid w:val="00C8063B"/>
    <w:rsid w:val="00C80743"/>
    <w:rsid w:val="00C80900"/>
    <w:rsid w:val="00C80B66"/>
    <w:rsid w:val="00C80D38"/>
    <w:rsid w:val="00C80DEE"/>
    <w:rsid w:val="00C80E40"/>
    <w:rsid w:val="00C80F42"/>
    <w:rsid w:val="00C8103E"/>
    <w:rsid w:val="00C811EA"/>
    <w:rsid w:val="00C812A2"/>
    <w:rsid w:val="00C812D8"/>
    <w:rsid w:val="00C8131B"/>
    <w:rsid w:val="00C8169F"/>
    <w:rsid w:val="00C819CF"/>
    <w:rsid w:val="00C81C68"/>
    <w:rsid w:val="00C81FB4"/>
    <w:rsid w:val="00C82056"/>
    <w:rsid w:val="00C821F1"/>
    <w:rsid w:val="00C8225D"/>
    <w:rsid w:val="00C825A2"/>
    <w:rsid w:val="00C826F7"/>
    <w:rsid w:val="00C8271C"/>
    <w:rsid w:val="00C82821"/>
    <w:rsid w:val="00C8286D"/>
    <w:rsid w:val="00C832F5"/>
    <w:rsid w:val="00C83505"/>
    <w:rsid w:val="00C83765"/>
    <w:rsid w:val="00C83849"/>
    <w:rsid w:val="00C83982"/>
    <w:rsid w:val="00C83D19"/>
    <w:rsid w:val="00C83D56"/>
    <w:rsid w:val="00C83DC5"/>
    <w:rsid w:val="00C83FE2"/>
    <w:rsid w:val="00C84005"/>
    <w:rsid w:val="00C846C3"/>
    <w:rsid w:val="00C84936"/>
    <w:rsid w:val="00C84CC3"/>
    <w:rsid w:val="00C84E75"/>
    <w:rsid w:val="00C84F94"/>
    <w:rsid w:val="00C84FD5"/>
    <w:rsid w:val="00C85358"/>
    <w:rsid w:val="00C854DC"/>
    <w:rsid w:val="00C855DA"/>
    <w:rsid w:val="00C85637"/>
    <w:rsid w:val="00C8585A"/>
    <w:rsid w:val="00C859E8"/>
    <w:rsid w:val="00C85A2C"/>
    <w:rsid w:val="00C85A37"/>
    <w:rsid w:val="00C85C08"/>
    <w:rsid w:val="00C85C6A"/>
    <w:rsid w:val="00C85FAD"/>
    <w:rsid w:val="00C86033"/>
    <w:rsid w:val="00C86444"/>
    <w:rsid w:val="00C86621"/>
    <w:rsid w:val="00C86C59"/>
    <w:rsid w:val="00C86F4A"/>
    <w:rsid w:val="00C87196"/>
    <w:rsid w:val="00C87501"/>
    <w:rsid w:val="00C87714"/>
    <w:rsid w:val="00C8771F"/>
    <w:rsid w:val="00C877F3"/>
    <w:rsid w:val="00C90523"/>
    <w:rsid w:val="00C90553"/>
    <w:rsid w:val="00C906B3"/>
    <w:rsid w:val="00C907F6"/>
    <w:rsid w:val="00C908D5"/>
    <w:rsid w:val="00C90920"/>
    <w:rsid w:val="00C90AAB"/>
    <w:rsid w:val="00C90BDE"/>
    <w:rsid w:val="00C90C6B"/>
    <w:rsid w:val="00C90FC6"/>
    <w:rsid w:val="00C91100"/>
    <w:rsid w:val="00C9114A"/>
    <w:rsid w:val="00C911AB"/>
    <w:rsid w:val="00C91A04"/>
    <w:rsid w:val="00C91AD5"/>
    <w:rsid w:val="00C91DCA"/>
    <w:rsid w:val="00C91F0C"/>
    <w:rsid w:val="00C91F6A"/>
    <w:rsid w:val="00C920A2"/>
    <w:rsid w:val="00C92533"/>
    <w:rsid w:val="00C92680"/>
    <w:rsid w:val="00C92708"/>
    <w:rsid w:val="00C9274C"/>
    <w:rsid w:val="00C92881"/>
    <w:rsid w:val="00C92961"/>
    <w:rsid w:val="00C92A0C"/>
    <w:rsid w:val="00C92BC3"/>
    <w:rsid w:val="00C92D26"/>
    <w:rsid w:val="00C92E4B"/>
    <w:rsid w:val="00C92E99"/>
    <w:rsid w:val="00C92EF3"/>
    <w:rsid w:val="00C9300A"/>
    <w:rsid w:val="00C930DB"/>
    <w:rsid w:val="00C932CD"/>
    <w:rsid w:val="00C934A3"/>
    <w:rsid w:val="00C93554"/>
    <w:rsid w:val="00C93729"/>
    <w:rsid w:val="00C93751"/>
    <w:rsid w:val="00C93DDE"/>
    <w:rsid w:val="00C93FE1"/>
    <w:rsid w:val="00C94083"/>
    <w:rsid w:val="00C940B2"/>
    <w:rsid w:val="00C94198"/>
    <w:rsid w:val="00C94397"/>
    <w:rsid w:val="00C94435"/>
    <w:rsid w:val="00C94508"/>
    <w:rsid w:val="00C9452F"/>
    <w:rsid w:val="00C9488E"/>
    <w:rsid w:val="00C94B10"/>
    <w:rsid w:val="00C94C31"/>
    <w:rsid w:val="00C94DDF"/>
    <w:rsid w:val="00C94F54"/>
    <w:rsid w:val="00C954C9"/>
    <w:rsid w:val="00C958B1"/>
    <w:rsid w:val="00C95AB3"/>
    <w:rsid w:val="00C95F64"/>
    <w:rsid w:val="00C96059"/>
    <w:rsid w:val="00C9624E"/>
    <w:rsid w:val="00C96259"/>
    <w:rsid w:val="00C964D9"/>
    <w:rsid w:val="00C96674"/>
    <w:rsid w:val="00C96774"/>
    <w:rsid w:val="00C969E4"/>
    <w:rsid w:val="00C96A2A"/>
    <w:rsid w:val="00C96D17"/>
    <w:rsid w:val="00C96D9F"/>
    <w:rsid w:val="00C970A0"/>
    <w:rsid w:val="00C970B7"/>
    <w:rsid w:val="00C974F2"/>
    <w:rsid w:val="00C97553"/>
    <w:rsid w:val="00C976EA"/>
    <w:rsid w:val="00C97770"/>
    <w:rsid w:val="00C978AD"/>
    <w:rsid w:val="00C97A5A"/>
    <w:rsid w:val="00C97C77"/>
    <w:rsid w:val="00CA0068"/>
    <w:rsid w:val="00CA03D3"/>
    <w:rsid w:val="00CA0658"/>
    <w:rsid w:val="00CA08D3"/>
    <w:rsid w:val="00CA0A15"/>
    <w:rsid w:val="00CA0A31"/>
    <w:rsid w:val="00CA0C22"/>
    <w:rsid w:val="00CA0C7D"/>
    <w:rsid w:val="00CA0E33"/>
    <w:rsid w:val="00CA0F9D"/>
    <w:rsid w:val="00CA1027"/>
    <w:rsid w:val="00CA10ED"/>
    <w:rsid w:val="00CA11DC"/>
    <w:rsid w:val="00CA1215"/>
    <w:rsid w:val="00CA125E"/>
    <w:rsid w:val="00CA12D1"/>
    <w:rsid w:val="00CA1300"/>
    <w:rsid w:val="00CA171B"/>
    <w:rsid w:val="00CA179A"/>
    <w:rsid w:val="00CA1A26"/>
    <w:rsid w:val="00CA1AFF"/>
    <w:rsid w:val="00CA1B84"/>
    <w:rsid w:val="00CA1B91"/>
    <w:rsid w:val="00CA1BA1"/>
    <w:rsid w:val="00CA1BAF"/>
    <w:rsid w:val="00CA1C91"/>
    <w:rsid w:val="00CA1E1F"/>
    <w:rsid w:val="00CA1F19"/>
    <w:rsid w:val="00CA1F7A"/>
    <w:rsid w:val="00CA206F"/>
    <w:rsid w:val="00CA209C"/>
    <w:rsid w:val="00CA2400"/>
    <w:rsid w:val="00CA257A"/>
    <w:rsid w:val="00CA259D"/>
    <w:rsid w:val="00CA279C"/>
    <w:rsid w:val="00CA282B"/>
    <w:rsid w:val="00CA2B24"/>
    <w:rsid w:val="00CA2B5B"/>
    <w:rsid w:val="00CA2C50"/>
    <w:rsid w:val="00CA2F31"/>
    <w:rsid w:val="00CA33B4"/>
    <w:rsid w:val="00CA34BE"/>
    <w:rsid w:val="00CA3606"/>
    <w:rsid w:val="00CA378F"/>
    <w:rsid w:val="00CA3968"/>
    <w:rsid w:val="00CA3B57"/>
    <w:rsid w:val="00CA3B87"/>
    <w:rsid w:val="00CA3D47"/>
    <w:rsid w:val="00CA3D5C"/>
    <w:rsid w:val="00CA3E0B"/>
    <w:rsid w:val="00CA4077"/>
    <w:rsid w:val="00CA4463"/>
    <w:rsid w:val="00CA44E8"/>
    <w:rsid w:val="00CA47E6"/>
    <w:rsid w:val="00CA4817"/>
    <w:rsid w:val="00CA4824"/>
    <w:rsid w:val="00CA49EF"/>
    <w:rsid w:val="00CA4BB5"/>
    <w:rsid w:val="00CA4DF3"/>
    <w:rsid w:val="00CA5003"/>
    <w:rsid w:val="00CA540F"/>
    <w:rsid w:val="00CA545A"/>
    <w:rsid w:val="00CA54F6"/>
    <w:rsid w:val="00CA558D"/>
    <w:rsid w:val="00CA5667"/>
    <w:rsid w:val="00CA56B0"/>
    <w:rsid w:val="00CA5AFF"/>
    <w:rsid w:val="00CA5B8A"/>
    <w:rsid w:val="00CA6240"/>
    <w:rsid w:val="00CA64D4"/>
    <w:rsid w:val="00CA68AA"/>
    <w:rsid w:val="00CA69FE"/>
    <w:rsid w:val="00CA6DA8"/>
    <w:rsid w:val="00CA6F3A"/>
    <w:rsid w:val="00CA70B2"/>
    <w:rsid w:val="00CA714E"/>
    <w:rsid w:val="00CA7164"/>
    <w:rsid w:val="00CA7261"/>
    <w:rsid w:val="00CA7647"/>
    <w:rsid w:val="00CA780F"/>
    <w:rsid w:val="00CA78A8"/>
    <w:rsid w:val="00CA79A4"/>
    <w:rsid w:val="00CA7B5D"/>
    <w:rsid w:val="00CA7C03"/>
    <w:rsid w:val="00CA7C9D"/>
    <w:rsid w:val="00CA7DBE"/>
    <w:rsid w:val="00CA7EA6"/>
    <w:rsid w:val="00CA7EAF"/>
    <w:rsid w:val="00CB00E5"/>
    <w:rsid w:val="00CB0233"/>
    <w:rsid w:val="00CB036A"/>
    <w:rsid w:val="00CB0724"/>
    <w:rsid w:val="00CB0C9A"/>
    <w:rsid w:val="00CB0D08"/>
    <w:rsid w:val="00CB1185"/>
    <w:rsid w:val="00CB15D8"/>
    <w:rsid w:val="00CB1851"/>
    <w:rsid w:val="00CB18A7"/>
    <w:rsid w:val="00CB296A"/>
    <w:rsid w:val="00CB2C15"/>
    <w:rsid w:val="00CB2C5C"/>
    <w:rsid w:val="00CB2D17"/>
    <w:rsid w:val="00CB2F48"/>
    <w:rsid w:val="00CB362B"/>
    <w:rsid w:val="00CB3732"/>
    <w:rsid w:val="00CB3A17"/>
    <w:rsid w:val="00CB3BAA"/>
    <w:rsid w:val="00CB3C98"/>
    <w:rsid w:val="00CB3CBC"/>
    <w:rsid w:val="00CB3CEF"/>
    <w:rsid w:val="00CB3E11"/>
    <w:rsid w:val="00CB3E2B"/>
    <w:rsid w:val="00CB3F46"/>
    <w:rsid w:val="00CB423B"/>
    <w:rsid w:val="00CB4352"/>
    <w:rsid w:val="00CB4491"/>
    <w:rsid w:val="00CB47D9"/>
    <w:rsid w:val="00CB483F"/>
    <w:rsid w:val="00CB4904"/>
    <w:rsid w:val="00CB4A3C"/>
    <w:rsid w:val="00CB4BF5"/>
    <w:rsid w:val="00CB4E39"/>
    <w:rsid w:val="00CB4F00"/>
    <w:rsid w:val="00CB5099"/>
    <w:rsid w:val="00CB5141"/>
    <w:rsid w:val="00CB577F"/>
    <w:rsid w:val="00CB5BCC"/>
    <w:rsid w:val="00CB5C5A"/>
    <w:rsid w:val="00CB5DD8"/>
    <w:rsid w:val="00CB6142"/>
    <w:rsid w:val="00CB618E"/>
    <w:rsid w:val="00CB63B1"/>
    <w:rsid w:val="00CB657A"/>
    <w:rsid w:val="00CB6606"/>
    <w:rsid w:val="00CB6608"/>
    <w:rsid w:val="00CB683B"/>
    <w:rsid w:val="00CB69F2"/>
    <w:rsid w:val="00CB6B38"/>
    <w:rsid w:val="00CB6D79"/>
    <w:rsid w:val="00CB6E63"/>
    <w:rsid w:val="00CB6FA3"/>
    <w:rsid w:val="00CB71F6"/>
    <w:rsid w:val="00CB737E"/>
    <w:rsid w:val="00CB75FA"/>
    <w:rsid w:val="00CB7798"/>
    <w:rsid w:val="00CB7BE2"/>
    <w:rsid w:val="00CB7DBD"/>
    <w:rsid w:val="00CB7F8A"/>
    <w:rsid w:val="00CC046B"/>
    <w:rsid w:val="00CC06D3"/>
    <w:rsid w:val="00CC08CE"/>
    <w:rsid w:val="00CC0BAA"/>
    <w:rsid w:val="00CC0FB9"/>
    <w:rsid w:val="00CC10A1"/>
    <w:rsid w:val="00CC1194"/>
    <w:rsid w:val="00CC18A1"/>
    <w:rsid w:val="00CC1B97"/>
    <w:rsid w:val="00CC1C7D"/>
    <w:rsid w:val="00CC2016"/>
    <w:rsid w:val="00CC2108"/>
    <w:rsid w:val="00CC226E"/>
    <w:rsid w:val="00CC236E"/>
    <w:rsid w:val="00CC2639"/>
    <w:rsid w:val="00CC278F"/>
    <w:rsid w:val="00CC28B4"/>
    <w:rsid w:val="00CC2934"/>
    <w:rsid w:val="00CC2AB7"/>
    <w:rsid w:val="00CC2ABA"/>
    <w:rsid w:val="00CC2C71"/>
    <w:rsid w:val="00CC2DCC"/>
    <w:rsid w:val="00CC3194"/>
    <w:rsid w:val="00CC3289"/>
    <w:rsid w:val="00CC36F9"/>
    <w:rsid w:val="00CC3892"/>
    <w:rsid w:val="00CC3962"/>
    <w:rsid w:val="00CC3976"/>
    <w:rsid w:val="00CC3B30"/>
    <w:rsid w:val="00CC3BCB"/>
    <w:rsid w:val="00CC3D3B"/>
    <w:rsid w:val="00CC3DD8"/>
    <w:rsid w:val="00CC40A3"/>
    <w:rsid w:val="00CC41DB"/>
    <w:rsid w:val="00CC4554"/>
    <w:rsid w:val="00CC4560"/>
    <w:rsid w:val="00CC468C"/>
    <w:rsid w:val="00CC4F39"/>
    <w:rsid w:val="00CC4F69"/>
    <w:rsid w:val="00CC4FBD"/>
    <w:rsid w:val="00CC5179"/>
    <w:rsid w:val="00CC5816"/>
    <w:rsid w:val="00CC58F3"/>
    <w:rsid w:val="00CC5920"/>
    <w:rsid w:val="00CC5BB2"/>
    <w:rsid w:val="00CC5EA6"/>
    <w:rsid w:val="00CC6022"/>
    <w:rsid w:val="00CC627E"/>
    <w:rsid w:val="00CC638F"/>
    <w:rsid w:val="00CC6D9B"/>
    <w:rsid w:val="00CC6EAB"/>
    <w:rsid w:val="00CC6F37"/>
    <w:rsid w:val="00CC6F39"/>
    <w:rsid w:val="00CC6F4C"/>
    <w:rsid w:val="00CC7172"/>
    <w:rsid w:val="00CC726B"/>
    <w:rsid w:val="00CC789F"/>
    <w:rsid w:val="00CC78D1"/>
    <w:rsid w:val="00CC7A4D"/>
    <w:rsid w:val="00CC7B07"/>
    <w:rsid w:val="00CC7CA1"/>
    <w:rsid w:val="00CC7E99"/>
    <w:rsid w:val="00CD0193"/>
    <w:rsid w:val="00CD01CF"/>
    <w:rsid w:val="00CD0214"/>
    <w:rsid w:val="00CD033F"/>
    <w:rsid w:val="00CD06DE"/>
    <w:rsid w:val="00CD082F"/>
    <w:rsid w:val="00CD0BC7"/>
    <w:rsid w:val="00CD0EDE"/>
    <w:rsid w:val="00CD0FDF"/>
    <w:rsid w:val="00CD10EF"/>
    <w:rsid w:val="00CD1465"/>
    <w:rsid w:val="00CD14B5"/>
    <w:rsid w:val="00CD160C"/>
    <w:rsid w:val="00CD1804"/>
    <w:rsid w:val="00CD18DD"/>
    <w:rsid w:val="00CD19D4"/>
    <w:rsid w:val="00CD1A30"/>
    <w:rsid w:val="00CD1A52"/>
    <w:rsid w:val="00CD1AF0"/>
    <w:rsid w:val="00CD1F46"/>
    <w:rsid w:val="00CD26E8"/>
    <w:rsid w:val="00CD27BB"/>
    <w:rsid w:val="00CD2D53"/>
    <w:rsid w:val="00CD31F7"/>
    <w:rsid w:val="00CD3384"/>
    <w:rsid w:val="00CD342E"/>
    <w:rsid w:val="00CD38BE"/>
    <w:rsid w:val="00CD38C7"/>
    <w:rsid w:val="00CD42FB"/>
    <w:rsid w:val="00CD43BA"/>
    <w:rsid w:val="00CD4524"/>
    <w:rsid w:val="00CD45F5"/>
    <w:rsid w:val="00CD4A47"/>
    <w:rsid w:val="00CD4B3A"/>
    <w:rsid w:val="00CD4B8D"/>
    <w:rsid w:val="00CD4B9A"/>
    <w:rsid w:val="00CD5251"/>
    <w:rsid w:val="00CD5277"/>
    <w:rsid w:val="00CD5389"/>
    <w:rsid w:val="00CD5705"/>
    <w:rsid w:val="00CD595E"/>
    <w:rsid w:val="00CD5AEC"/>
    <w:rsid w:val="00CD5FA6"/>
    <w:rsid w:val="00CD600E"/>
    <w:rsid w:val="00CD6183"/>
    <w:rsid w:val="00CD64DF"/>
    <w:rsid w:val="00CD6611"/>
    <w:rsid w:val="00CD6A7C"/>
    <w:rsid w:val="00CD6B3D"/>
    <w:rsid w:val="00CD6D67"/>
    <w:rsid w:val="00CD6DD7"/>
    <w:rsid w:val="00CD6DE0"/>
    <w:rsid w:val="00CD738E"/>
    <w:rsid w:val="00CD749D"/>
    <w:rsid w:val="00CD780E"/>
    <w:rsid w:val="00CD78BD"/>
    <w:rsid w:val="00CD7A11"/>
    <w:rsid w:val="00CD7D70"/>
    <w:rsid w:val="00CD7EED"/>
    <w:rsid w:val="00CE03F8"/>
    <w:rsid w:val="00CE0635"/>
    <w:rsid w:val="00CE0890"/>
    <w:rsid w:val="00CE0A69"/>
    <w:rsid w:val="00CE0B62"/>
    <w:rsid w:val="00CE0CE8"/>
    <w:rsid w:val="00CE0D58"/>
    <w:rsid w:val="00CE0D64"/>
    <w:rsid w:val="00CE0D87"/>
    <w:rsid w:val="00CE0E62"/>
    <w:rsid w:val="00CE112A"/>
    <w:rsid w:val="00CE1146"/>
    <w:rsid w:val="00CE154B"/>
    <w:rsid w:val="00CE18B3"/>
    <w:rsid w:val="00CE1A2C"/>
    <w:rsid w:val="00CE2285"/>
    <w:rsid w:val="00CE2387"/>
    <w:rsid w:val="00CE23B8"/>
    <w:rsid w:val="00CE2990"/>
    <w:rsid w:val="00CE29AC"/>
    <w:rsid w:val="00CE2BC3"/>
    <w:rsid w:val="00CE2BDB"/>
    <w:rsid w:val="00CE2D5E"/>
    <w:rsid w:val="00CE3033"/>
    <w:rsid w:val="00CE33BD"/>
    <w:rsid w:val="00CE36AE"/>
    <w:rsid w:val="00CE39CB"/>
    <w:rsid w:val="00CE3A69"/>
    <w:rsid w:val="00CE3A8E"/>
    <w:rsid w:val="00CE3AF7"/>
    <w:rsid w:val="00CE4155"/>
    <w:rsid w:val="00CE4236"/>
    <w:rsid w:val="00CE4584"/>
    <w:rsid w:val="00CE4632"/>
    <w:rsid w:val="00CE4D99"/>
    <w:rsid w:val="00CE4DF0"/>
    <w:rsid w:val="00CE4F26"/>
    <w:rsid w:val="00CE4F4B"/>
    <w:rsid w:val="00CE513D"/>
    <w:rsid w:val="00CE52CF"/>
    <w:rsid w:val="00CE562C"/>
    <w:rsid w:val="00CE5858"/>
    <w:rsid w:val="00CE5BFD"/>
    <w:rsid w:val="00CE5C4E"/>
    <w:rsid w:val="00CE5E9A"/>
    <w:rsid w:val="00CE6033"/>
    <w:rsid w:val="00CE61BF"/>
    <w:rsid w:val="00CE624A"/>
    <w:rsid w:val="00CE65F6"/>
    <w:rsid w:val="00CE673B"/>
    <w:rsid w:val="00CE67F2"/>
    <w:rsid w:val="00CE6DD8"/>
    <w:rsid w:val="00CE6E57"/>
    <w:rsid w:val="00CE749E"/>
    <w:rsid w:val="00CE760A"/>
    <w:rsid w:val="00CE76BF"/>
    <w:rsid w:val="00CE76DE"/>
    <w:rsid w:val="00CE7789"/>
    <w:rsid w:val="00CE779A"/>
    <w:rsid w:val="00CE786F"/>
    <w:rsid w:val="00CE789C"/>
    <w:rsid w:val="00CE7A50"/>
    <w:rsid w:val="00CE7B29"/>
    <w:rsid w:val="00CE7E5B"/>
    <w:rsid w:val="00CF00A3"/>
    <w:rsid w:val="00CF0279"/>
    <w:rsid w:val="00CF041A"/>
    <w:rsid w:val="00CF05BE"/>
    <w:rsid w:val="00CF077E"/>
    <w:rsid w:val="00CF07FD"/>
    <w:rsid w:val="00CF0890"/>
    <w:rsid w:val="00CF08D8"/>
    <w:rsid w:val="00CF08DC"/>
    <w:rsid w:val="00CF0A63"/>
    <w:rsid w:val="00CF0C5A"/>
    <w:rsid w:val="00CF0D06"/>
    <w:rsid w:val="00CF0DAC"/>
    <w:rsid w:val="00CF0E8E"/>
    <w:rsid w:val="00CF1053"/>
    <w:rsid w:val="00CF10DA"/>
    <w:rsid w:val="00CF11CF"/>
    <w:rsid w:val="00CF1247"/>
    <w:rsid w:val="00CF1456"/>
    <w:rsid w:val="00CF14AC"/>
    <w:rsid w:val="00CF1605"/>
    <w:rsid w:val="00CF1C90"/>
    <w:rsid w:val="00CF1F30"/>
    <w:rsid w:val="00CF207B"/>
    <w:rsid w:val="00CF26DC"/>
    <w:rsid w:val="00CF2793"/>
    <w:rsid w:val="00CF2803"/>
    <w:rsid w:val="00CF2B66"/>
    <w:rsid w:val="00CF2C31"/>
    <w:rsid w:val="00CF2D76"/>
    <w:rsid w:val="00CF2EE7"/>
    <w:rsid w:val="00CF2FCB"/>
    <w:rsid w:val="00CF34A0"/>
    <w:rsid w:val="00CF35AB"/>
    <w:rsid w:val="00CF35CB"/>
    <w:rsid w:val="00CF37B2"/>
    <w:rsid w:val="00CF39CB"/>
    <w:rsid w:val="00CF3B97"/>
    <w:rsid w:val="00CF3C6F"/>
    <w:rsid w:val="00CF3D9D"/>
    <w:rsid w:val="00CF3F6E"/>
    <w:rsid w:val="00CF424E"/>
    <w:rsid w:val="00CF42D8"/>
    <w:rsid w:val="00CF472A"/>
    <w:rsid w:val="00CF4802"/>
    <w:rsid w:val="00CF4865"/>
    <w:rsid w:val="00CF4B0A"/>
    <w:rsid w:val="00CF4B0F"/>
    <w:rsid w:val="00CF54C4"/>
    <w:rsid w:val="00CF54F8"/>
    <w:rsid w:val="00CF56AC"/>
    <w:rsid w:val="00CF5791"/>
    <w:rsid w:val="00CF581A"/>
    <w:rsid w:val="00CF58BA"/>
    <w:rsid w:val="00CF5A6B"/>
    <w:rsid w:val="00CF5E09"/>
    <w:rsid w:val="00CF6095"/>
    <w:rsid w:val="00CF635C"/>
    <w:rsid w:val="00CF63B2"/>
    <w:rsid w:val="00CF63BF"/>
    <w:rsid w:val="00CF646A"/>
    <w:rsid w:val="00CF6584"/>
    <w:rsid w:val="00CF6625"/>
    <w:rsid w:val="00CF670F"/>
    <w:rsid w:val="00CF6830"/>
    <w:rsid w:val="00CF692F"/>
    <w:rsid w:val="00CF6C4F"/>
    <w:rsid w:val="00CF6C9B"/>
    <w:rsid w:val="00CF6E74"/>
    <w:rsid w:val="00CF6E7E"/>
    <w:rsid w:val="00CF7181"/>
    <w:rsid w:val="00CF74DB"/>
    <w:rsid w:val="00CF75F6"/>
    <w:rsid w:val="00CF79A2"/>
    <w:rsid w:val="00CF7F01"/>
    <w:rsid w:val="00D00273"/>
    <w:rsid w:val="00D009EA"/>
    <w:rsid w:val="00D00B0B"/>
    <w:rsid w:val="00D00C4C"/>
    <w:rsid w:val="00D013FA"/>
    <w:rsid w:val="00D01509"/>
    <w:rsid w:val="00D01A2B"/>
    <w:rsid w:val="00D01C96"/>
    <w:rsid w:val="00D01DD5"/>
    <w:rsid w:val="00D01E7F"/>
    <w:rsid w:val="00D01FCC"/>
    <w:rsid w:val="00D02106"/>
    <w:rsid w:val="00D021A6"/>
    <w:rsid w:val="00D024F0"/>
    <w:rsid w:val="00D02837"/>
    <w:rsid w:val="00D03544"/>
    <w:rsid w:val="00D038DF"/>
    <w:rsid w:val="00D03A48"/>
    <w:rsid w:val="00D03A7D"/>
    <w:rsid w:val="00D03B9C"/>
    <w:rsid w:val="00D03C37"/>
    <w:rsid w:val="00D03C64"/>
    <w:rsid w:val="00D03F85"/>
    <w:rsid w:val="00D04209"/>
    <w:rsid w:val="00D0430A"/>
    <w:rsid w:val="00D04397"/>
    <w:rsid w:val="00D04ECA"/>
    <w:rsid w:val="00D04FE3"/>
    <w:rsid w:val="00D05073"/>
    <w:rsid w:val="00D05159"/>
    <w:rsid w:val="00D05486"/>
    <w:rsid w:val="00D056A6"/>
    <w:rsid w:val="00D056D8"/>
    <w:rsid w:val="00D05970"/>
    <w:rsid w:val="00D05B37"/>
    <w:rsid w:val="00D05D14"/>
    <w:rsid w:val="00D05E98"/>
    <w:rsid w:val="00D06093"/>
    <w:rsid w:val="00D06190"/>
    <w:rsid w:val="00D061FF"/>
    <w:rsid w:val="00D065C6"/>
    <w:rsid w:val="00D066D0"/>
    <w:rsid w:val="00D06799"/>
    <w:rsid w:val="00D067C8"/>
    <w:rsid w:val="00D069DF"/>
    <w:rsid w:val="00D06A81"/>
    <w:rsid w:val="00D06F81"/>
    <w:rsid w:val="00D07082"/>
    <w:rsid w:val="00D071FE"/>
    <w:rsid w:val="00D0766A"/>
    <w:rsid w:val="00D0769D"/>
    <w:rsid w:val="00D0779B"/>
    <w:rsid w:val="00D07B74"/>
    <w:rsid w:val="00D07D73"/>
    <w:rsid w:val="00D10083"/>
    <w:rsid w:val="00D1034F"/>
    <w:rsid w:val="00D10A85"/>
    <w:rsid w:val="00D10B39"/>
    <w:rsid w:val="00D10B5C"/>
    <w:rsid w:val="00D10C0F"/>
    <w:rsid w:val="00D10D58"/>
    <w:rsid w:val="00D10EBD"/>
    <w:rsid w:val="00D10F11"/>
    <w:rsid w:val="00D111ED"/>
    <w:rsid w:val="00D1158C"/>
    <w:rsid w:val="00D115CF"/>
    <w:rsid w:val="00D1171F"/>
    <w:rsid w:val="00D11791"/>
    <w:rsid w:val="00D11942"/>
    <w:rsid w:val="00D1195F"/>
    <w:rsid w:val="00D11A20"/>
    <w:rsid w:val="00D11D5E"/>
    <w:rsid w:val="00D11D5F"/>
    <w:rsid w:val="00D11D62"/>
    <w:rsid w:val="00D11E51"/>
    <w:rsid w:val="00D11FB1"/>
    <w:rsid w:val="00D12076"/>
    <w:rsid w:val="00D12386"/>
    <w:rsid w:val="00D12492"/>
    <w:rsid w:val="00D1268B"/>
    <w:rsid w:val="00D12752"/>
    <w:rsid w:val="00D1280D"/>
    <w:rsid w:val="00D12A6D"/>
    <w:rsid w:val="00D12C59"/>
    <w:rsid w:val="00D12D19"/>
    <w:rsid w:val="00D12D5A"/>
    <w:rsid w:val="00D12DB8"/>
    <w:rsid w:val="00D13045"/>
    <w:rsid w:val="00D13F5E"/>
    <w:rsid w:val="00D142E6"/>
    <w:rsid w:val="00D14474"/>
    <w:rsid w:val="00D147D6"/>
    <w:rsid w:val="00D148E8"/>
    <w:rsid w:val="00D14ADC"/>
    <w:rsid w:val="00D14C0D"/>
    <w:rsid w:val="00D14C87"/>
    <w:rsid w:val="00D14DE5"/>
    <w:rsid w:val="00D14FDD"/>
    <w:rsid w:val="00D15100"/>
    <w:rsid w:val="00D15259"/>
    <w:rsid w:val="00D1599C"/>
    <w:rsid w:val="00D15C69"/>
    <w:rsid w:val="00D15D6F"/>
    <w:rsid w:val="00D1603A"/>
    <w:rsid w:val="00D160BB"/>
    <w:rsid w:val="00D16149"/>
    <w:rsid w:val="00D16297"/>
    <w:rsid w:val="00D1633E"/>
    <w:rsid w:val="00D163E9"/>
    <w:rsid w:val="00D163F5"/>
    <w:rsid w:val="00D16458"/>
    <w:rsid w:val="00D16652"/>
    <w:rsid w:val="00D1697D"/>
    <w:rsid w:val="00D16A01"/>
    <w:rsid w:val="00D16B25"/>
    <w:rsid w:val="00D16C48"/>
    <w:rsid w:val="00D16C59"/>
    <w:rsid w:val="00D16E37"/>
    <w:rsid w:val="00D16F6A"/>
    <w:rsid w:val="00D17050"/>
    <w:rsid w:val="00D17382"/>
    <w:rsid w:val="00D2037A"/>
    <w:rsid w:val="00D2048A"/>
    <w:rsid w:val="00D20584"/>
    <w:rsid w:val="00D2083E"/>
    <w:rsid w:val="00D20AB8"/>
    <w:rsid w:val="00D20AF8"/>
    <w:rsid w:val="00D20E1F"/>
    <w:rsid w:val="00D20EA8"/>
    <w:rsid w:val="00D21347"/>
    <w:rsid w:val="00D2181A"/>
    <w:rsid w:val="00D2199B"/>
    <w:rsid w:val="00D219E1"/>
    <w:rsid w:val="00D21BF1"/>
    <w:rsid w:val="00D21C06"/>
    <w:rsid w:val="00D21C3F"/>
    <w:rsid w:val="00D21D84"/>
    <w:rsid w:val="00D21DEA"/>
    <w:rsid w:val="00D21FF8"/>
    <w:rsid w:val="00D2203D"/>
    <w:rsid w:val="00D2207F"/>
    <w:rsid w:val="00D221C4"/>
    <w:rsid w:val="00D2224A"/>
    <w:rsid w:val="00D22297"/>
    <w:rsid w:val="00D224D9"/>
    <w:rsid w:val="00D22705"/>
    <w:rsid w:val="00D22872"/>
    <w:rsid w:val="00D22B30"/>
    <w:rsid w:val="00D22D0C"/>
    <w:rsid w:val="00D22EA0"/>
    <w:rsid w:val="00D22F0A"/>
    <w:rsid w:val="00D22FEB"/>
    <w:rsid w:val="00D23080"/>
    <w:rsid w:val="00D230D7"/>
    <w:rsid w:val="00D230F9"/>
    <w:rsid w:val="00D232A7"/>
    <w:rsid w:val="00D23601"/>
    <w:rsid w:val="00D2397C"/>
    <w:rsid w:val="00D23B0D"/>
    <w:rsid w:val="00D23B89"/>
    <w:rsid w:val="00D23BCC"/>
    <w:rsid w:val="00D240C5"/>
    <w:rsid w:val="00D24203"/>
    <w:rsid w:val="00D24793"/>
    <w:rsid w:val="00D24931"/>
    <w:rsid w:val="00D24B32"/>
    <w:rsid w:val="00D24F09"/>
    <w:rsid w:val="00D24F35"/>
    <w:rsid w:val="00D250B8"/>
    <w:rsid w:val="00D254D9"/>
    <w:rsid w:val="00D255F0"/>
    <w:rsid w:val="00D256BD"/>
    <w:rsid w:val="00D258EC"/>
    <w:rsid w:val="00D25C47"/>
    <w:rsid w:val="00D25C9C"/>
    <w:rsid w:val="00D25E6B"/>
    <w:rsid w:val="00D25E85"/>
    <w:rsid w:val="00D263BD"/>
    <w:rsid w:val="00D263EA"/>
    <w:rsid w:val="00D26400"/>
    <w:rsid w:val="00D2657F"/>
    <w:rsid w:val="00D26679"/>
    <w:rsid w:val="00D26894"/>
    <w:rsid w:val="00D26978"/>
    <w:rsid w:val="00D27088"/>
    <w:rsid w:val="00D270A9"/>
    <w:rsid w:val="00D271A9"/>
    <w:rsid w:val="00D27350"/>
    <w:rsid w:val="00D275D4"/>
    <w:rsid w:val="00D2785F"/>
    <w:rsid w:val="00D27A01"/>
    <w:rsid w:val="00D27AA1"/>
    <w:rsid w:val="00D27B01"/>
    <w:rsid w:val="00D27B34"/>
    <w:rsid w:val="00D27B51"/>
    <w:rsid w:val="00D30321"/>
    <w:rsid w:val="00D30388"/>
    <w:rsid w:val="00D3050C"/>
    <w:rsid w:val="00D30752"/>
    <w:rsid w:val="00D309C1"/>
    <w:rsid w:val="00D30E5D"/>
    <w:rsid w:val="00D312AB"/>
    <w:rsid w:val="00D31834"/>
    <w:rsid w:val="00D31923"/>
    <w:rsid w:val="00D31CCE"/>
    <w:rsid w:val="00D31EA5"/>
    <w:rsid w:val="00D32266"/>
    <w:rsid w:val="00D32329"/>
    <w:rsid w:val="00D326C6"/>
    <w:rsid w:val="00D326C7"/>
    <w:rsid w:val="00D327B8"/>
    <w:rsid w:val="00D32A90"/>
    <w:rsid w:val="00D32C55"/>
    <w:rsid w:val="00D32F0B"/>
    <w:rsid w:val="00D330EF"/>
    <w:rsid w:val="00D33163"/>
    <w:rsid w:val="00D333BF"/>
    <w:rsid w:val="00D33457"/>
    <w:rsid w:val="00D335F0"/>
    <w:rsid w:val="00D335F4"/>
    <w:rsid w:val="00D33633"/>
    <w:rsid w:val="00D33F88"/>
    <w:rsid w:val="00D3438C"/>
    <w:rsid w:val="00D34567"/>
    <w:rsid w:val="00D345CC"/>
    <w:rsid w:val="00D34972"/>
    <w:rsid w:val="00D34E55"/>
    <w:rsid w:val="00D3511E"/>
    <w:rsid w:val="00D3523A"/>
    <w:rsid w:val="00D354B0"/>
    <w:rsid w:val="00D354F8"/>
    <w:rsid w:val="00D35565"/>
    <w:rsid w:val="00D35635"/>
    <w:rsid w:val="00D357A4"/>
    <w:rsid w:val="00D359E8"/>
    <w:rsid w:val="00D35CA3"/>
    <w:rsid w:val="00D35D2D"/>
    <w:rsid w:val="00D35E17"/>
    <w:rsid w:val="00D35F27"/>
    <w:rsid w:val="00D35F60"/>
    <w:rsid w:val="00D36042"/>
    <w:rsid w:val="00D3618B"/>
    <w:rsid w:val="00D362CE"/>
    <w:rsid w:val="00D366BD"/>
    <w:rsid w:val="00D368C5"/>
    <w:rsid w:val="00D3692B"/>
    <w:rsid w:val="00D369E6"/>
    <w:rsid w:val="00D36A3D"/>
    <w:rsid w:val="00D36C95"/>
    <w:rsid w:val="00D36E67"/>
    <w:rsid w:val="00D37089"/>
    <w:rsid w:val="00D3719C"/>
    <w:rsid w:val="00D372E4"/>
    <w:rsid w:val="00D372FC"/>
    <w:rsid w:val="00D377C8"/>
    <w:rsid w:val="00D37915"/>
    <w:rsid w:val="00D37B81"/>
    <w:rsid w:val="00D37F4F"/>
    <w:rsid w:val="00D40714"/>
    <w:rsid w:val="00D40BC1"/>
    <w:rsid w:val="00D41191"/>
    <w:rsid w:val="00D41525"/>
    <w:rsid w:val="00D4166B"/>
    <w:rsid w:val="00D4174D"/>
    <w:rsid w:val="00D41777"/>
    <w:rsid w:val="00D41793"/>
    <w:rsid w:val="00D41911"/>
    <w:rsid w:val="00D41AD0"/>
    <w:rsid w:val="00D41B9A"/>
    <w:rsid w:val="00D41C5A"/>
    <w:rsid w:val="00D41CA4"/>
    <w:rsid w:val="00D41D2C"/>
    <w:rsid w:val="00D4209B"/>
    <w:rsid w:val="00D42470"/>
    <w:rsid w:val="00D424A0"/>
    <w:rsid w:val="00D42863"/>
    <w:rsid w:val="00D42993"/>
    <w:rsid w:val="00D42B34"/>
    <w:rsid w:val="00D42CB6"/>
    <w:rsid w:val="00D431F2"/>
    <w:rsid w:val="00D431F3"/>
    <w:rsid w:val="00D434CF"/>
    <w:rsid w:val="00D43580"/>
    <w:rsid w:val="00D435C0"/>
    <w:rsid w:val="00D4370A"/>
    <w:rsid w:val="00D4376D"/>
    <w:rsid w:val="00D4386F"/>
    <w:rsid w:val="00D43A44"/>
    <w:rsid w:val="00D43C85"/>
    <w:rsid w:val="00D43DFB"/>
    <w:rsid w:val="00D43EF0"/>
    <w:rsid w:val="00D441BA"/>
    <w:rsid w:val="00D44497"/>
    <w:rsid w:val="00D44920"/>
    <w:rsid w:val="00D44FCA"/>
    <w:rsid w:val="00D450C0"/>
    <w:rsid w:val="00D45193"/>
    <w:rsid w:val="00D4526E"/>
    <w:rsid w:val="00D45666"/>
    <w:rsid w:val="00D45690"/>
    <w:rsid w:val="00D456D9"/>
    <w:rsid w:val="00D45817"/>
    <w:rsid w:val="00D45896"/>
    <w:rsid w:val="00D45909"/>
    <w:rsid w:val="00D45A21"/>
    <w:rsid w:val="00D45B90"/>
    <w:rsid w:val="00D45D9E"/>
    <w:rsid w:val="00D45F5F"/>
    <w:rsid w:val="00D45FBD"/>
    <w:rsid w:val="00D461D5"/>
    <w:rsid w:val="00D464E9"/>
    <w:rsid w:val="00D46593"/>
    <w:rsid w:val="00D467CB"/>
    <w:rsid w:val="00D46801"/>
    <w:rsid w:val="00D4686A"/>
    <w:rsid w:val="00D46A8D"/>
    <w:rsid w:val="00D46CAF"/>
    <w:rsid w:val="00D47024"/>
    <w:rsid w:val="00D470A1"/>
    <w:rsid w:val="00D470CF"/>
    <w:rsid w:val="00D471E5"/>
    <w:rsid w:val="00D4759E"/>
    <w:rsid w:val="00D4763E"/>
    <w:rsid w:val="00D47680"/>
    <w:rsid w:val="00D477EA"/>
    <w:rsid w:val="00D47CC9"/>
    <w:rsid w:val="00D50383"/>
    <w:rsid w:val="00D5065C"/>
    <w:rsid w:val="00D50778"/>
    <w:rsid w:val="00D50798"/>
    <w:rsid w:val="00D508B6"/>
    <w:rsid w:val="00D50992"/>
    <w:rsid w:val="00D50B7B"/>
    <w:rsid w:val="00D51005"/>
    <w:rsid w:val="00D51025"/>
    <w:rsid w:val="00D51100"/>
    <w:rsid w:val="00D5123C"/>
    <w:rsid w:val="00D51318"/>
    <w:rsid w:val="00D51428"/>
    <w:rsid w:val="00D5144E"/>
    <w:rsid w:val="00D51488"/>
    <w:rsid w:val="00D515A3"/>
    <w:rsid w:val="00D51674"/>
    <w:rsid w:val="00D51707"/>
    <w:rsid w:val="00D51B1A"/>
    <w:rsid w:val="00D51BD7"/>
    <w:rsid w:val="00D51C97"/>
    <w:rsid w:val="00D51DD0"/>
    <w:rsid w:val="00D52093"/>
    <w:rsid w:val="00D52270"/>
    <w:rsid w:val="00D524CB"/>
    <w:rsid w:val="00D525AF"/>
    <w:rsid w:val="00D52660"/>
    <w:rsid w:val="00D52764"/>
    <w:rsid w:val="00D5292A"/>
    <w:rsid w:val="00D529F6"/>
    <w:rsid w:val="00D52A8A"/>
    <w:rsid w:val="00D52D6C"/>
    <w:rsid w:val="00D530A2"/>
    <w:rsid w:val="00D53189"/>
    <w:rsid w:val="00D533C5"/>
    <w:rsid w:val="00D536A3"/>
    <w:rsid w:val="00D536CD"/>
    <w:rsid w:val="00D53705"/>
    <w:rsid w:val="00D53878"/>
    <w:rsid w:val="00D539C5"/>
    <w:rsid w:val="00D53B05"/>
    <w:rsid w:val="00D53C3A"/>
    <w:rsid w:val="00D53EA2"/>
    <w:rsid w:val="00D53EA9"/>
    <w:rsid w:val="00D54058"/>
    <w:rsid w:val="00D5426A"/>
    <w:rsid w:val="00D544ED"/>
    <w:rsid w:val="00D54987"/>
    <w:rsid w:val="00D54BB6"/>
    <w:rsid w:val="00D54CED"/>
    <w:rsid w:val="00D54FDC"/>
    <w:rsid w:val="00D55063"/>
    <w:rsid w:val="00D551BE"/>
    <w:rsid w:val="00D552B3"/>
    <w:rsid w:val="00D55640"/>
    <w:rsid w:val="00D556C6"/>
    <w:rsid w:val="00D55A81"/>
    <w:rsid w:val="00D55A9C"/>
    <w:rsid w:val="00D55F7F"/>
    <w:rsid w:val="00D56289"/>
    <w:rsid w:val="00D564D1"/>
    <w:rsid w:val="00D566A9"/>
    <w:rsid w:val="00D568A8"/>
    <w:rsid w:val="00D569CA"/>
    <w:rsid w:val="00D56A91"/>
    <w:rsid w:val="00D56D9C"/>
    <w:rsid w:val="00D56DD7"/>
    <w:rsid w:val="00D5709A"/>
    <w:rsid w:val="00D573A3"/>
    <w:rsid w:val="00D574F5"/>
    <w:rsid w:val="00D57887"/>
    <w:rsid w:val="00D57970"/>
    <w:rsid w:val="00D579BB"/>
    <w:rsid w:val="00D57A88"/>
    <w:rsid w:val="00D57C85"/>
    <w:rsid w:val="00D57C99"/>
    <w:rsid w:val="00D57CBC"/>
    <w:rsid w:val="00D57D0F"/>
    <w:rsid w:val="00D57E91"/>
    <w:rsid w:val="00D57FDD"/>
    <w:rsid w:val="00D600C7"/>
    <w:rsid w:val="00D60385"/>
    <w:rsid w:val="00D6038A"/>
    <w:rsid w:val="00D605A1"/>
    <w:rsid w:val="00D6072C"/>
    <w:rsid w:val="00D607D2"/>
    <w:rsid w:val="00D6083F"/>
    <w:rsid w:val="00D60AB7"/>
    <w:rsid w:val="00D60B66"/>
    <w:rsid w:val="00D60D87"/>
    <w:rsid w:val="00D60FC3"/>
    <w:rsid w:val="00D613AC"/>
    <w:rsid w:val="00D61725"/>
    <w:rsid w:val="00D617AC"/>
    <w:rsid w:val="00D61865"/>
    <w:rsid w:val="00D619D3"/>
    <w:rsid w:val="00D61D9A"/>
    <w:rsid w:val="00D61DA3"/>
    <w:rsid w:val="00D61E84"/>
    <w:rsid w:val="00D62491"/>
    <w:rsid w:val="00D624F7"/>
    <w:rsid w:val="00D62804"/>
    <w:rsid w:val="00D62B8D"/>
    <w:rsid w:val="00D62CAF"/>
    <w:rsid w:val="00D62D77"/>
    <w:rsid w:val="00D62DCF"/>
    <w:rsid w:val="00D6306E"/>
    <w:rsid w:val="00D631E5"/>
    <w:rsid w:val="00D635CD"/>
    <w:rsid w:val="00D636AE"/>
    <w:rsid w:val="00D6378D"/>
    <w:rsid w:val="00D63874"/>
    <w:rsid w:val="00D638BF"/>
    <w:rsid w:val="00D6394B"/>
    <w:rsid w:val="00D63ABD"/>
    <w:rsid w:val="00D63D2E"/>
    <w:rsid w:val="00D63F4B"/>
    <w:rsid w:val="00D64231"/>
    <w:rsid w:val="00D6440C"/>
    <w:rsid w:val="00D647D1"/>
    <w:rsid w:val="00D648C0"/>
    <w:rsid w:val="00D649EB"/>
    <w:rsid w:val="00D649F8"/>
    <w:rsid w:val="00D64C72"/>
    <w:rsid w:val="00D64FF3"/>
    <w:rsid w:val="00D6503E"/>
    <w:rsid w:val="00D65117"/>
    <w:rsid w:val="00D6525F"/>
    <w:rsid w:val="00D65315"/>
    <w:rsid w:val="00D65740"/>
    <w:rsid w:val="00D657A2"/>
    <w:rsid w:val="00D658CF"/>
    <w:rsid w:val="00D660A3"/>
    <w:rsid w:val="00D66170"/>
    <w:rsid w:val="00D6622E"/>
    <w:rsid w:val="00D6637E"/>
    <w:rsid w:val="00D663B1"/>
    <w:rsid w:val="00D66A4A"/>
    <w:rsid w:val="00D66D30"/>
    <w:rsid w:val="00D66D60"/>
    <w:rsid w:val="00D66E75"/>
    <w:rsid w:val="00D66EB4"/>
    <w:rsid w:val="00D670EC"/>
    <w:rsid w:val="00D67250"/>
    <w:rsid w:val="00D674BA"/>
    <w:rsid w:val="00D67655"/>
    <w:rsid w:val="00D676E6"/>
    <w:rsid w:val="00D67790"/>
    <w:rsid w:val="00D678FD"/>
    <w:rsid w:val="00D6791A"/>
    <w:rsid w:val="00D67B53"/>
    <w:rsid w:val="00D67C6C"/>
    <w:rsid w:val="00D67E38"/>
    <w:rsid w:val="00D7019E"/>
    <w:rsid w:val="00D7034C"/>
    <w:rsid w:val="00D70386"/>
    <w:rsid w:val="00D70887"/>
    <w:rsid w:val="00D708D0"/>
    <w:rsid w:val="00D709BA"/>
    <w:rsid w:val="00D70F92"/>
    <w:rsid w:val="00D71064"/>
    <w:rsid w:val="00D71206"/>
    <w:rsid w:val="00D7138A"/>
    <w:rsid w:val="00D71777"/>
    <w:rsid w:val="00D7188E"/>
    <w:rsid w:val="00D71947"/>
    <w:rsid w:val="00D71958"/>
    <w:rsid w:val="00D71A80"/>
    <w:rsid w:val="00D71BF2"/>
    <w:rsid w:val="00D72186"/>
    <w:rsid w:val="00D72212"/>
    <w:rsid w:val="00D72236"/>
    <w:rsid w:val="00D72307"/>
    <w:rsid w:val="00D7235D"/>
    <w:rsid w:val="00D72472"/>
    <w:rsid w:val="00D724BC"/>
    <w:rsid w:val="00D7250F"/>
    <w:rsid w:val="00D72623"/>
    <w:rsid w:val="00D72666"/>
    <w:rsid w:val="00D7268A"/>
    <w:rsid w:val="00D726AE"/>
    <w:rsid w:val="00D727D8"/>
    <w:rsid w:val="00D7290A"/>
    <w:rsid w:val="00D72932"/>
    <w:rsid w:val="00D72D59"/>
    <w:rsid w:val="00D72F6B"/>
    <w:rsid w:val="00D73049"/>
    <w:rsid w:val="00D730E9"/>
    <w:rsid w:val="00D73249"/>
    <w:rsid w:val="00D73463"/>
    <w:rsid w:val="00D734A2"/>
    <w:rsid w:val="00D73697"/>
    <w:rsid w:val="00D739A0"/>
    <w:rsid w:val="00D73C89"/>
    <w:rsid w:val="00D73F24"/>
    <w:rsid w:val="00D73F9C"/>
    <w:rsid w:val="00D7408B"/>
    <w:rsid w:val="00D74489"/>
    <w:rsid w:val="00D744C5"/>
    <w:rsid w:val="00D74526"/>
    <w:rsid w:val="00D745BC"/>
    <w:rsid w:val="00D749FA"/>
    <w:rsid w:val="00D74AB3"/>
    <w:rsid w:val="00D74AF5"/>
    <w:rsid w:val="00D74C9B"/>
    <w:rsid w:val="00D74CCE"/>
    <w:rsid w:val="00D74E83"/>
    <w:rsid w:val="00D75306"/>
    <w:rsid w:val="00D75487"/>
    <w:rsid w:val="00D756FE"/>
    <w:rsid w:val="00D7575E"/>
    <w:rsid w:val="00D759A7"/>
    <w:rsid w:val="00D75A34"/>
    <w:rsid w:val="00D75D7C"/>
    <w:rsid w:val="00D75E51"/>
    <w:rsid w:val="00D7643D"/>
    <w:rsid w:val="00D7656B"/>
    <w:rsid w:val="00D7661E"/>
    <w:rsid w:val="00D7696F"/>
    <w:rsid w:val="00D769B1"/>
    <w:rsid w:val="00D76AFC"/>
    <w:rsid w:val="00D76BA5"/>
    <w:rsid w:val="00D76FFF"/>
    <w:rsid w:val="00D77007"/>
    <w:rsid w:val="00D77067"/>
    <w:rsid w:val="00D7708E"/>
    <w:rsid w:val="00D77227"/>
    <w:rsid w:val="00D774C4"/>
    <w:rsid w:val="00D775D3"/>
    <w:rsid w:val="00D778A6"/>
    <w:rsid w:val="00D779D0"/>
    <w:rsid w:val="00D77F3F"/>
    <w:rsid w:val="00D77F60"/>
    <w:rsid w:val="00D8005D"/>
    <w:rsid w:val="00D80091"/>
    <w:rsid w:val="00D80561"/>
    <w:rsid w:val="00D805E8"/>
    <w:rsid w:val="00D8069E"/>
    <w:rsid w:val="00D80F23"/>
    <w:rsid w:val="00D80F9E"/>
    <w:rsid w:val="00D8106A"/>
    <w:rsid w:val="00D81892"/>
    <w:rsid w:val="00D818E5"/>
    <w:rsid w:val="00D8194A"/>
    <w:rsid w:val="00D81C9A"/>
    <w:rsid w:val="00D81F67"/>
    <w:rsid w:val="00D82267"/>
    <w:rsid w:val="00D823F8"/>
    <w:rsid w:val="00D826A8"/>
    <w:rsid w:val="00D828E3"/>
    <w:rsid w:val="00D82A4D"/>
    <w:rsid w:val="00D82B21"/>
    <w:rsid w:val="00D82D31"/>
    <w:rsid w:val="00D83014"/>
    <w:rsid w:val="00D8311C"/>
    <w:rsid w:val="00D8358F"/>
    <w:rsid w:val="00D843D0"/>
    <w:rsid w:val="00D844DC"/>
    <w:rsid w:val="00D84657"/>
    <w:rsid w:val="00D84CD4"/>
    <w:rsid w:val="00D84D0C"/>
    <w:rsid w:val="00D84EAE"/>
    <w:rsid w:val="00D84F6B"/>
    <w:rsid w:val="00D8559B"/>
    <w:rsid w:val="00D85865"/>
    <w:rsid w:val="00D859D2"/>
    <w:rsid w:val="00D85AE5"/>
    <w:rsid w:val="00D85E67"/>
    <w:rsid w:val="00D85E80"/>
    <w:rsid w:val="00D85EE7"/>
    <w:rsid w:val="00D86143"/>
    <w:rsid w:val="00D863FE"/>
    <w:rsid w:val="00D86424"/>
    <w:rsid w:val="00D864B0"/>
    <w:rsid w:val="00D86503"/>
    <w:rsid w:val="00D865A9"/>
    <w:rsid w:val="00D866DF"/>
    <w:rsid w:val="00D8687D"/>
    <w:rsid w:val="00D86D42"/>
    <w:rsid w:val="00D86E49"/>
    <w:rsid w:val="00D86E56"/>
    <w:rsid w:val="00D86E57"/>
    <w:rsid w:val="00D873B7"/>
    <w:rsid w:val="00D87BC4"/>
    <w:rsid w:val="00D9000C"/>
    <w:rsid w:val="00D903E2"/>
    <w:rsid w:val="00D906E9"/>
    <w:rsid w:val="00D908E2"/>
    <w:rsid w:val="00D90992"/>
    <w:rsid w:val="00D909E9"/>
    <w:rsid w:val="00D90A4B"/>
    <w:rsid w:val="00D90C07"/>
    <w:rsid w:val="00D90C17"/>
    <w:rsid w:val="00D90C33"/>
    <w:rsid w:val="00D90D92"/>
    <w:rsid w:val="00D90EDB"/>
    <w:rsid w:val="00D90F17"/>
    <w:rsid w:val="00D90F82"/>
    <w:rsid w:val="00D9107F"/>
    <w:rsid w:val="00D911E4"/>
    <w:rsid w:val="00D91494"/>
    <w:rsid w:val="00D914B1"/>
    <w:rsid w:val="00D916AC"/>
    <w:rsid w:val="00D916C7"/>
    <w:rsid w:val="00D917F5"/>
    <w:rsid w:val="00D91831"/>
    <w:rsid w:val="00D91B9A"/>
    <w:rsid w:val="00D91D8E"/>
    <w:rsid w:val="00D92306"/>
    <w:rsid w:val="00D9269F"/>
    <w:rsid w:val="00D927ED"/>
    <w:rsid w:val="00D928DB"/>
    <w:rsid w:val="00D92DFE"/>
    <w:rsid w:val="00D9328C"/>
    <w:rsid w:val="00D937DB"/>
    <w:rsid w:val="00D9388A"/>
    <w:rsid w:val="00D938E2"/>
    <w:rsid w:val="00D93A18"/>
    <w:rsid w:val="00D93AA7"/>
    <w:rsid w:val="00D93C7D"/>
    <w:rsid w:val="00D93DB8"/>
    <w:rsid w:val="00D93E19"/>
    <w:rsid w:val="00D94017"/>
    <w:rsid w:val="00D9412B"/>
    <w:rsid w:val="00D9418F"/>
    <w:rsid w:val="00D94280"/>
    <w:rsid w:val="00D9429B"/>
    <w:rsid w:val="00D944A3"/>
    <w:rsid w:val="00D94503"/>
    <w:rsid w:val="00D94B34"/>
    <w:rsid w:val="00D94B9E"/>
    <w:rsid w:val="00D94D1A"/>
    <w:rsid w:val="00D94DC5"/>
    <w:rsid w:val="00D95049"/>
    <w:rsid w:val="00D953D9"/>
    <w:rsid w:val="00D9565E"/>
    <w:rsid w:val="00D9573B"/>
    <w:rsid w:val="00D95779"/>
    <w:rsid w:val="00D96247"/>
    <w:rsid w:val="00D96306"/>
    <w:rsid w:val="00D96399"/>
    <w:rsid w:val="00D965AB"/>
    <w:rsid w:val="00D968FD"/>
    <w:rsid w:val="00D96D2B"/>
    <w:rsid w:val="00D96E11"/>
    <w:rsid w:val="00D96E17"/>
    <w:rsid w:val="00D96EF2"/>
    <w:rsid w:val="00D974D6"/>
    <w:rsid w:val="00D9764F"/>
    <w:rsid w:val="00D976D4"/>
    <w:rsid w:val="00D97975"/>
    <w:rsid w:val="00D97988"/>
    <w:rsid w:val="00D9798F"/>
    <w:rsid w:val="00D97B3D"/>
    <w:rsid w:val="00D97C26"/>
    <w:rsid w:val="00D97E61"/>
    <w:rsid w:val="00D97EAE"/>
    <w:rsid w:val="00DA017C"/>
    <w:rsid w:val="00DA034B"/>
    <w:rsid w:val="00DA03C9"/>
    <w:rsid w:val="00DA082F"/>
    <w:rsid w:val="00DA0AC2"/>
    <w:rsid w:val="00DA0EC1"/>
    <w:rsid w:val="00DA0FD7"/>
    <w:rsid w:val="00DA10B7"/>
    <w:rsid w:val="00DA112F"/>
    <w:rsid w:val="00DA115E"/>
    <w:rsid w:val="00DA1178"/>
    <w:rsid w:val="00DA1207"/>
    <w:rsid w:val="00DA138E"/>
    <w:rsid w:val="00DA14DF"/>
    <w:rsid w:val="00DA155D"/>
    <w:rsid w:val="00DA1801"/>
    <w:rsid w:val="00DA1923"/>
    <w:rsid w:val="00DA1DDB"/>
    <w:rsid w:val="00DA1FE3"/>
    <w:rsid w:val="00DA234A"/>
    <w:rsid w:val="00DA23DD"/>
    <w:rsid w:val="00DA25CA"/>
    <w:rsid w:val="00DA2E08"/>
    <w:rsid w:val="00DA30B7"/>
    <w:rsid w:val="00DA31F5"/>
    <w:rsid w:val="00DA37A4"/>
    <w:rsid w:val="00DA37EA"/>
    <w:rsid w:val="00DA3AA6"/>
    <w:rsid w:val="00DA3AF7"/>
    <w:rsid w:val="00DA3B1B"/>
    <w:rsid w:val="00DA3E6E"/>
    <w:rsid w:val="00DA4019"/>
    <w:rsid w:val="00DA4165"/>
    <w:rsid w:val="00DA4503"/>
    <w:rsid w:val="00DA460A"/>
    <w:rsid w:val="00DA4912"/>
    <w:rsid w:val="00DA498F"/>
    <w:rsid w:val="00DA4DCD"/>
    <w:rsid w:val="00DA4E06"/>
    <w:rsid w:val="00DA508C"/>
    <w:rsid w:val="00DA5105"/>
    <w:rsid w:val="00DA513E"/>
    <w:rsid w:val="00DA51D9"/>
    <w:rsid w:val="00DA559E"/>
    <w:rsid w:val="00DA55FB"/>
    <w:rsid w:val="00DA577F"/>
    <w:rsid w:val="00DA5A20"/>
    <w:rsid w:val="00DA5BCA"/>
    <w:rsid w:val="00DA5CD6"/>
    <w:rsid w:val="00DA5F09"/>
    <w:rsid w:val="00DA63F2"/>
    <w:rsid w:val="00DA6544"/>
    <w:rsid w:val="00DA668B"/>
    <w:rsid w:val="00DA6783"/>
    <w:rsid w:val="00DA68C7"/>
    <w:rsid w:val="00DA6D6D"/>
    <w:rsid w:val="00DA6F91"/>
    <w:rsid w:val="00DA71E1"/>
    <w:rsid w:val="00DA72BC"/>
    <w:rsid w:val="00DA75DD"/>
    <w:rsid w:val="00DA76A7"/>
    <w:rsid w:val="00DA76E7"/>
    <w:rsid w:val="00DA78C2"/>
    <w:rsid w:val="00DA7A5E"/>
    <w:rsid w:val="00DA7C02"/>
    <w:rsid w:val="00DA7EB1"/>
    <w:rsid w:val="00DA7F49"/>
    <w:rsid w:val="00DB0373"/>
    <w:rsid w:val="00DB03BC"/>
    <w:rsid w:val="00DB0592"/>
    <w:rsid w:val="00DB072E"/>
    <w:rsid w:val="00DB078E"/>
    <w:rsid w:val="00DB08FA"/>
    <w:rsid w:val="00DB0A53"/>
    <w:rsid w:val="00DB0D30"/>
    <w:rsid w:val="00DB10F7"/>
    <w:rsid w:val="00DB1279"/>
    <w:rsid w:val="00DB1310"/>
    <w:rsid w:val="00DB13CA"/>
    <w:rsid w:val="00DB1431"/>
    <w:rsid w:val="00DB1498"/>
    <w:rsid w:val="00DB14F4"/>
    <w:rsid w:val="00DB1A5F"/>
    <w:rsid w:val="00DB1D97"/>
    <w:rsid w:val="00DB1E8D"/>
    <w:rsid w:val="00DB21AB"/>
    <w:rsid w:val="00DB24F3"/>
    <w:rsid w:val="00DB27CA"/>
    <w:rsid w:val="00DB2D56"/>
    <w:rsid w:val="00DB3208"/>
    <w:rsid w:val="00DB3845"/>
    <w:rsid w:val="00DB3EFB"/>
    <w:rsid w:val="00DB40C9"/>
    <w:rsid w:val="00DB42A7"/>
    <w:rsid w:val="00DB42BC"/>
    <w:rsid w:val="00DB430C"/>
    <w:rsid w:val="00DB4354"/>
    <w:rsid w:val="00DB4FB2"/>
    <w:rsid w:val="00DB4FC8"/>
    <w:rsid w:val="00DB57B8"/>
    <w:rsid w:val="00DB5A03"/>
    <w:rsid w:val="00DB5AA6"/>
    <w:rsid w:val="00DB60DA"/>
    <w:rsid w:val="00DB621B"/>
    <w:rsid w:val="00DB6294"/>
    <w:rsid w:val="00DB6296"/>
    <w:rsid w:val="00DB65CE"/>
    <w:rsid w:val="00DB6B23"/>
    <w:rsid w:val="00DB6F93"/>
    <w:rsid w:val="00DB714C"/>
    <w:rsid w:val="00DB7738"/>
    <w:rsid w:val="00DB782C"/>
    <w:rsid w:val="00DB784F"/>
    <w:rsid w:val="00DB790D"/>
    <w:rsid w:val="00DB798B"/>
    <w:rsid w:val="00DB79C7"/>
    <w:rsid w:val="00DB7B08"/>
    <w:rsid w:val="00DB7CC9"/>
    <w:rsid w:val="00DB7FC0"/>
    <w:rsid w:val="00DB7FEA"/>
    <w:rsid w:val="00DC007C"/>
    <w:rsid w:val="00DC0249"/>
    <w:rsid w:val="00DC0B83"/>
    <w:rsid w:val="00DC0BAD"/>
    <w:rsid w:val="00DC0DA2"/>
    <w:rsid w:val="00DC0E86"/>
    <w:rsid w:val="00DC13BB"/>
    <w:rsid w:val="00DC1666"/>
    <w:rsid w:val="00DC17ED"/>
    <w:rsid w:val="00DC194B"/>
    <w:rsid w:val="00DC19B9"/>
    <w:rsid w:val="00DC19D0"/>
    <w:rsid w:val="00DC19EA"/>
    <w:rsid w:val="00DC1BA5"/>
    <w:rsid w:val="00DC1C7A"/>
    <w:rsid w:val="00DC1CC5"/>
    <w:rsid w:val="00DC1CEB"/>
    <w:rsid w:val="00DC1D87"/>
    <w:rsid w:val="00DC20AB"/>
    <w:rsid w:val="00DC2161"/>
    <w:rsid w:val="00DC22D8"/>
    <w:rsid w:val="00DC2383"/>
    <w:rsid w:val="00DC2A30"/>
    <w:rsid w:val="00DC2C7D"/>
    <w:rsid w:val="00DC2DC3"/>
    <w:rsid w:val="00DC2F6D"/>
    <w:rsid w:val="00DC3070"/>
    <w:rsid w:val="00DC3194"/>
    <w:rsid w:val="00DC3234"/>
    <w:rsid w:val="00DC32F7"/>
    <w:rsid w:val="00DC333C"/>
    <w:rsid w:val="00DC3830"/>
    <w:rsid w:val="00DC3B85"/>
    <w:rsid w:val="00DC3D14"/>
    <w:rsid w:val="00DC4072"/>
    <w:rsid w:val="00DC4355"/>
    <w:rsid w:val="00DC4553"/>
    <w:rsid w:val="00DC463A"/>
    <w:rsid w:val="00DC47A1"/>
    <w:rsid w:val="00DC4B48"/>
    <w:rsid w:val="00DC4DD4"/>
    <w:rsid w:val="00DC51DC"/>
    <w:rsid w:val="00DC53F5"/>
    <w:rsid w:val="00DC5578"/>
    <w:rsid w:val="00DC5616"/>
    <w:rsid w:val="00DC5833"/>
    <w:rsid w:val="00DC58F9"/>
    <w:rsid w:val="00DC5E21"/>
    <w:rsid w:val="00DC5F7C"/>
    <w:rsid w:val="00DC61BB"/>
    <w:rsid w:val="00DC6413"/>
    <w:rsid w:val="00DC66E6"/>
    <w:rsid w:val="00DC6AF8"/>
    <w:rsid w:val="00DC6B9E"/>
    <w:rsid w:val="00DC6D2C"/>
    <w:rsid w:val="00DC6E0B"/>
    <w:rsid w:val="00DC6E44"/>
    <w:rsid w:val="00DC6F6E"/>
    <w:rsid w:val="00DC733A"/>
    <w:rsid w:val="00DC74C9"/>
    <w:rsid w:val="00DC754C"/>
    <w:rsid w:val="00DC76DE"/>
    <w:rsid w:val="00DC7746"/>
    <w:rsid w:val="00DC78F5"/>
    <w:rsid w:val="00DC7DFE"/>
    <w:rsid w:val="00DD06D1"/>
    <w:rsid w:val="00DD083D"/>
    <w:rsid w:val="00DD095B"/>
    <w:rsid w:val="00DD0CB4"/>
    <w:rsid w:val="00DD0D4D"/>
    <w:rsid w:val="00DD0E92"/>
    <w:rsid w:val="00DD0EEC"/>
    <w:rsid w:val="00DD0FAA"/>
    <w:rsid w:val="00DD0FC5"/>
    <w:rsid w:val="00DD104D"/>
    <w:rsid w:val="00DD1282"/>
    <w:rsid w:val="00DD12AF"/>
    <w:rsid w:val="00DD18AE"/>
    <w:rsid w:val="00DD1A79"/>
    <w:rsid w:val="00DD1D80"/>
    <w:rsid w:val="00DD1D94"/>
    <w:rsid w:val="00DD1F42"/>
    <w:rsid w:val="00DD2244"/>
    <w:rsid w:val="00DD23B5"/>
    <w:rsid w:val="00DD24E5"/>
    <w:rsid w:val="00DD264A"/>
    <w:rsid w:val="00DD2746"/>
    <w:rsid w:val="00DD2769"/>
    <w:rsid w:val="00DD2B94"/>
    <w:rsid w:val="00DD2BEB"/>
    <w:rsid w:val="00DD3284"/>
    <w:rsid w:val="00DD352F"/>
    <w:rsid w:val="00DD373C"/>
    <w:rsid w:val="00DD386C"/>
    <w:rsid w:val="00DD3910"/>
    <w:rsid w:val="00DD418B"/>
    <w:rsid w:val="00DD4245"/>
    <w:rsid w:val="00DD453D"/>
    <w:rsid w:val="00DD4ADD"/>
    <w:rsid w:val="00DD4D3E"/>
    <w:rsid w:val="00DD4D94"/>
    <w:rsid w:val="00DD4EE5"/>
    <w:rsid w:val="00DD4FE0"/>
    <w:rsid w:val="00DD50F8"/>
    <w:rsid w:val="00DD5225"/>
    <w:rsid w:val="00DD55C7"/>
    <w:rsid w:val="00DD580C"/>
    <w:rsid w:val="00DD5857"/>
    <w:rsid w:val="00DD59F6"/>
    <w:rsid w:val="00DD59FF"/>
    <w:rsid w:val="00DD5A42"/>
    <w:rsid w:val="00DD5AF9"/>
    <w:rsid w:val="00DD5B8D"/>
    <w:rsid w:val="00DD5C2A"/>
    <w:rsid w:val="00DD5F47"/>
    <w:rsid w:val="00DD63DA"/>
    <w:rsid w:val="00DD6592"/>
    <w:rsid w:val="00DD6637"/>
    <w:rsid w:val="00DD663C"/>
    <w:rsid w:val="00DD67D7"/>
    <w:rsid w:val="00DD6AA5"/>
    <w:rsid w:val="00DD6AC5"/>
    <w:rsid w:val="00DD6BD3"/>
    <w:rsid w:val="00DD715E"/>
    <w:rsid w:val="00DD730F"/>
    <w:rsid w:val="00DD7620"/>
    <w:rsid w:val="00DD77D7"/>
    <w:rsid w:val="00DD790A"/>
    <w:rsid w:val="00DD7AEF"/>
    <w:rsid w:val="00DD7C46"/>
    <w:rsid w:val="00DD7D86"/>
    <w:rsid w:val="00DE0065"/>
    <w:rsid w:val="00DE0233"/>
    <w:rsid w:val="00DE0639"/>
    <w:rsid w:val="00DE06C7"/>
    <w:rsid w:val="00DE0968"/>
    <w:rsid w:val="00DE0E56"/>
    <w:rsid w:val="00DE0E68"/>
    <w:rsid w:val="00DE0F0F"/>
    <w:rsid w:val="00DE0F2E"/>
    <w:rsid w:val="00DE1060"/>
    <w:rsid w:val="00DE10A1"/>
    <w:rsid w:val="00DE1196"/>
    <w:rsid w:val="00DE153E"/>
    <w:rsid w:val="00DE15AF"/>
    <w:rsid w:val="00DE1687"/>
    <w:rsid w:val="00DE1A2B"/>
    <w:rsid w:val="00DE1A77"/>
    <w:rsid w:val="00DE1AEE"/>
    <w:rsid w:val="00DE1BA0"/>
    <w:rsid w:val="00DE1F16"/>
    <w:rsid w:val="00DE2053"/>
    <w:rsid w:val="00DE20D7"/>
    <w:rsid w:val="00DE24A2"/>
    <w:rsid w:val="00DE24AE"/>
    <w:rsid w:val="00DE25F3"/>
    <w:rsid w:val="00DE2995"/>
    <w:rsid w:val="00DE2B3C"/>
    <w:rsid w:val="00DE2BBC"/>
    <w:rsid w:val="00DE2CEC"/>
    <w:rsid w:val="00DE2DA0"/>
    <w:rsid w:val="00DE2DED"/>
    <w:rsid w:val="00DE2F3D"/>
    <w:rsid w:val="00DE3162"/>
    <w:rsid w:val="00DE3218"/>
    <w:rsid w:val="00DE3431"/>
    <w:rsid w:val="00DE3957"/>
    <w:rsid w:val="00DE39D0"/>
    <w:rsid w:val="00DE3B63"/>
    <w:rsid w:val="00DE3BE6"/>
    <w:rsid w:val="00DE3D88"/>
    <w:rsid w:val="00DE3DE2"/>
    <w:rsid w:val="00DE403D"/>
    <w:rsid w:val="00DE4049"/>
    <w:rsid w:val="00DE4476"/>
    <w:rsid w:val="00DE4650"/>
    <w:rsid w:val="00DE46D8"/>
    <w:rsid w:val="00DE4A54"/>
    <w:rsid w:val="00DE4CB8"/>
    <w:rsid w:val="00DE4D23"/>
    <w:rsid w:val="00DE4D9B"/>
    <w:rsid w:val="00DE4E0B"/>
    <w:rsid w:val="00DE50DC"/>
    <w:rsid w:val="00DE557D"/>
    <w:rsid w:val="00DE5927"/>
    <w:rsid w:val="00DE5963"/>
    <w:rsid w:val="00DE5B3B"/>
    <w:rsid w:val="00DE6286"/>
    <w:rsid w:val="00DE628F"/>
    <w:rsid w:val="00DE63BF"/>
    <w:rsid w:val="00DE6624"/>
    <w:rsid w:val="00DE6A8C"/>
    <w:rsid w:val="00DE6D8A"/>
    <w:rsid w:val="00DE6ED0"/>
    <w:rsid w:val="00DE73B9"/>
    <w:rsid w:val="00DE7C82"/>
    <w:rsid w:val="00DF02FF"/>
    <w:rsid w:val="00DF0381"/>
    <w:rsid w:val="00DF03FD"/>
    <w:rsid w:val="00DF0431"/>
    <w:rsid w:val="00DF0466"/>
    <w:rsid w:val="00DF07A6"/>
    <w:rsid w:val="00DF0857"/>
    <w:rsid w:val="00DF0D57"/>
    <w:rsid w:val="00DF188F"/>
    <w:rsid w:val="00DF19F4"/>
    <w:rsid w:val="00DF1D37"/>
    <w:rsid w:val="00DF20D2"/>
    <w:rsid w:val="00DF2156"/>
    <w:rsid w:val="00DF2299"/>
    <w:rsid w:val="00DF24F1"/>
    <w:rsid w:val="00DF2B06"/>
    <w:rsid w:val="00DF33E4"/>
    <w:rsid w:val="00DF3613"/>
    <w:rsid w:val="00DF38AA"/>
    <w:rsid w:val="00DF39BF"/>
    <w:rsid w:val="00DF401D"/>
    <w:rsid w:val="00DF4212"/>
    <w:rsid w:val="00DF4219"/>
    <w:rsid w:val="00DF4224"/>
    <w:rsid w:val="00DF42F3"/>
    <w:rsid w:val="00DF42FA"/>
    <w:rsid w:val="00DF4560"/>
    <w:rsid w:val="00DF4746"/>
    <w:rsid w:val="00DF486F"/>
    <w:rsid w:val="00DF49BD"/>
    <w:rsid w:val="00DF4ACD"/>
    <w:rsid w:val="00DF4B98"/>
    <w:rsid w:val="00DF4BF1"/>
    <w:rsid w:val="00DF4CFD"/>
    <w:rsid w:val="00DF4FBB"/>
    <w:rsid w:val="00DF52C9"/>
    <w:rsid w:val="00DF53D6"/>
    <w:rsid w:val="00DF568F"/>
    <w:rsid w:val="00DF5818"/>
    <w:rsid w:val="00DF5832"/>
    <w:rsid w:val="00DF599C"/>
    <w:rsid w:val="00DF5B97"/>
    <w:rsid w:val="00DF635D"/>
    <w:rsid w:val="00DF66BF"/>
    <w:rsid w:val="00DF6737"/>
    <w:rsid w:val="00DF68D6"/>
    <w:rsid w:val="00DF6E02"/>
    <w:rsid w:val="00DF6E9F"/>
    <w:rsid w:val="00DF72C9"/>
    <w:rsid w:val="00DF7367"/>
    <w:rsid w:val="00DF759F"/>
    <w:rsid w:val="00DF75D1"/>
    <w:rsid w:val="00DF75E3"/>
    <w:rsid w:val="00DF7770"/>
    <w:rsid w:val="00DF77DD"/>
    <w:rsid w:val="00DF788B"/>
    <w:rsid w:val="00DF7C16"/>
    <w:rsid w:val="00DF7C8D"/>
    <w:rsid w:val="00DF7CAF"/>
    <w:rsid w:val="00DF7D58"/>
    <w:rsid w:val="00DF7EA3"/>
    <w:rsid w:val="00DF7EBC"/>
    <w:rsid w:val="00E00499"/>
    <w:rsid w:val="00E00524"/>
    <w:rsid w:val="00E005B4"/>
    <w:rsid w:val="00E00A74"/>
    <w:rsid w:val="00E00A8C"/>
    <w:rsid w:val="00E00F24"/>
    <w:rsid w:val="00E00FC1"/>
    <w:rsid w:val="00E01384"/>
    <w:rsid w:val="00E015AB"/>
    <w:rsid w:val="00E01CF9"/>
    <w:rsid w:val="00E02164"/>
    <w:rsid w:val="00E023C4"/>
    <w:rsid w:val="00E0245F"/>
    <w:rsid w:val="00E024B9"/>
    <w:rsid w:val="00E02552"/>
    <w:rsid w:val="00E02D99"/>
    <w:rsid w:val="00E02E59"/>
    <w:rsid w:val="00E030DB"/>
    <w:rsid w:val="00E03135"/>
    <w:rsid w:val="00E03156"/>
    <w:rsid w:val="00E031AF"/>
    <w:rsid w:val="00E03603"/>
    <w:rsid w:val="00E036C4"/>
    <w:rsid w:val="00E036F4"/>
    <w:rsid w:val="00E0379F"/>
    <w:rsid w:val="00E038E1"/>
    <w:rsid w:val="00E03A05"/>
    <w:rsid w:val="00E03A5F"/>
    <w:rsid w:val="00E03AF0"/>
    <w:rsid w:val="00E03F13"/>
    <w:rsid w:val="00E040E5"/>
    <w:rsid w:val="00E041BD"/>
    <w:rsid w:val="00E041C1"/>
    <w:rsid w:val="00E04268"/>
    <w:rsid w:val="00E042BE"/>
    <w:rsid w:val="00E0440B"/>
    <w:rsid w:val="00E0457A"/>
    <w:rsid w:val="00E0490C"/>
    <w:rsid w:val="00E04C38"/>
    <w:rsid w:val="00E04F60"/>
    <w:rsid w:val="00E04F6F"/>
    <w:rsid w:val="00E04FF6"/>
    <w:rsid w:val="00E051D3"/>
    <w:rsid w:val="00E05368"/>
    <w:rsid w:val="00E05376"/>
    <w:rsid w:val="00E05381"/>
    <w:rsid w:val="00E05386"/>
    <w:rsid w:val="00E05435"/>
    <w:rsid w:val="00E0569E"/>
    <w:rsid w:val="00E058E9"/>
    <w:rsid w:val="00E05E77"/>
    <w:rsid w:val="00E05F25"/>
    <w:rsid w:val="00E060E9"/>
    <w:rsid w:val="00E061EE"/>
    <w:rsid w:val="00E06804"/>
    <w:rsid w:val="00E06CB1"/>
    <w:rsid w:val="00E06D02"/>
    <w:rsid w:val="00E06D82"/>
    <w:rsid w:val="00E070C9"/>
    <w:rsid w:val="00E07190"/>
    <w:rsid w:val="00E071FF"/>
    <w:rsid w:val="00E0721F"/>
    <w:rsid w:val="00E07679"/>
    <w:rsid w:val="00E07B9D"/>
    <w:rsid w:val="00E07BFB"/>
    <w:rsid w:val="00E07E57"/>
    <w:rsid w:val="00E07E91"/>
    <w:rsid w:val="00E07EE2"/>
    <w:rsid w:val="00E10A05"/>
    <w:rsid w:val="00E10ADC"/>
    <w:rsid w:val="00E10B9B"/>
    <w:rsid w:val="00E10C6E"/>
    <w:rsid w:val="00E11014"/>
    <w:rsid w:val="00E11066"/>
    <w:rsid w:val="00E110CE"/>
    <w:rsid w:val="00E11168"/>
    <w:rsid w:val="00E11442"/>
    <w:rsid w:val="00E1178B"/>
    <w:rsid w:val="00E11843"/>
    <w:rsid w:val="00E11A17"/>
    <w:rsid w:val="00E11A5A"/>
    <w:rsid w:val="00E11B84"/>
    <w:rsid w:val="00E121CD"/>
    <w:rsid w:val="00E12338"/>
    <w:rsid w:val="00E123C8"/>
    <w:rsid w:val="00E123CE"/>
    <w:rsid w:val="00E1258D"/>
    <w:rsid w:val="00E12835"/>
    <w:rsid w:val="00E12B0D"/>
    <w:rsid w:val="00E12E75"/>
    <w:rsid w:val="00E131C3"/>
    <w:rsid w:val="00E13370"/>
    <w:rsid w:val="00E1352D"/>
    <w:rsid w:val="00E13717"/>
    <w:rsid w:val="00E13AB7"/>
    <w:rsid w:val="00E13B70"/>
    <w:rsid w:val="00E13CC1"/>
    <w:rsid w:val="00E13D43"/>
    <w:rsid w:val="00E13DD5"/>
    <w:rsid w:val="00E13DDB"/>
    <w:rsid w:val="00E13EAE"/>
    <w:rsid w:val="00E13EC3"/>
    <w:rsid w:val="00E140D1"/>
    <w:rsid w:val="00E140FC"/>
    <w:rsid w:val="00E14173"/>
    <w:rsid w:val="00E143DA"/>
    <w:rsid w:val="00E146C7"/>
    <w:rsid w:val="00E14898"/>
    <w:rsid w:val="00E14A7F"/>
    <w:rsid w:val="00E14CD0"/>
    <w:rsid w:val="00E14D93"/>
    <w:rsid w:val="00E1531C"/>
    <w:rsid w:val="00E154A4"/>
    <w:rsid w:val="00E1560E"/>
    <w:rsid w:val="00E15C6B"/>
    <w:rsid w:val="00E15D9C"/>
    <w:rsid w:val="00E16088"/>
    <w:rsid w:val="00E16352"/>
    <w:rsid w:val="00E16530"/>
    <w:rsid w:val="00E165D3"/>
    <w:rsid w:val="00E165E0"/>
    <w:rsid w:val="00E16628"/>
    <w:rsid w:val="00E167F4"/>
    <w:rsid w:val="00E16D6C"/>
    <w:rsid w:val="00E17074"/>
    <w:rsid w:val="00E17137"/>
    <w:rsid w:val="00E171C4"/>
    <w:rsid w:val="00E17289"/>
    <w:rsid w:val="00E173D4"/>
    <w:rsid w:val="00E1743E"/>
    <w:rsid w:val="00E17574"/>
    <w:rsid w:val="00E17580"/>
    <w:rsid w:val="00E177C7"/>
    <w:rsid w:val="00E17AA4"/>
    <w:rsid w:val="00E17DF3"/>
    <w:rsid w:val="00E17E44"/>
    <w:rsid w:val="00E203B2"/>
    <w:rsid w:val="00E20458"/>
    <w:rsid w:val="00E20798"/>
    <w:rsid w:val="00E2079A"/>
    <w:rsid w:val="00E209F3"/>
    <w:rsid w:val="00E20A44"/>
    <w:rsid w:val="00E20B21"/>
    <w:rsid w:val="00E20C56"/>
    <w:rsid w:val="00E20C76"/>
    <w:rsid w:val="00E20D79"/>
    <w:rsid w:val="00E20D8E"/>
    <w:rsid w:val="00E20DDA"/>
    <w:rsid w:val="00E20F6B"/>
    <w:rsid w:val="00E212E5"/>
    <w:rsid w:val="00E21389"/>
    <w:rsid w:val="00E216EE"/>
    <w:rsid w:val="00E21803"/>
    <w:rsid w:val="00E2187B"/>
    <w:rsid w:val="00E2193F"/>
    <w:rsid w:val="00E21A24"/>
    <w:rsid w:val="00E21C07"/>
    <w:rsid w:val="00E21DC9"/>
    <w:rsid w:val="00E2214C"/>
    <w:rsid w:val="00E22294"/>
    <w:rsid w:val="00E2261F"/>
    <w:rsid w:val="00E227B8"/>
    <w:rsid w:val="00E22842"/>
    <w:rsid w:val="00E228ED"/>
    <w:rsid w:val="00E22CED"/>
    <w:rsid w:val="00E22D11"/>
    <w:rsid w:val="00E22E49"/>
    <w:rsid w:val="00E2301B"/>
    <w:rsid w:val="00E23066"/>
    <w:rsid w:val="00E23207"/>
    <w:rsid w:val="00E2322B"/>
    <w:rsid w:val="00E23277"/>
    <w:rsid w:val="00E233C7"/>
    <w:rsid w:val="00E23483"/>
    <w:rsid w:val="00E23831"/>
    <w:rsid w:val="00E238AD"/>
    <w:rsid w:val="00E2390E"/>
    <w:rsid w:val="00E23D82"/>
    <w:rsid w:val="00E242B7"/>
    <w:rsid w:val="00E24326"/>
    <w:rsid w:val="00E2446A"/>
    <w:rsid w:val="00E24563"/>
    <w:rsid w:val="00E24709"/>
    <w:rsid w:val="00E24902"/>
    <w:rsid w:val="00E249E9"/>
    <w:rsid w:val="00E24A1D"/>
    <w:rsid w:val="00E24B91"/>
    <w:rsid w:val="00E24E6A"/>
    <w:rsid w:val="00E25089"/>
    <w:rsid w:val="00E25218"/>
    <w:rsid w:val="00E2522A"/>
    <w:rsid w:val="00E25429"/>
    <w:rsid w:val="00E2558C"/>
    <w:rsid w:val="00E25E06"/>
    <w:rsid w:val="00E25FDC"/>
    <w:rsid w:val="00E2601E"/>
    <w:rsid w:val="00E2618D"/>
    <w:rsid w:val="00E263EF"/>
    <w:rsid w:val="00E2681C"/>
    <w:rsid w:val="00E269FC"/>
    <w:rsid w:val="00E26AC4"/>
    <w:rsid w:val="00E26AC5"/>
    <w:rsid w:val="00E271C4"/>
    <w:rsid w:val="00E27777"/>
    <w:rsid w:val="00E27897"/>
    <w:rsid w:val="00E30551"/>
    <w:rsid w:val="00E306F3"/>
    <w:rsid w:val="00E307E2"/>
    <w:rsid w:val="00E30BE9"/>
    <w:rsid w:val="00E30C2F"/>
    <w:rsid w:val="00E30C32"/>
    <w:rsid w:val="00E30CD5"/>
    <w:rsid w:val="00E30CE7"/>
    <w:rsid w:val="00E30E3A"/>
    <w:rsid w:val="00E30F53"/>
    <w:rsid w:val="00E3159A"/>
    <w:rsid w:val="00E316FF"/>
    <w:rsid w:val="00E31708"/>
    <w:rsid w:val="00E31709"/>
    <w:rsid w:val="00E31763"/>
    <w:rsid w:val="00E317F3"/>
    <w:rsid w:val="00E320F1"/>
    <w:rsid w:val="00E32289"/>
    <w:rsid w:val="00E323A0"/>
    <w:rsid w:val="00E323A2"/>
    <w:rsid w:val="00E328FE"/>
    <w:rsid w:val="00E32CD5"/>
    <w:rsid w:val="00E32E6B"/>
    <w:rsid w:val="00E32E8C"/>
    <w:rsid w:val="00E32F3F"/>
    <w:rsid w:val="00E33208"/>
    <w:rsid w:val="00E337A4"/>
    <w:rsid w:val="00E3383F"/>
    <w:rsid w:val="00E33B7F"/>
    <w:rsid w:val="00E33C6C"/>
    <w:rsid w:val="00E33DAA"/>
    <w:rsid w:val="00E33DC3"/>
    <w:rsid w:val="00E340F7"/>
    <w:rsid w:val="00E34B6A"/>
    <w:rsid w:val="00E34C9E"/>
    <w:rsid w:val="00E34E95"/>
    <w:rsid w:val="00E35294"/>
    <w:rsid w:val="00E3594A"/>
    <w:rsid w:val="00E35995"/>
    <w:rsid w:val="00E35A26"/>
    <w:rsid w:val="00E35A4F"/>
    <w:rsid w:val="00E35A9C"/>
    <w:rsid w:val="00E35B51"/>
    <w:rsid w:val="00E35CF4"/>
    <w:rsid w:val="00E362C5"/>
    <w:rsid w:val="00E363D6"/>
    <w:rsid w:val="00E367AA"/>
    <w:rsid w:val="00E36C90"/>
    <w:rsid w:val="00E36D8A"/>
    <w:rsid w:val="00E36FB6"/>
    <w:rsid w:val="00E36FEB"/>
    <w:rsid w:val="00E371A4"/>
    <w:rsid w:val="00E374B1"/>
    <w:rsid w:val="00E37714"/>
    <w:rsid w:val="00E378FF"/>
    <w:rsid w:val="00E3790B"/>
    <w:rsid w:val="00E37B5E"/>
    <w:rsid w:val="00E37D0E"/>
    <w:rsid w:val="00E37D46"/>
    <w:rsid w:val="00E37F4C"/>
    <w:rsid w:val="00E400D3"/>
    <w:rsid w:val="00E4027D"/>
    <w:rsid w:val="00E40589"/>
    <w:rsid w:val="00E40652"/>
    <w:rsid w:val="00E40718"/>
    <w:rsid w:val="00E40FE3"/>
    <w:rsid w:val="00E41230"/>
    <w:rsid w:val="00E4126A"/>
    <w:rsid w:val="00E41333"/>
    <w:rsid w:val="00E41871"/>
    <w:rsid w:val="00E418FB"/>
    <w:rsid w:val="00E4194D"/>
    <w:rsid w:val="00E41C27"/>
    <w:rsid w:val="00E41E02"/>
    <w:rsid w:val="00E421D0"/>
    <w:rsid w:val="00E42252"/>
    <w:rsid w:val="00E422F2"/>
    <w:rsid w:val="00E42584"/>
    <w:rsid w:val="00E427DA"/>
    <w:rsid w:val="00E42808"/>
    <w:rsid w:val="00E42BE0"/>
    <w:rsid w:val="00E431E6"/>
    <w:rsid w:val="00E4331D"/>
    <w:rsid w:val="00E4336E"/>
    <w:rsid w:val="00E4397D"/>
    <w:rsid w:val="00E43BEA"/>
    <w:rsid w:val="00E43FB7"/>
    <w:rsid w:val="00E445F6"/>
    <w:rsid w:val="00E4492D"/>
    <w:rsid w:val="00E44968"/>
    <w:rsid w:val="00E44D5F"/>
    <w:rsid w:val="00E44E03"/>
    <w:rsid w:val="00E45081"/>
    <w:rsid w:val="00E45092"/>
    <w:rsid w:val="00E45B25"/>
    <w:rsid w:val="00E45F5F"/>
    <w:rsid w:val="00E463A1"/>
    <w:rsid w:val="00E4640A"/>
    <w:rsid w:val="00E4670F"/>
    <w:rsid w:val="00E467BD"/>
    <w:rsid w:val="00E46AED"/>
    <w:rsid w:val="00E46BA3"/>
    <w:rsid w:val="00E46D8B"/>
    <w:rsid w:val="00E46F42"/>
    <w:rsid w:val="00E47065"/>
    <w:rsid w:val="00E47089"/>
    <w:rsid w:val="00E47487"/>
    <w:rsid w:val="00E47A66"/>
    <w:rsid w:val="00E47F24"/>
    <w:rsid w:val="00E500A4"/>
    <w:rsid w:val="00E50141"/>
    <w:rsid w:val="00E502B1"/>
    <w:rsid w:val="00E503EB"/>
    <w:rsid w:val="00E50563"/>
    <w:rsid w:val="00E50745"/>
    <w:rsid w:val="00E5077E"/>
    <w:rsid w:val="00E50818"/>
    <w:rsid w:val="00E50E7F"/>
    <w:rsid w:val="00E50F42"/>
    <w:rsid w:val="00E51030"/>
    <w:rsid w:val="00E5121B"/>
    <w:rsid w:val="00E51239"/>
    <w:rsid w:val="00E516B6"/>
    <w:rsid w:val="00E516F3"/>
    <w:rsid w:val="00E5171C"/>
    <w:rsid w:val="00E517A3"/>
    <w:rsid w:val="00E51A82"/>
    <w:rsid w:val="00E51AB3"/>
    <w:rsid w:val="00E51B12"/>
    <w:rsid w:val="00E51B27"/>
    <w:rsid w:val="00E51D33"/>
    <w:rsid w:val="00E51D8C"/>
    <w:rsid w:val="00E51F07"/>
    <w:rsid w:val="00E520CD"/>
    <w:rsid w:val="00E52339"/>
    <w:rsid w:val="00E526E4"/>
    <w:rsid w:val="00E52B0C"/>
    <w:rsid w:val="00E52D45"/>
    <w:rsid w:val="00E530E8"/>
    <w:rsid w:val="00E53242"/>
    <w:rsid w:val="00E532C1"/>
    <w:rsid w:val="00E53E2E"/>
    <w:rsid w:val="00E54084"/>
    <w:rsid w:val="00E540CD"/>
    <w:rsid w:val="00E542B1"/>
    <w:rsid w:val="00E5458F"/>
    <w:rsid w:val="00E54800"/>
    <w:rsid w:val="00E54830"/>
    <w:rsid w:val="00E54990"/>
    <w:rsid w:val="00E54AB4"/>
    <w:rsid w:val="00E54BBF"/>
    <w:rsid w:val="00E54CAD"/>
    <w:rsid w:val="00E54D95"/>
    <w:rsid w:val="00E54DB8"/>
    <w:rsid w:val="00E54DE2"/>
    <w:rsid w:val="00E55127"/>
    <w:rsid w:val="00E553B2"/>
    <w:rsid w:val="00E555EF"/>
    <w:rsid w:val="00E5578B"/>
    <w:rsid w:val="00E5591B"/>
    <w:rsid w:val="00E55A73"/>
    <w:rsid w:val="00E561A1"/>
    <w:rsid w:val="00E56613"/>
    <w:rsid w:val="00E5668F"/>
    <w:rsid w:val="00E56B95"/>
    <w:rsid w:val="00E56EE8"/>
    <w:rsid w:val="00E56F5A"/>
    <w:rsid w:val="00E56FCA"/>
    <w:rsid w:val="00E5704D"/>
    <w:rsid w:val="00E57436"/>
    <w:rsid w:val="00E577C5"/>
    <w:rsid w:val="00E57824"/>
    <w:rsid w:val="00E5784B"/>
    <w:rsid w:val="00E57B13"/>
    <w:rsid w:val="00E6016C"/>
    <w:rsid w:val="00E60467"/>
    <w:rsid w:val="00E604C3"/>
    <w:rsid w:val="00E60871"/>
    <w:rsid w:val="00E60D59"/>
    <w:rsid w:val="00E60F57"/>
    <w:rsid w:val="00E61003"/>
    <w:rsid w:val="00E6115A"/>
    <w:rsid w:val="00E611C5"/>
    <w:rsid w:val="00E611E6"/>
    <w:rsid w:val="00E61487"/>
    <w:rsid w:val="00E614CA"/>
    <w:rsid w:val="00E616F9"/>
    <w:rsid w:val="00E618D3"/>
    <w:rsid w:val="00E61924"/>
    <w:rsid w:val="00E61995"/>
    <w:rsid w:val="00E61A3B"/>
    <w:rsid w:val="00E61A54"/>
    <w:rsid w:val="00E61B7A"/>
    <w:rsid w:val="00E61BBB"/>
    <w:rsid w:val="00E6298A"/>
    <w:rsid w:val="00E62B3A"/>
    <w:rsid w:val="00E62CA0"/>
    <w:rsid w:val="00E62D6C"/>
    <w:rsid w:val="00E62F3B"/>
    <w:rsid w:val="00E6322F"/>
    <w:rsid w:val="00E6328D"/>
    <w:rsid w:val="00E635F5"/>
    <w:rsid w:val="00E6361C"/>
    <w:rsid w:val="00E6391A"/>
    <w:rsid w:val="00E6399B"/>
    <w:rsid w:val="00E639F6"/>
    <w:rsid w:val="00E63BCE"/>
    <w:rsid w:val="00E63EB4"/>
    <w:rsid w:val="00E640F0"/>
    <w:rsid w:val="00E64199"/>
    <w:rsid w:val="00E6439C"/>
    <w:rsid w:val="00E6447E"/>
    <w:rsid w:val="00E64631"/>
    <w:rsid w:val="00E646D4"/>
    <w:rsid w:val="00E649AD"/>
    <w:rsid w:val="00E64CD4"/>
    <w:rsid w:val="00E64CF0"/>
    <w:rsid w:val="00E64E01"/>
    <w:rsid w:val="00E651FE"/>
    <w:rsid w:val="00E6528C"/>
    <w:rsid w:val="00E65348"/>
    <w:rsid w:val="00E65609"/>
    <w:rsid w:val="00E657FF"/>
    <w:rsid w:val="00E6584D"/>
    <w:rsid w:val="00E658A2"/>
    <w:rsid w:val="00E658BB"/>
    <w:rsid w:val="00E65CBE"/>
    <w:rsid w:val="00E65D83"/>
    <w:rsid w:val="00E6604E"/>
    <w:rsid w:val="00E6605C"/>
    <w:rsid w:val="00E6619B"/>
    <w:rsid w:val="00E6632D"/>
    <w:rsid w:val="00E668CF"/>
    <w:rsid w:val="00E66970"/>
    <w:rsid w:val="00E669A2"/>
    <w:rsid w:val="00E66D9F"/>
    <w:rsid w:val="00E66DA7"/>
    <w:rsid w:val="00E66FAB"/>
    <w:rsid w:val="00E67281"/>
    <w:rsid w:val="00E67298"/>
    <w:rsid w:val="00E672D7"/>
    <w:rsid w:val="00E67301"/>
    <w:rsid w:val="00E67532"/>
    <w:rsid w:val="00E677C7"/>
    <w:rsid w:val="00E678D9"/>
    <w:rsid w:val="00E678EC"/>
    <w:rsid w:val="00E67A86"/>
    <w:rsid w:val="00E67E5E"/>
    <w:rsid w:val="00E67F59"/>
    <w:rsid w:val="00E67FDE"/>
    <w:rsid w:val="00E70042"/>
    <w:rsid w:val="00E701FC"/>
    <w:rsid w:val="00E70678"/>
    <w:rsid w:val="00E709B3"/>
    <w:rsid w:val="00E70D61"/>
    <w:rsid w:val="00E71833"/>
    <w:rsid w:val="00E71FEF"/>
    <w:rsid w:val="00E72417"/>
    <w:rsid w:val="00E72755"/>
    <w:rsid w:val="00E727F5"/>
    <w:rsid w:val="00E72D0C"/>
    <w:rsid w:val="00E72E22"/>
    <w:rsid w:val="00E72EE7"/>
    <w:rsid w:val="00E73360"/>
    <w:rsid w:val="00E73552"/>
    <w:rsid w:val="00E7386E"/>
    <w:rsid w:val="00E73EB9"/>
    <w:rsid w:val="00E7422B"/>
    <w:rsid w:val="00E74298"/>
    <w:rsid w:val="00E744B9"/>
    <w:rsid w:val="00E74591"/>
    <w:rsid w:val="00E7475E"/>
    <w:rsid w:val="00E74871"/>
    <w:rsid w:val="00E74997"/>
    <w:rsid w:val="00E749A2"/>
    <w:rsid w:val="00E74FD9"/>
    <w:rsid w:val="00E750B9"/>
    <w:rsid w:val="00E75152"/>
    <w:rsid w:val="00E7517B"/>
    <w:rsid w:val="00E75298"/>
    <w:rsid w:val="00E7542C"/>
    <w:rsid w:val="00E75A70"/>
    <w:rsid w:val="00E75CF5"/>
    <w:rsid w:val="00E75E9D"/>
    <w:rsid w:val="00E75FBD"/>
    <w:rsid w:val="00E760B9"/>
    <w:rsid w:val="00E76527"/>
    <w:rsid w:val="00E765E7"/>
    <w:rsid w:val="00E765FA"/>
    <w:rsid w:val="00E76633"/>
    <w:rsid w:val="00E77164"/>
    <w:rsid w:val="00E77344"/>
    <w:rsid w:val="00E773DA"/>
    <w:rsid w:val="00E77553"/>
    <w:rsid w:val="00E775BF"/>
    <w:rsid w:val="00E776BD"/>
    <w:rsid w:val="00E7772F"/>
    <w:rsid w:val="00E77838"/>
    <w:rsid w:val="00E779D2"/>
    <w:rsid w:val="00E77D04"/>
    <w:rsid w:val="00E8000D"/>
    <w:rsid w:val="00E805FB"/>
    <w:rsid w:val="00E80799"/>
    <w:rsid w:val="00E80A50"/>
    <w:rsid w:val="00E80ACD"/>
    <w:rsid w:val="00E81136"/>
    <w:rsid w:val="00E8118F"/>
    <w:rsid w:val="00E81308"/>
    <w:rsid w:val="00E815A2"/>
    <w:rsid w:val="00E815D1"/>
    <w:rsid w:val="00E81929"/>
    <w:rsid w:val="00E81F4F"/>
    <w:rsid w:val="00E82478"/>
    <w:rsid w:val="00E824DA"/>
    <w:rsid w:val="00E8265A"/>
    <w:rsid w:val="00E82803"/>
    <w:rsid w:val="00E82963"/>
    <w:rsid w:val="00E82C3F"/>
    <w:rsid w:val="00E82DFE"/>
    <w:rsid w:val="00E8332A"/>
    <w:rsid w:val="00E834BD"/>
    <w:rsid w:val="00E834CD"/>
    <w:rsid w:val="00E83616"/>
    <w:rsid w:val="00E8381C"/>
    <w:rsid w:val="00E838BE"/>
    <w:rsid w:val="00E838D4"/>
    <w:rsid w:val="00E83C5D"/>
    <w:rsid w:val="00E83D20"/>
    <w:rsid w:val="00E83E3C"/>
    <w:rsid w:val="00E83EB6"/>
    <w:rsid w:val="00E83F57"/>
    <w:rsid w:val="00E8404D"/>
    <w:rsid w:val="00E841CB"/>
    <w:rsid w:val="00E844F4"/>
    <w:rsid w:val="00E8464D"/>
    <w:rsid w:val="00E8465F"/>
    <w:rsid w:val="00E84791"/>
    <w:rsid w:val="00E84AA1"/>
    <w:rsid w:val="00E84C65"/>
    <w:rsid w:val="00E84F77"/>
    <w:rsid w:val="00E85030"/>
    <w:rsid w:val="00E85211"/>
    <w:rsid w:val="00E8522D"/>
    <w:rsid w:val="00E85410"/>
    <w:rsid w:val="00E8564E"/>
    <w:rsid w:val="00E85E5A"/>
    <w:rsid w:val="00E85EF4"/>
    <w:rsid w:val="00E86205"/>
    <w:rsid w:val="00E8646C"/>
    <w:rsid w:val="00E8665A"/>
    <w:rsid w:val="00E867A7"/>
    <w:rsid w:val="00E86905"/>
    <w:rsid w:val="00E869BC"/>
    <w:rsid w:val="00E86B27"/>
    <w:rsid w:val="00E86C50"/>
    <w:rsid w:val="00E86D9F"/>
    <w:rsid w:val="00E870BE"/>
    <w:rsid w:val="00E870E1"/>
    <w:rsid w:val="00E87136"/>
    <w:rsid w:val="00E87140"/>
    <w:rsid w:val="00E8723C"/>
    <w:rsid w:val="00E87A75"/>
    <w:rsid w:val="00E87AB1"/>
    <w:rsid w:val="00E87E0B"/>
    <w:rsid w:val="00E87EE8"/>
    <w:rsid w:val="00E9050D"/>
    <w:rsid w:val="00E90946"/>
    <w:rsid w:val="00E90BA8"/>
    <w:rsid w:val="00E90C3F"/>
    <w:rsid w:val="00E90E4A"/>
    <w:rsid w:val="00E90E9D"/>
    <w:rsid w:val="00E9144B"/>
    <w:rsid w:val="00E916F2"/>
    <w:rsid w:val="00E917F2"/>
    <w:rsid w:val="00E91C20"/>
    <w:rsid w:val="00E91C84"/>
    <w:rsid w:val="00E91CBD"/>
    <w:rsid w:val="00E91F44"/>
    <w:rsid w:val="00E920DE"/>
    <w:rsid w:val="00E9231D"/>
    <w:rsid w:val="00E92590"/>
    <w:rsid w:val="00E92835"/>
    <w:rsid w:val="00E92A05"/>
    <w:rsid w:val="00E92B6E"/>
    <w:rsid w:val="00E92D60"/>
    <w:rsid w:val="00E92E8B"/>
    <w:rsid w:val="00E934EE"/>
    <w:rsid w:val="00E93876"/>
    <w:rsid w:val="00E9396D"/>
    <w:rsid w:val="00E9398A"/>
    <w:rsid w:val="00E93BA3"/>
    <w:rsid w:val="00E93C0A"/>
    <w:rsid w:val="00E93D27"/>
    <w:rsid w:val="00E93D96"/>
    <w:rsid w:val="00E93FED"/>
    <w:rsid w:val="00E9463D"/>
    <w:rsid w:val="00E94732"/>
    <w:rsid w:val="00E9488A"/>
    <w:rsid w:val="00E94B7B"/>
    <w:rsid w:val="00E94C40"/>
    <w:rsid w:val="00E95110"/>
    <w:rsid w:val="00E95201"/>
    <w:rsid w:val="00E95326"/>
    <w:rsid w:val="00E95380"/>
    <w:rsid w:val="00E95599"/>
    <w:rsid w:val="00E9584E"/>
    <w:rsid w:val="00E95936"/>
    <w:rsid w:val="00E95A80"/>
    <w:rsid w:val="00E95B7B"/>
    <w:rsid w:val="00E95E82"/>
    <w:rsid w:val="00E95FE2"/>
    <w:rsid w:val="00E96012"/>
    <w:rsid w:val="00E962A2"/>
    <w:rsid w:val="00E9633B"/>
    <w:rsid w:val="00E965C9"/>
    <w:rsid w:val="00E96A74"/>
    <w:rsid w:val="00E96C21"/>
    <w:rsid w:val="00E96C96"/>
    <w:rsid w:val="00E96DBE"/>
    <w:rsid w:val="00E96F41"/>
    <w:rsid w:val="00E96FBB"/>
    <w:rsid w:val="00E97028"/>
    <w:rsid w:val="00E97261"/>
    <w:rsid w:val="00E97368"/>
    <w:rsid w:val="00E973DF"/>
    <w:rsid w:val="00E97438"/>
    <w:rsid w:val="00E97553"/>
    <w:rsid w:val="00E97715"/>
    <w:rsid w:val="00E97738"/>
    <w:rsid w:val="00E9791B"/>
    <w:rsid w:val="00E97988"/>
    <w:rsid w:val="00E97A8F"/>
    <w:rsid w:val="00E97F69"/>
    <w:rsid w:val="00EA00B4"/>
    <w:rsid w:val="00EA0AD1"/>
    <w:rsid w:val="00EA0C21"/>
    <w:rsid w:val="00EA111C"/>
    <w:rsid w:val="00EA1248"/>
    <w:rsid w:val="00EA12D6"/>
    <w:rsid w:val="00EA161C"/>
    <w:rsid w:val="00EA185E"/>
    <w:rsid w:val="00EA1E4A"/>
    <w:rsid w:val="00EA1FBD"/>
    <w:rsid w:val="00EA2370"/>
    <w:rsid w:val="00EA25F7"/>
    <w:rsid w:val="00EA26FD"/>
    <w:rsid w:val="00EA2736"/>
    <w:rsid w:val="00EA2AEC"/>
    <w:rsid w:val="00EA33A4"/>
    <w:rsid w:val="00EA3424"/>
    <w:rsid w:val="00EA375D"/>
    <w:rsid w:val="00EA3A4A"/>
    <w:rsid w:val="00EA3BA6"/>
    <w:rsid w:val="00EA3DA5"/>
    <w:rsid w:val="00EA3FC2"/>
    <w:rsid w:val="00EA4056"/>
    <w:rsid w:val="00EA417C"/>
    <w:rsid w:val="00EA422F"/>
    <w:rsid w:val="00EA4313"/>
    <w:rsid w:val="00EA444A"/>
    <w:rsid w:val="00EA44FE"/>
    <w:rsid w:val="00EA46EA"/>
    <w:rsid w:val="00EA4A82"/>
    <w:rsid w:val="00EA4AB1"/>
    <w:rsid w:val="00EA4C18"/>
    <w:rsid w:val="00EA55C8"/>
    <w:rsid w:val="00EA564B"/>
    <w:rsid w:val="00EA5774"/>
    <w:rsid w:val="00EA5785"/>
    <w:rsid w:val="00EA5A5A"/>
    <w:rsid w:val="00EA5F1F"/>
    <w:rsid w:val="00EA5F2C"/>
    <w:rsid w:val="00EA5F47"/>
    <w:rsid w:val="00EA5F9E"/>
    <w:rsid w:val="00EA6111"/>
    <w:rsid w:val="00EA6BC8"/>
    <w:rsid w:val="00EA6FC7"/>
    <w:rsid w:val="00EA702C"/>
    <w:rsid w:val="00EA708B"/>
    <w:rsid w:val="00EA7129"/>
    <w:rsid w:val="00EA7749"/>
    <w:rsid w:val="00EA781E"/>
    <w:rsid w:val="00EA7863"/>
    <w:rsid w:val="00EA7BF6"/>
    <w:rsid w:val="00EA7CEC"/>
    <w:rsid w:val="00EA7E33"/>
    <w:rsid w:val="00EA7F24"/>
    <w:rsid w:val="00EB00EB"/>
    <w:rsid w:val="00EB01E3"/>
    <w:rsid w:val="00EB02C0"/>
    <w:rsid w:val="00EB04CF"/>
    <w:rsid w:val="00EB0667"/>
    <w:rsid w:val="00EB093A"/>
    <w:rsid w:val="00EB0BF1"/>
    <w:rsid w:val="00EB0D82"/>
    <w:rsid w:val="00EB0FFD"/>
    <w:rsid w:val="00EB1304"/>
    <w:rsid w:val="00EB13B1"/>
    <w:rsid w:val="00EB1978"/>
    <w:rsid w:val="00EB1BC1"/>
    <w:rsid w:val="00EB1BE6"/>
    <w:rsid w:val="00EB1D62"/>
    <w:rsid w:val="00EB1D6B"/>
    <w:rsid w:val="00EB1F7F"/>
    <w:rsid w:val="00EB2158"/>
    <w:rsid w:val="00EB258D"/>
    <w:rsid w:val="00EB2734"/>
    <w:rsid w:val="00EB27AA"/>
    <w:rsid w:val="00EB289C"/>
    <w:rsid w:val="00EB2B30"/>
    <w:rsid w:val="00EB32A2"/>
    <w:rsid w:val="00EB34DC"/>
    <w:rsid w:val="00EB35FF"/>
    <w:rsid w:val="00EB3636"/>
    <w:rsid w:val="00EB37C5"/>
    <w:rsid w:val="00EB38DE"/>
    <w:rsid w:val="00EB393F"/>
    <w:rsid w:val="00EB3CF5"/>
    <w:rsid w:val="00EB3E88"/>
    <w:rsid w:val="00EB3E8D"/>
    <w:rsid w:val="00EB3FB4"/>
    <w:rsid w:val="00EB46C9"/>
    <w:rsid w:val="00EB46D8"/>
    <w:rsid w:val="00EB4945"/>
    <w:rsid w:val="00EB4D1F"/>
    <w:rsid w:val="00EB4D41"/>
    <w:rsid w:val="00EB4D61"/>
    <w:rsid w:val="00EB4E52"/>
    <w:rsid w:val="00EB528C"/>
    <w:rsid w:val="00EB536C"/>
    <w:rsid w:val="00EB5693"/>
    <w:rsid w:val="00EB56C4"/>
    <w:rsid w:val="00EB5810"/>
    <w:rsid w:val="00EB5A76"/>
    <w:rsid w:val="00EB5B94"/>
    <w:rsid w:val="00EB5BBF"/>
    <w:rsid w:val="00EB5C20"/>
    <w:rsid w:val="00EB5D05"/>
    <w:rsid w:val="00EB5DC7"/>
    <w:rsid w:val="00EB5EC0"/>
    <w:rsid w:val="00EB6025"/>
    <w:rsid w:val="00EB62A6"/>
    <w:rsid w:val="00EB66FB"/>
    <w:rsid w:val="00EB67F6"/>
    <w:rsid w:val="00EB68EE"/>
    <w:rsid w:val="00EB6A8F"/>
    <w:rsid w:val="00EB6D2F"/>
    <w:rsid w:val="00EB6D3B"/>
    <w:rsid w:val="00EB72FA"/>
    <w:rsid w:val="00EB7381"/>
    <w:rsid w:val="00EB7B82"/>
    <w:rsid w:val="00EB7CAB"/>
    <w:rsid w:val="00EB7EF4"/>
    <w:rsid w:val="00EC03B5"/>
    <w:rsid w:val="00EC041A"/>
    <w:rsid w:val="00EC04A6"/>
    <w:rsid w:val="00EC058F"/>
    <w:rsid w:val="00EC0632"/>
    <w:rsid w:val="00EC0AF1"/>
    <w:rsid w:val="00EC0CE0"/>
    <w:rsid w:val="00EC0E55"/>
    <w:rsid w:val="00EC0F04"/>
    <w:rsid w:val="00EC0F61"/>
    <w:rsid w:val="00EC1007"/>
    <w:rsid w:val="00EC16CE"/>
    <w:rsid w:val="00EC178B"/>
    <w:rsid w:val="00EC18A2"/>
    <w:rsid w:val="00EC1971"/>
    <w:rsid w:val="00EC1B9B"/>
    <w:rsid w:val="00EC1EAE"/>
    <w:rsid w:val="00EC2356"/>
    <w:rsid w:val="00EC23DE"/>
    <w:rsid w:val="00EC27AA"/>
    <w:rsid w:val="00EC302C"/>
    <w:rsid w:val="00EC3168"/>
    <w:rsid w:val="00EC3388"/>
    <w:rsid w:val="00EC33F3"/>
    <w:rsid w:val="00EC3401"/>
    <w:rsid w:val="00EC3513"/>
    <w:rsid w:val="00EC351E"/>
    <w:rsid w:val="00EC35DC"/>
    <w:rsid w:val="00EC3933"/>
    <w:rsid w:val="00EC3977"/>
    <w:rsid w:val="00EC3B4D"/>
    <w:rsid w:val="00EC3D9C"/>
    <w:rsid w:val="00EC3F4E"/>
    <w:rsid w:val="00EC410C"/>
    <w:rsid w:val="00EC423D"/>
    <w:rsid w:val="00EC440D"/>
    <w:rsid w:val="00EC456F"/>
    <w:rsid w:val="00EC4804"/>
    <w:rsid w:val="00EC4A06"/>
    <w:rsid w:val="00EC4AEF"/>
    <w:rsid w:val="00EC4B68"/>
    <w:rsid w:val="00EC527B"/>
    <w:rsid w:val="00EC564C"/>
    <w:rsid w:val="00EC59C5"/>
    <w:rsid w:val="00EC60E0"/>
    <w:rsid w:val="00EC61FB"/>
    <w:rsid w:val="00EC627A"/>
    <w:rsid w:val="00EC63D2"/>
    <w:rsid w:val="00EC6473"/>
    <w:rsid w:val="00EC6634"/>
    <w:rsid w:val="00EC6759"/>
    <w:rsid w:val="00EC6836"/>
    <w:rsid w:val="00EC6A65"/>
    <w:rsid w:val="00EC6DE4"/>
    <w:rsid w:val="00EC6DFD"/>
    <w:rsid w:val="00EC7024"/>
    <w:rsid w:val="00EC705C"/>
    <w:rsid w:val="00EC7255"/>
    <w:rsid w:val="00EC7381"/>
    <w:rsid w:val="00EC7384"/>
    <w:rsid w:val="00EC7769"/>
    <w:rsid w:val="00EC7CA4"/>
    <w:rsid w:val="00EC7E66"/>
    <w:rsid w:val="00ED037F"/>
    <w:rsid w:val="00ED05AC"/>
    <w:rsid w:val="00ED05E3"/>
    <w:rsid w:val="00ED0701"/>
    <w:rsid w:val="00ED0914"/>
    <w:rsid w:val="00ED0E5F"/>
    <w:rsid w:val="00ED112D"/>
    <w:rsid w:val="00ED11AE"/>
    <w:rsid w:val="00ED13D6"/>
    <w:rsid w:val="00ED1622"/>
    <w:rsid w:val="00ED186F"/>
    <w:rsid w:val="00ED18BD"/>
    <w:rsid w:val="00ED1E34"/>
    <w:rsid w:val="00ED1E98"/>
    <w:rsid w:val="00ED1EB0"/>
    <w:rsid w:val="00ED206A"/>
    <w:rsid w:val="00ED209B"/>
    <w:rsid w:val="00ED20D2"/>
    <w:rsid w:val="00ED220B"/>
    <w:rsid w:val="00ED2354"/>
    <w:rsid w:val="00ED2600"/>
    <w:rsid w:val="00ED266B"/>
    <w:rsid w:val="00ED2B25"/>
    <w:rsid w:val="00ED2BFA"/>
    <w:rsid w:val="00ED3002"/>
    <w:rsid w:val="00ED3337"/>
    <w:rsid w:val="00ED3455"/>
    <w:rsid w:val="00ED349F"/>
    <w:rsid w:val="00ED34AF"/>
    <w:rsid w:val="00ED3985"/>
    <w:rsid w:val="00ED3C11"/>
    <w:rsid w:val="00ED3C9A"/>
    <w:rsid w:val="00ED3D1D"/>
    <w:rsid w:val="00ED3D89"/>
    <w:rsid w:val="00ED3F1E"/>
    <w:rsid w:val="00ED3F75"/>
    <w:rsid w:val="00ED4213"/>
    <w:rsid w:val="00ED4370"/>
    <w:rsid w:val="00ED4377"/>
    <w:rsid w:val="00ED462A"/>
    <w:rsid w:val="00ED4A59"/>
    <w:rsid w:val="00ED4BBF"/>
    <w:rsid w:val="00ED4C2B"/>
    <w:rsid w:val="00ED4E84"/>
    <w:rsid w:val="00ED4F3A"/>
    <w:rsid w:val="00ED4F7E"/>
    <w:rsid w:val="00ED4FAC"/>
    <w:rsid w:val="00ED51B0"/>
    <w:rsid w:val="00ED5734"/>
    <w:rsid w:val="00ED5799"/>
    <w:rsid w:val="00ED59CD"/>
    <w:rsid w:val="00ED5A07"/>
    <w:rsid w:val="00ED5A30"/>
    <w:rsid w:val="00ED5B28"/>
    <w:rsid w:val="00ED5F7C"/>
    <w:rsid w:val="00ED6354"/>
    <w:rsid w:val="00ED6362"/>
    <w:rsid w:val="00ED6788"/>
    <w:rsid w:val="00ED6A50"/>
    <w:rsid w:val="00ED6C9F"/>
    <w:rsid w:val="00ED6FAC"/>
    <w:rsid w:val="00ED7056"/>
    <w:rsid w:val="00ED70B1"/>
    <w:rsid w:val="00ED717E"/>
    <w:rsid w:val="00ED72B9"/>
    <w:rsid w:val="00ED73DF"/>
    <w:rsid w:val="00ED7465"/>
    <w:rsid w:val="00ED7614"/>
    <w:rsid w:val="00ED79F7"/>
    <w:rsid w:val="00ED7A3F"/>
    <w:rsid w:val="00ED7A45"/>
    <w:rsid w:val="00ED7C60"/>
    <w:rsid w:val="00EE0025"/>
    <w:rsid w:val="00EE05BC"/>
    <w:rsid w:val="00EE06FD"/>
    <w:rsid w:val="00EE0EE5"/>
    <w:rsid w:val="00EE0EF2"/>
    <w:rsid w:val="00EE0FD7"/>
    <w:rsid w:val="00EE10B8"/>
    <w:rsid w:val="00EE10D1"/>
    <w:rsid w:val="00EE1120"/>
    <w:rsid w:val="00EE140D"/>
    <w:rsid w:val="00EE1705"/>
    <w:rsid w:val="00EE1741"/>
    <w:rsid w:val="00EE1A68"/>
    <w:rsid w:val="00EE1AAD"/>
    <w:rsid w:val="00EE1EBA"/>
    <w:rsid w:val="00EE20C1"/>
    <w:rsid w:val="00EE2116"/>
    <w:rsid w:val="00EE23F4"/>
    <w:rsid w:val="00EE26B5"/>
    <w:rsid w:val="00EE2891"/>
    <w:rsid w:val="00EE2999"/>
    <w:rsid w:val="00EE29D4"/>
    <w:rsid w:val="00EE2BA2"/>
    <w:rsid w:val="00EE2D89"/>
    <w:rsid w:val="00EE2F33"/>
    <w:rsid w:val="00EE2F92"/>
    <w:rsid w:val="00EE31D5"/>
    <w:rsid w:val="00EE3327"/>
    <w:rsid w:val="00EE36DC"/>
    <w:rsid w:val="00EE375B"/>
    <w:rsid w:val="00EE37B2"/>
    <w:rsid w:val="00EE39A0"/>
    <w:rsid w:val="00EE3AD2"/>
    <w:rsid w:val="00EE3CE0"/>
    <w:rsid w:val="00EE3D35"/>
    <w:rsid w:val="00EE4567"/>
    <w:rsid w:val="00EE458C"/>
    <w:rsid w:val="00EE4663"/>
    <w:rsid w:val="00EE48E6"/>
    <w:rsid w:val="00EE4982"/>
    <w:rsid w:val="00EE4BA7"/>
    <w:rsid w:val="00EE4BBC"/>
    <w:rsid w:val="00EE4BC7"/>
    <w:rsid w:val="00EE4D3B"/>
    <w:rsid w:val="00EE51A7"/>
    <w:rsid w:val="00EE532B"/>
    <w:rsid w:val="00EE5567"/>
    <w:rsid w:val="00EE556F"/>
    <w:rsid w:val="00EE5628"/>
    <w:rsid w:val="00EE583F"/>
    <w:rsid w:val="00EE5C59"/>
    <w:rsid w:val="00EE5CD3"/>
    <w:rsid w:val="00EE5ED9"/>
    <w:rsid w:val="00EE5F5C"/>
    <w:rsid w:val="00EE6164"/>
    <w:rsid w:val="00EE61BD"/>
    <w:rsid w:val="00EE61E7"/>
    <w:rsid w:val="00EE664B"/>
    <w:rsid w:val="00EE6895"/>
    <w:rsid w:val="00EE690A"/>
    <w:rsid w:val="00EE6A4F"/>
    <w:rsid w:val="00EE6BE9"/>
    <w:rsid w:val="00EE6C46"/>
    <w:rsid w:val="00EE6DF5"/>
    <w:rsid w:val="00EE717F"/>
    <w:rsid w:val="00EE721C"/>
    <w:rsid w:val="00EE73B3"/>
    <w:rsid w:val="00EE73F7"/>
    <w:rsid w:val="00EE744E"/>
    <w:rsid w:val="00EE771F"/>
    <w:rsid w:val="00EE7A76"/>
    <w:rsid w:val="00EE7D87"/>
    <w:rsid w:val="00EE7E6E"/>
    <w:rsid w:val="00EE7FAF"/>
    <w:rsid w:val="00EF0026"/>
    <w:rsid w:val="00EF0153"/>
    <w:rsid w:val="00EF01CC"/>
    <w:rsid w:val="00EF0689"/>
    <w:rsid w:val="00EF0A82"/>
    <w:rsid w:val="00EF0C7E"/>
    <w:rsid w:val="00EF0CC9"/>
    <w:rsid w:val="00EF0D1C"/>
    <w:rsid w:val="00EF0F57"/>
    <w:rsid w:val="00EF0FC1"/>
    <w:rsid w:val="00EF121C"/>
    <w:rsid w:val="00EF12F8"/>
    <w:rsid w:val="00EF150C"/>
    <w:rsid w:val="00EF17B2"/>
    <w:rsid w:val="00EF1967"/>
    <w:rsid w:val="00EF1D80"/>
    <w:rsid w:val="00EF1DD0"/>
    <w:rsid w:val="00EF1DD9"/>
    <w:rsid w:val="00EF20CA"/>
    <w:rsid w:val="00EF2A05"/>
    <w:rsid w:val="00EF2B1B"/>
    <w:rsid w:val="00EF2FDA"/>
    <w:rsid w:val="00EF3133"/>
    <w:rsid w:val="00EF314F"/>
    <w:rsid w:val="00EF32E5"/>
    <w:rsid w:val="00EF3534"/>
    <w:rsid w:val="00EF3854"/>
    <w:rsid w:val="00EF394D"/>
    <w:rsid w:val="00EF3ADA"/>
    <w:rsid w:val="00EF3FD0"/>
    <w:rsid w:val="00EF4004"/>
    <w:rsid w:val="00EF42E1"/>
    <w:rsid w:val="00EF42F2"/>
    <w:rsid w:val="00EF4395"/>
    <w:rsid w:val="00EF46E1"/>
    <w:rsid w:val="00EF46F6"/>
    <w:rsid w:val="00EF47CE"/>
    <w:rsid w:val="00EF48E2"/>
    <w:rsid w:val="00EF5192"/>
    <w:rsid w:val="00EF51DE"/>
    <w:rsid w:val="00EF52EF"/>
    <w:rsid w:val="00EF5326"/>
    <w:rsid w:val="00EF53C9"/>
    <w:rsid w:val="00EF547F"/>
    <w:rsid w:val="00EF54D9"/>
    <w:rsid w:val="00EF572F"/>
    <w:rsid w:val="00EF5772"/>
    <w:rsid w:val="00EF5950"/>
    <w:rsid w:val="00EF5A4E"/>
    <w:rsid w:val="00EF5BCB"/>
    <w:rsid w:val="00EF5E48"/>
    <w:rsid w:val="00EF5EBA"/>
    <w:rsid w:val="00EF6418"/>
    <w:rsid w:val="00EF659E"/>
    <w:rsid w:val="00EF66E8"/>
    <w:rsid w:val="00EF6BEE"/>
    <w:rsid w:val="00EF6F8F"/>
    <w:rsid w:val="00EF701F"/>
    <w:rsid w:val="00EF70D3"/>
    <w:rsid w:val="00EF7298"/>
    <w:rsid w:val="00EF7365"/>
    <w:rsid w:val="00EF7684"/>
    <w:rsid w:val="00EF7B5B"/>
    <w:rsid w:val="00EF7CDA"/>
    <w:rsid w:val="00EF7E25"/>
    <w:rsid w:val="00EF7E30"/>
    <w:rsid w:val="00F00476"/>
    <w:rsid w:val="00F006C9"/>
    <w:rsid w:val="00F009BD"/>
    <w:rsid w:val="00F00B63"/>
    <w:rsid w:val="00F00EB6"/>
    <w:rsid w:val="00F011D2"/>
    <w:rsid w:val="00F013D8"/>
    <w:rsid w:val="00F019E7"/>
    <w:rsid w:val="00F01A46"/>
    <w:rsid w:val="00F01A7F"/>
    <w:rsid w:val="00F01AA9"/>
    <w:rsid w:val="00F01B3D"/>
    <w:rsid w:val="00F01C7F"/>
    <w:rsid w:val="00F01ED6"/>
    <w:rsid w:val="00F0207D"/>
    <w:rsid w:val="00F021A9"/>
    <w:rsid w:val="00F02441"/>
    <w:rsid w:val="00F02599"/>
    <w:rsid w:val="00F02797"/>
    <w:rsid w:val="00F02AF9"/>
    <w:rsid w:val="00F02C92"/>
    <w:rsid w:val="00F02CDC"/>
    <w:rsid w:val="00F030BC"/>
    <w:rsid w:val="00F03318"/>
    <w:rsid w:val="00F03321"/>
    <w:rsid w:val="00F0340B"/>
    <w:rsid w:val="00F03BE7"/>
    <w:rsid w:val="00F03CC8"/>
    <w:rsid w:val="00F03DA7"/>
    <w:rsid w:val="00F03F6A"/>
    <w:rsid w:val="00F03FE0"/>
    <w:rsid w:val="00F04065"/>
    <w:rsid w:val="00F04104"/>
    <w:rsid w:val="00F043F9"/>
    <w:rsid w:val="00F045A8"/>
    <w:rsid w:val="00F046CB"/>
    <w:rsid w:val="00F04B6D"/>
    <w:rsid w:val="00F04B83"/>
    <w:rsid w:val="00F04CA7"/>
    <w:rsid w:val="00F04F9B"/>
    <w:rsid w:val="00F0518E"/>
    <w:rsid w:val="00F05415"/>
    <w:rsid w:val="00F05B2F"/>
    <w:rsid w:val="00F05B84"/>
    <w:rsid w:val="00F05C40"/>
    <w:rsid w:val="00F05CC2"/>
    <w:rsid w:val="00F0613F"/>
    <w:rsid w:val="00F061E2"/>
    <w:rsid w:val="00F0649F"/>
    <w:rsid w:val="00F066E8"/>
    <w:rsid w:val="00F06731"/>
    <w:rsid w:val="00F0679B"/>
    <w:rsid w:val="00F067C7"/>
    <w:rsid w:val="00F068D1"/>
    <w:rsid w:val="00F06B66"/>
    <w:rsid w:val="00F06ED2"/>
    <w:rsid w:val="00F07008"/>
    <w:rsid w:val="00F073C3"/>
    <w:rsid w:val="00F073DC"/>
    <w:rsid w:val="00F0742D"/>
    <w:rsid w:val="00F07598"/>
    <w:rsid w:val="00F07B73"/>
    <w:rsid w:val="00F07C7C"/>
    <w:rsid w:val="00F07DD1"/>
    <w:rsid w:val="00F07F15"/>
    <w:rsid w:val="00F104A6"/>
    <w:rsid w:val="00F104AA"/>
    <w:rsid w:val="00F10AA1"/>
    <w:rsid w:val="00F10C67"/>
    <w:rsid w:val="00F10EEB"/>
    <w:rsid w:val="00F11148"/>
    <w:rsid w:val="00F11266"/>
    <w:rsid w:val="00F11417"/>
    <w:rsid w:val="00F11466"/>
    <w:rsid w:val="00F1169A"/>
    <w:rsid w:val="00F1190E"/>
    <w:rsid w:val="00F119BD"/>
    <w:rsid w:val="00F11C4B"/>
    <w:rsid w:val="00F11E37"/>
    <w:rsid w:val="00F11FC5"/>
    <w:rsid w:val="00F121F7"/>
    <w:rsid w:val="00F125CF"/>
    <w:rsid w:val="00F126D4"/>
    <w:rsid w:val="00F1277D"/>
    <w:rsid w:val="00F12927"/>
    <w:rsid w:val="00F129B2"/>
    <w:rsid w:val="00F12BEF"/>
    <w:rsid w:val="00F12C20"/>
    <w:rsid w:val="00F12D55"/>
    <w:rsid w:val="00F13156"/>
    <w:rsid w:val="00F13280"/>
    <w:rsid w:val="00F13958"/>
    <w:rsid w:val="00F13A06"/>
    <w:rsid w:val="00F13A45"/>
    <w:rsid w:val="00F13ABC"/>
    <w:rsid w:val="00F13C0E"/>
    <w:rsid w:val="00F13D1F"/>
    <w:rsid w:val="00F13E6D"/>
    <w:rsid w:val="00F13EFB"/>
    <w:rsid w:val="00F13F67"/>
    <w:rsid w:val="00F13F78"/>
    <w:rsid w:val="00F142B8"/>
    <w:rsid w:val="00F142FD"/>
    <w:rsid w:val="00F144B9"/>
    <w:rsid w:val="00F14AE0"/>
    <w:rsid w:val="00F14B7D"/>
    <w:rsid w:val="00F14BC6"/>
    <w:rsid w:val="00F14BC9"/>
    <w:rsid w:val="00F14C6A"/>
    <w:rsid w:val="00F14F87"/>
    <w:rsid w:val="00F15000"/>
    <w:rsid w:val="00F1513C"/>
    <w:rsid w:val="00F15643"/>
    <w:rsid w:val="00F157DB"/>
    <w:rsid w:val="00F159F5"/>
    <w:rsid w:val="00F15B8D"/>
    <w:rsid w:val="00F15BF7"/>
    <w:rsid w:val="00F15D22"/>
    <w:rsid w:val="00F15E8A"/>
    <w:rsid w:val="00F161E3"/>
    <w:rsid w:val="00F162AE"/>
    <w:rsid w:val="00F163A3"/>
    <w:rsid w:val="00F164B4"/>
    <w:rsid w:val="00F1655A"/>
    <w:rsid w:val="00F165B3"/>
    <w:rsid w:val="00F1686B"/>
    <w:rsid w:val="00F16A04"/>
    <w:rsid w:val="00F16BDE"/>
    <w:rsid w:val="00F16DCB"/>
    <w:rsid w:val="00F16DFF"/>
    <w:rsid w:val="00F16F4D"/>
    <w:rsid w:val="00F1758A"/>
    <w:rsid w:val="00F17624"/>
    <w:rsid w:val="00F17934"/>
    <w:rsid w:val="00F17985"/>
    <w:rsid w:val="00F179F1"/>
    <w:rsid w:val="00F17A0D"/>
    <w:rsid w:val="00F17C72"/>
    <w:rsid w:val="00F17C8D"/>
    <w:rsid w:val="00F17D5A"/>
    <w:rsid w:val="00F17FF0"/>
    <w:rsid w:val="00F200A3"/>
    <w:rsid w:val="00F20132"/>
    <w:rsid w:val="00F20496"/>
    <w:rsid w:val="00F20C9F"/>
    <w:rsid w:val="00F20D12"/>
    <w:rsid w:val="00F21057"/>
    <w:rsid w:val="00F2132D"/>
    <w:rsid w:val="00F21604"/>
    <w:rsid w:val="00F21A49"/>
    <w:rsid w:val="00F21BD8"/>
    <w:rsid w:val="00F21C12"/>
    <w:rsid w:val="00F21D07"/>
    <w:rsid w:val="00F21D48"/>
    <w:rsid w:val="00F21F00"/>
    <w:rsid w:val="00F223B0"/>
    <w:rsid w:val="00F224D7"/>
    <w:rsid w:val="00F225CE"/>
    <w:rsid w:val="00F22678"/>
    <w:rsid w:val="00F227B1"/>
    <w:rsid w:val="00F227C9"/>
    <w:rsid w:val="00F22873"/>
    <w:rsid w:val="00F228C5"/>
    <w:rsid w:val="00F22D83"/>
    <w:rsid w:val="00F22DDC"/>
    <w:rsid w:val="00F22E66"/>
    <w:rsid w:val="00F22FE3"/>
    <w:rsid w:val="00F230AA"/>
    <w:rsid w:val="00F23171"/>
    <w:rsid w:val="00F2317B"/>
    <w:rsid w:val="00F2319D"/>
    <w:rsid w:val="00F23265"/>
    <w:rsid w:val="00F2349B"/>
    <w:rsid w:val="00F234AD"/>
    <w:rsid w:val="00F23941"/>
    <w:rsid w:val="00F23D7D"/>
    <w:rsid w:val="00F23FAE"/>
    <w:rsid w:val="00F240CB"/>
    <w:rsid w:val="00F2450F"/>
    <w:rsid w:val="00F2478E"/>
    <w:rsid w:val="00F249BF"/>
    <w:rsid w:val="00F24A55"/>
    <w:rsid w:val="00F24DF2"/>
    <w:rsid w:val="00F255B0"/>
    <w:rsid w:val="00F255E4"/>
    <w:rsid w:val="00F258FB"/>
    <w:rsid w:val="00F25A2B"/>
    <w:rsid w:val="00F25A3C"/>
    <w:rsid w:val="00F25BE3"/>
    <w:rsid w:val="00F25FB5"/>
    <w:rsid w:val="00F2614E"/>
    <w:rsid w:val="00F26890"/>
    <w:rsid w:val="00F26A92"/>
    <w:rsid w:val="00F26B01"/>
    <w:rsid w:val="00F26E23"/>
    <w:rsid w:val="00F26EA9"/>
    <w:rsid w:val="00F26EEB"/>
    <w:rsid w:val="00F27169"/>
    <w:rsid w:val="00F27180"/>
    <w:rsid w:val="00F27641"/>
    <w:rsid w:val="00F27B3F"/>
    <w:rsid w:val="00F27DF2"/>
    <w:rsid w:val="00F27E56"/>
    <w:rsid w:val="00F27F84"/>
    <w:rsid w:val="00F3010C"/>
    <w:rsid w:val="00F30769"/>
    <w:rsid w:val="00F30778"/>
    <w:rsid w:val="00F3089B"/>
    <w:rsid w:val="00F30B23"/>
    <w:rsid w:val="00F311F5"/>
    <w:rsid w:val="00F31519"/>
    <w:rsid w:val="00F3159A"/>
    <w:rsid w:val="00F315BE"/>
    <w:rsid w:val="00F31B12"/>
    <w:rsid w:val="00F31F1F"/>
    <w:rsid w:val="00F32041"/>
    <w:rsid w:val="00F320D5"/>
    <w:rsid w:val="00F3226E"/>
    <w:rsid w:val="00F322DE"/>
    <w:rsid w:val="00F322FC"/>
    <w:rsid w:val="00F3269F"/>
    <w:rsid w:val="00F32790"/>
    <w:rsid w:val="00F3291E"/>
    <w:rsid w:val="00F32E98"/>
    <w:rsid w:val="00F33522"/>
    <w:rsid w:val="00F335EF"/>
    <w:rsid w:val="00F337BC"/>
    <w:rsid w:val="00F342AF"/>
    <w:rsid w:val="00F342E7"/>
    <w:rsid w:val="00F34829"/>
    <w:rsid w:val="00F34889"/>
    <w:rsid w:val="00F3498A"/>
    <w:rsid w:val="00F349B3"/>
    <w:rsid w:val="00F34CD3"/>
    <w:rsid w:val="00F3509D"/>
    <w:rsid w:val="00F3543A"/>
    <w:rsid w:val="00F35794"/>
    <w:rsid w:val="00F358D1"/>
    <w:rsid w:val="00F358E5"/>
    <w:rsid w:val="00F35B40"/>
    <w:rsid w:val="00F35C39"/>
    <w:rsid w:val="00F35CB5"/>
    <w:rsid w:val="00F35CE5"/>
    <w:rsid w:val="00F35CF7"/>
    <w:rsid w:val="00F35D9B"/>
    <w:rsid w:val="00F35E2F"/>
    <w:rsid w:val="00F360CC"/>
    <w:rsid w:val="00F3635D"/>
    <w:rsid w:val="00F3665D"/>
    <w:rsid w:val="00F36712"/>
    <w:rsid w:val="00F36750"/>
    <w:rsid w:val="00F3695C"/>
    <w:rsid w:val="00F36B3D"/>
    <w:rsid w:val="00F36D86"/>
    <w:rsid w:val="00F36F6B"/>
    <w:rsid w:val="00F370EB"/>
    <w:rsid w:val="00F37181"/>
    <w:rsid w:val="00F37271"/>
    <w:rsid w:val="00F37324"/>
    <w:rsid w:val="00F37377"/>
    <w:rsid w:val="00F3746E"/>
    <w:rsid w:val="00F3754C"/>
    <w:rsid w:val="00F3765E"/>
    <w:rsid w:val="00F3797D"/>
    <w:rsid w:val="00F37B34"/>
    <w:rsid w:val="00F37D4A"/>
    <w:rsid w:val="00F37D80"/>
    <w:rsid w:val="00F37EEE"/>
    <w:rsid w:val="00F37FA6"/>
    <w:rsid w:val="00F40344"/>
    <w:rsid w:val="00F4049B"/>
    <w:rsid w:val="00F404E9"/>
    <w:rsid w:val="00F4056E"/>
    <w:rsid w:val="00F4081D"/>
    <w:rsid w:val="00F40E68"/>
    <w:rsid w:val="00F40FF3"/>
    <w:rsid w:val="00F41595"/>
    <w:rsid w:val="00F4164A"/>
    <w:rsid w:val="00F419A8"/>
    <w:rsid w:val="00F41A72"/>
    <w:rsid w:val="00F41BD7"/>
    <w:rsid w:val="00F4210D"/>
    <w:rsid w:val="00F42526"/>
    <w:rsid w:val="00F425F1"/>
    <w:rsid w:val="00F42683"/>
    <w:rsid w:val="00F42855"/>
    <w:rsid w:val="00F428C3"/>
    <w:rsid w:val="00F42D8E"/>
    <w:rsid w:val="00F42F15"/>
    <w:rsid w:val="00F42F5C"/>
    <w:rsid w:val="00F42F8B"/>
    <w:rsid w:val="00F42FA9"/>
    <w:rsid w:val="00F430FF"/>
    <w:rsid w:val="00F431A3"/>
    <w:rsid w:val="00F43430"/>
    <w:rsid w:val="00F43558"/>
    <w:rsid w:val="00F437CF"/>
    <w:rsid w:val="00F43897"/>
    <w:rsid w:val="00F438F1"/>
    <w:rsid w:val="00F43A0B"/>
    <w:rsid w:val="00F43A7E"/>
    <w:rsid w:val="00F43AAF"/>
    <w:rsid w:val="00F43B4C"/>
    <w:rsid w:val="00F43B8A"/>
    <w:rsid w:val="00F43DA8"/>
    <w:rsid w:val="00F43DB8"/>
    <w:rsid w:val="00F44401"/>
    <w:rsid w:val="00F448EC"/>
    <w:rsid w:val="00F44C59"/>
    <w:rsid w:val="00F44D6D"/>
    <w:rsid w:val="00F44E8E"/>
    <w:rsid w:val="00F45089"/>
    <w:rsid w:val="00F45448"/>
    <w:rsid w:val="00F4560C"/>
    <w:rsid w:val="00F45A2E"/>
    <w:rsid w:val="00F45EE6"/>
    <w:rsid w:val="00F460ED"/>
    <w:rsid w:val="00F4618B"/>
    <w:rsid w:val="00F464BB"/>
    <w:rsid w:val="00F4657C"/>
    <w:rsid w:val="00F46DC3"/>
    <w:rsid w:val="00F46EE8"/>
    <w:rsid w:val="00F46F45"/>
    <w:rsid w:val="00F4710B"/>
    <w:rsid w:val="00F4735D"/>
    <w:rsid w:val="00F477DA"/>
    <w:rsid w:val="00F47EE3"/>
    <w:rsid w:val="00F47EE8"/>
    <w:rsid w:val="00F500A2"/>
    <w:rsid w:val="00F502BC"/>
    <w:rsid w:val="00F50DA2"/>
    <w:rsid w:val="00F5105F"/>
    <w:rsid w:val="00F5127E"/>
    <w:rsid w:val="00F51319"/>
    <w:rsid w:val="00F51824"/>
    <w:rsid w:val="00F51BD9"/>
    <w:rsid w:val="00F51C19"/>
    <w:rsid w:val="00F51EDF"/>
    <w:rsid w:val="00F51EEE"/>
    <w:rsid w:val="00F5231B"/>
    <w:rsid w:val="00F52356"/>
    <w:rsid w:val="00F524D1"/>
    <w:rsid w:val="00F52687"/>
    <w:rsid w:val="00F5276C"/>
    <w:rsid w:val="00F528E4"/>
    <w:rsid w:val="00F52991"/>
    <w:rsid w:val="00F529A3"/>
    <w:rsid w:val="00F52A5C"/>
    <w:rsid w:val="00F52B48"/>
    <w:rsid w:val="00F5342B"/>
    <w:rsid w:val="00F5354A"/>
    <w:rsid w:val="00F53592"/>
    <w:rsid w:val="00F53653"/>
    <w:rsid w:val="00F5369C"/>
    <w:rsid w:val="00F53B56"/>
    <w:rsid w:val="00F53BC2"/>
    <w:rsid w:val="00F53CE8"/>
    <w:rsid w:val="00F53FEA"/>
    <w:rsid w:val="00F540C8"/>
    <w:rsid w:val="00F54534"/>
    <w:rsid w:val="00F5456E"/>
    <w:rsid w:val="00F5457A"/>
    <w:rsid w:val="00F54ABA"/>
    <w:rsid w:val="00F54E44"/>
    <w:rsid w:val="00F55226"/>
    <w:rsid w:val="00F55249"/>
    <w:rsid w:val="00F55311"/>
    <w:rsid w:val="00F55420"/>
    <w:rsid w:val="00F556ED"/>
    <w:rsid w:val="00F5577F"/>
    <w:rsid w:val="00F557E1"/>
    <w:rsid w:val="00F5598C"/>
    <w:rsid w:val="00F55ABE"/>
    <w:rsid w:val="00F55B08"/>
    <w:rsid w:val="00F55BE6"/>
    <w:rsid w:val="00F565EC"/>
    <w:rsid w:val="00F56738"/>
    <w:rsid w:val="00F56780"/>
    <w:rsid w:val="00F56A96"/>
    <w:rsid w:val="00F56CC3"/>
    <w:rsid w:val="00F56E1C"/>
    <w:rsid w:val="00F5700B"/>
    <w:rsid w:val="00F57077"/>
    <w:rsid w:val="00F5722C"/>
    <w:rsid w:val="00F57406"/>
    <w:rsid w:val="00F5789D"/>
    <w:rsid w:val="00F57A34"/>
    <w:rsid w:val="00F57A54"/>
    <w:rsid w:val="00F57CE1"/>
    <w:rsid w:val="00F57D1D"/>
    <w:rsid w:val="00F57F55"/>
    <w:rsid w:val="00F6091D"/>
    <w:rsid w:val="00F60C6E"/>
    <w:rsid w:val="00F60D1D"/>
    <w:rsid w:val="00F60DDD"/>
    <w:rsid w:val="00F6142E"/>
    <w:rsid w:val="00F61B61"/>
    <w:rsid w:val="00F61BF3"/>
    <w:rsid w:val="00F61CAD"/>
    <w:rsid w:val="00F61EBC"/>
    <w:rsid w:val="00F61EFD"/>
    <w:rsid w:val="00F6256F"/>
    <w:rsid w:val="00F625D3"/>
    <w:rsid w:val="00F62692"/>
    <w:rsid w:val="00F628AB"/>
    <w:rsid w:val="00F62C32"/>
    <w:rsid w:val="00F62CCF"/>
    <w:rsid w:val="00F6303E"/>
    <w:rsid w:val="00F63280"/>
    <w:rsid w:val="00F634A4"/>
    <w:rsid w:val="00F636CA"/>
    <w:rsid w:val="00F63EC2"/>
    <w:rsid w:val="00F6432C"/>
    <w:rsid w:val="00F64392"/>
    <w:rsid w:val="00F647D6"/>
    <w:rsid w:val="00F6482E"/>
    <w:rsid w:val="00F64D01"/>
    <w:rsid w:val="00F651DC"/>
    <w:rsid w:val="00F65605"/>
    <w:rsid w:val="00F6591E"/>
    <w:rsid w:val="00F65C1D"/>
    <w:rsid w:val="00F65D0D"/>
    <w:rsid w:val="00F65DA7"/>
    <w:rsid w:val="00F65F91"/>
    <w:rsid w:val="00F66106"/>
    <w:rsid w:val="00F6624B"/>
    <w:rsid w:val="00F66665"/>
    <w:rsid w:val="00F666B1"/>
    <w:rsid w:val="00F66773"/>
    <w:rsid w:val="00F66B56"/>
    <w:rsid w:val="00F66F51"/>
    <w:rsid w:val="00F67769"/>
    <w:rsid w:val="00F67821"/>
    <w:rsid w:val="00F678C5"/>
    <w:rsid w:val="00F679F4"/>
    <w:rsid w:val="00F67A0C"/>
    <w:rsid w:val="00F67BF0"/>
    <w:rsid w:val="00F67C03"/>
    <w:rsid w:val="00F703D6"/>
    <w:rsid w:val="00F708D3"/>
    <w:rsid w:val="00F7091E"/>
    <w:rsid w:val="00F70A3B"/>
    <w:rsid w:val="00F70AD5"/>
    <w:rsid w:val="00F70BAB"/>
    <w:rsid w:val="00F70CA1"/>
    <w:rsid w:val="00F70D26"/>
    <w:rsid w:val="00F70DF3"/>
    <w:rsid w:val="00F71180"/>
    <w:rsid w:val="00F714CF"/>
    <w:rsid w:val="00F7189E"/>
    <w:rsid w:val="00F718F0"/>
    <w:rsid w:val="00F71EE9"/>
    <w:rsid w:val="00F72093"/>
    <w:rsid w:val="00F72412"/>
    <w:rsid w:val="00F7257A"/>
    <w:rsid w:val="00F728A4"/>
    <w:rsid w:val="00F728BA"/>
    <w:rsid w:val="00F72999"/>
    <w:rsid w:val="00F72F2D"/>
    <w:rsid w:val="00F733BB"/>
    <w:rsid w:val="00F73783"/>
    <w:rsid w:val="00F73869"/>
    <w:rsid w:val="00F739E0"/>
    <w:rsid w:val="00F73A60"/>
    <w:rsid w:val="00F73D65"/>
    <w:rsid w:val="00F73FFF"/>
    <w:rsid w:val="00F740EC"/>
    <w:rsid w:val="00F741A6"/>
    <w:rsid w:val="00F74466"/>
    <w:rsid w:val="00F744E0"/>
    <w:rsid w:val="00F746EB"/>
    <w:rsid w:val="00F7494F"/>
    <w:rsid w:val="00F74B77"/>
    <w:rsid w:val="00F75594"/>
    <w:rsid w:val="00F75858"/>
    <w:rsid w:val="00F75B0C"/>
    <w:rsid w:val="00F75D7A"/>
    <w:rsid w:val="00F75E1F"/>
    <w:rsid w:val="00F75F66"/>
    <w:rsid w:val="00F7602B"/>
    <w:rsid w:val="00F7623A"/>
    <w:rsid w:val="00F7624F"/>
    <w:rsid w:val="00F76254"/>
    <w:rsid w:val="00F762EB"/>
    <w:rsid w:val="00F76B11"/>
    <w:rsid w:val="00F76D70"/>
    <w:rsid w:val="00F76DCF"/>
    <w:rsid w:val="00F76F7E"/>
    <w:rsid w:val="00F76FD7"/>
    <w:rsid w:val="00F7748C"/>
    <w:rsid w:val="00F7777D"/>
    <w:rsid w:val="00F77993"/>
    <w:rsid w:val="00F77A36"/>
    <w:rsid w:val="00F77A7B"/>
    <w:rsid w:val="00F77B9E"/>
    <w:rsid w:val="00F77CA0"/>
    <w:rsid w:val="00F77E9C"/>
    <w:rsid w:val="00F77FD2"/>
    <w:rsid w:val="00F800B4"/>
    <w:rsid w:val="00F8015E"/>
    <w:rsid w:val="00F80199"/>
    <w:rsid w:val="00F8046B"/>
    <w:rsid w:val="00F80658"/>
    <w:rsid w:val="00F8077E"/>
    <w:rsid w:val="00F808AF"/>
    <w:rsid w:val="00F80BF7"/>
    <w:rsid w:val="00F80DEF"/>
    <w:rsid w:val="00F811FE"/>
    <w:rsid w:val="00F812EC"/>
    <w:rsid w:val="00F812FC"/>
    <w:rsid w:val="00F8141B"/>
    <w:rsid w:val="00F81BE4"/>
    <w:rsid w:val="00F81C43"/>
    <w:rsid w:val="00F81DB6"/>
    <w:rsid w:val="00F81FE1"/>
    <w:rsid w:val="00F821BD"/>
    <w:rsid w:val="00F823EE"/>
    <w:rsid w:val="00F82652"/>
    <w:rsid w:val="00F82990"/>
    <w:rsid w:val="00F82B02"/>
    <w:rsid w:val="00F82C0A"/>
    <w:rsid w:val="00F82ED5"/>
    <w:rsid w:val="00F83032"/>
    <w:rsid w:val="00F83208"/>
    <w:rsid w:val="00F834AD"/>
    <w:rsid w:val="00F83A74"/>
    <w:rsid w:val="00F83AE2"/>
    <w:rsid w:val="00F83E8A"/>
    <w:rsid w:val="00F84107"/>
    <w:rsid w:val="00F84290"/>
    <w:rsid w:val="00F8446A"/>
    <w:rsid w:val="00F8463B"/>
    <w:rsid w:val="00F848AB"/>
    <w:rsid w:val="00F8524E"/>
    <w:rsid w:val="00F85254"/>
    <w:rsid w:val="00F852E3"/>
    <w:rsid w:val="00F85B65"/>
    <w:rsid w:val="00F85C12"/>
    <w:rsid w:val="00F85C49"/>
    <w:rsid w:val="00F85D8E"/>
    <w:rsid w:val="00F85F12"/>
    <w:rsid w:val="00F862D2"/>
    <w:rsid w:val="00F86589"/>
    <w:rsid w:val="00F865B0"/>
    <w:rsid w:val="00F8690D"/>
    <w:rsid w:val="00F86BA3"/>
    <w:rsid w:val="00F86C71"/>
    <w:rsid w:val="00F86CB8"/>
    <w:rsid w:val="00F86E66"/>
    <w:rsid w:val="00F86E69"/>
    <w:rsid w:val="00F86F8B"/>
    <w:rsid w:val="00F87057"/>
    <w:rsid w:val="00F870B5"/>
    <w:rsid w:val="00F874BF"/>
    <w:rsid w:val="00F87552"/>
    <w:rsid w:val="00F876E8"/>
    <w:rsid w:val="00F87727"/>
    <w:rsid w:val="00F87953"/>
    <w:rsid w:val="00F87BD8"/>
    <w:rsid w:val="00F87C32"/>
    <w:rsid w:val="00F87FEF"/>
    <w:rsid w:val="00F90168"/>
    <w:rsid w:val="00F90207"/>
    <w:rsid w:val="00F90449"/>
    <w:rsid w:val="00F90505"/>
    <w:rsid w:val="00F90547"/>
    <w:rsid w:val="00F905F5"/>
    <w:rsid w:val="00F90766"/>
    <w:rsid w:val="00F907A3"/>
    <w:rsid w:val="00F90A04"/>
    <w:rsid w:val="00F90D0B"/>
    <w:rsid w:val="00F90E1B"/>
    <w:rsid w:val="00F90E81"/>
    <w:rsid w:val="00F90FA0"/>
    <w:rsid w:val="00F90FE2"/>
    <w:rsid w:val="00F9116C"/>
    <w:rsid w:val="00F91256"/>
    <w:rsid w:val="00F9167A"/>
    <w:rsid w:val="00F91F15"/>
    <w:rsid w:val="00F920CE"/>
    <w:rsid w:val="00F9211E"/>
    <w:rsid w:val="00F9233E"/>
    <w:rsid w:val="00F92648"/>
    <w:rsid w:val="00F92953"/>
    <w:rsid w:val="00F92A46"/>
    <w:rsid w:val="00F92B3C"/>
    <w:rsid w:val="00F92B42"/>
    <w:rsid w:val="00F92D04"/>
    <w:rsid w:val="00F92D34"/>
    <w:rsid w:val="00F92ED6"/>
    <w:rsid w:val="00F93005"/>
    <w:rsid w:val="00F9308F"/>
    <w:rsid w:val="00F9331E"/>
    <w:rsid w:val="00F93392"/>
    <w:rsid w:val="00F9353D"/>
    <w:rsid w:val="00F935EF"/>
    <w:rsid w:val="00F93815"/>
    <w:rsid w:val="00F93821"/>
    <w:rsid w:val="00F9382C"/>
    <w:rsid w:val="00F93903"/>
    <w:rsid w:val="00F93B41"/>
    <w:rsid w:val="00F93D4F"/>
    <w:rsid w:val="00F9419F"/>
    <w:rsid w:val="00F9427A"/>
    <w:rsid w:val="00F943B4"/>
    <w:rsid w:val="00F946B2"/>
    <w:rsid w:val="00F946CA"/>
    <w:rsid w:val="00F94896"/>
    <w:rsid w:val="00F9491C"/>
    <w:rsid w:val="00F94B67"/>
    <w:rsid w:val="00F94B8D"/>
    <w:rsid w:val="00F95046"/>
    <w:rsid w:val="00F95210"/>
    <w:rsid w:val="00F9523C"/>
    <w:rsid w:val="00F95435"/>
    <w:rsid w:val="00F9549F"/>
    <w:rsid w:val="00F95684"/>
    <w:rsid w:val="00F95719"/>
    <w:rsid w:val="00F95B0B"/>
    <w:rsid w:val="00F95CAE"/>
    <w:rsid w:val="00F95DCA"/>
    <w:rsid w:val="00F95FBF"/>
    <w:rsid w:val="00F9618A"/>
    <w:rsid w:val="00F962E1"/>
    <w:rsid w:val="00F9634B"/>
    <w:rsid w:val="00F9655A"/>
    <w:rsid w:val="00F96B20"/>
    <w:rsid w:val="00F96C0A"/>
    <w:rsid w:val="00F96DAC"/>
    <w:rsid w:val="00F96E50"/>
    <w:rsid w:val="00F96EF9"/>
    <w:rsid w:val="00F978D7"/>
    <w:rsid w:val="00F97C8E"/>
    <w:rsid w:val="00FA0465"/>
    <w:rsid w:val="00FA07A2"/>
    <w:rsid w:val="00FA07DA"/>
    <w:rsid w:val="00FA09BA"/>
    <w:rsid w:val="00FA0CBA"/>
    <w:rsid w:val="00FA0D86"/>
    <w:rsid w:val="00FA0FF7"/>
    <w:rsid w:val="00FA11D5"/>
    <w:rsid w:val="00FA1285"/>
    <w:rsid w:val="00FA159C"/>
    <w:rsid w:val="00FA1616"/>
    <w:rsid w:val="00FA1A58"/>
    <w:rsid w:val="00FA1C16"/>
    <w:rsid w:val="00FA1C95"/>
    <w:rsid w:val="00FA1E07"/>
    <w:rsid w:val="00FA2979"/>
    <w:rsid w:val="00FA2C3C"/>
    <w:rsid w:val="00FA3091"/>
    <w:rsid w:val="00FA3179"/>
    <w:rsid w:val="00FA331E"/>
    <w:rsid w:val="00FA3C54"/>
    <w:rsid w:val="00FA3D9F"/>
    <w:rsid w:val="00FA3EF4"/>
    <w:rsid w:val="00FA400F"/>
    <w:rsid w:val="00FA43F9"/>
    <w:rsid w:val="00FA4773"/>
    <w:rsid w:val="00FA47E1"/>
    <w:rsid w:val="00FA4802"/>
    <w:rsid w:val="00FA49BF"/>
    <w:rsid w:val="00FA4D6E"/>
    <w:rsid w:val="00FA4EF2"/>
    <w:rsid w:val="00FA4F94"/>
    <w:rsid w:val="00FA5118"/>
    <w:rsid w:val="00FA5246"/>
    <w:rsid w:val="00FA5623"/>
    <w:rsid w:val="00FA5B9B"/>
    <w:rsid w:val="00FA6333"/>
    <w:rsid w:val="00FA65AA"/>
    <w:rsid w:val="00FA682C"/>
    <w:rsid w:val="00FA69B7"/>
    <w:rsid w:val="00FA6C45"/>
    <w:rsid w:val="00FA6CB3"/>
    <w:rsid w:val="00FA7144"/>
    <w:rsid w:val="00FA7311"/>
    <w:rsid w:val="00FA7471"/>
    <w:rsid w:val="00FA77AE"/>
    <w:rsid w:val="00FA78E5"/>
    <w:rsid w:val="00FA7940"/>
    <w:rsid w:val="00FA795F"/>
    <w:rsid w:val="00FA79AD"/>
    <w:rsid w:val="00FA79D2"/>
    <w:rsid w:val="00FA7CE0"/>
    <w:rsid w:val="00FA7DBD"/>
    <w:rsid w:val="00FB03D6"/>
    <w:rsid w:val="00FB03DA"/>
    <w:rsid w:val="00FB054E"/>
    <w:rsid w:val="00FB057C"/>
    <w:rsid w:val="00FB0A00"/>
    <w:rsid w:val="00FB0BE5"/>
    <w:rsid w:val="00FB0D38"/>
    <w:rsid w:val="00FB0DBC"/>
    <w:rsid w:val="00FB0E1C"/>
    <w:rsid w:val="00FB0FFE"/>
    <w:rsid w:val="00FB100F"/>
    <w:rsid w:val="00FB116D"/>
    <w:rsid w:val="00FB124C"/>
    <w:rsid w:val="00FB162D"/>
    <w:rsid w:val="00FB17D9"/>
    <w:rsid w:val="00FB185A"/>
    <w:rsid w:val="00FB1BEF"/>
    <w:rsid w:val="00FB1C16"/>
    <w:rsid w:val="00FB1E47"/>
    <w:rsid w:val="00FB1F09"/>
    <w:rsid w:val="00FB205A"/>
    <w:rsid w:val="00FB2A65"/>
    <w:rsid w:val="00FB2AAB"/>
    <w:rsid w:val="00FB2AFE"/>
    <w:rsid w:val="00FB2C25"/>
    <w:rsid w:val="00FB2C64"/>
    <w:rsid w:val="00FB2E02"/>
    <w:rsid w:val="00FB3036"/>
    <w:rsid w:val="00FB3585"/>
    <w:rsid w:val="00FB3854"/>
    <w:rsid w:val="00FB38CB"/>
    <w:rsid w:val="00FB3D2F"/>
    <w:rsid w:val="00FB43F0"/>
    <w:rsid w:val="00FB4442"/>
    <w:rsid w:val="00FB478F"/>
    <w:rsid w:val="00FB48F8"/>
    <w:rsid w:val="00FB4C2C"/>
    <w:rsid w:val="00FB4CC2"/>
    <w:rsid w:val="00FB4D9D"/>
    <w:rsid w:val="00FB5185"/>
    <w:rsid w:val="00FB51A2"/>
    <w:rsid w:val="00FB51C9"/>
    <w:rsid w:val="00FB531D"/>
    <w:rsid w:val="00FB5537"/>
    <w:rsid w:val="00FB55CD"/>
    <w:rsid w:val="00FB56B5"/>
    <w:rsid w:val="00FB577A"/>
    <w:rsid w:val="00FB599D"/>
    <w:rsid w:val="00FB5A2D"/>
    <w:rsid w:val="00FB5AA5"/>
    <w:rsid w:val="00FB5C15"/>
    <w:rsid w:val="00FB5D86"/>
    <w:rsid w:val="00FB5F08"/>
    <w:rsid w:val="00FB6501"/>
    <w:rsid w:val="00FB6A36"/>
    <w:rsid w:val="00FB6F21"/>
    <w:rsid w:val="00FB6FE8"/>
    <w:rsid w:val="00FB72C0"/>
    <w:rsid w:val="00FB73ED"/>
    <w:rsid w:val="00FB76CE"/>
    <w:rsid w:val="00FB770B"/>
    <w:rsid w:val="00FC057D"/>
    <w:rsid w:val="00FC0638"/>
    <w:rsid w:val="00FC0BEC"/>
    <w:rsid w:val="00FC0FA5"/>
    <w:rsid w:val="00FC1069"/>
    <w:rsid w:val="00FC10CF"/>
    <w:rsid w:val="00FC15C4"/>
    <w:rsid w:val="00FC19F6"/>
    <w:rsid w:val="00FC1B73"/>
    <w:rsid w:val="00FC1D73"/>
    <w:rsid w:val="00FC1DC3"/>
    <w:rsid w:val="00FC1F42"/>
    <w:rsid w:val="00FC1F9D"/>
    <w:rsid w:val="00FC1FF2"/>
    <w:rsid w:val="00FC229B"/>
    <w:rsid w:val="00FC22A2"/>
    <w:rsid w:val="00FC22A8"/>
    <w:rsid w:val="00FC265B"/>
    <w:rsid w:val="00FC26A6"/>
    <w:rsid w:val="00FC27E4"/>
    <w:rsid w:val="00FC2901"/>
    <w:rsid w:val="00FC2DAD"/>
    <w:rsid w:val="00FC2DFA"/>
    <w:rsid w:val="00FC33A7"/>
    <w:rsid w:val="00FC3782"/>
    <w:rsid w:val="00FC3C1C"/>
    <w:rsid w:val="00FC3CB7"/>
    <w:rsid w:val="00FC3F06"/>
    <w:rsid w:val="00FC3F30"/>
    <w:rsid w:val="00FC3FBB"/>
    <w:rsid w:val="00FC4191"/>
    <w:rsid w:val="00FC44D7"/>
    <w:rsid w:val="00FC45AA"/>
    <w:rsid w:val="00FC472E"/>
    <w:rsid w:val="00FC48A3"/>
    <w:rsid w:val="00FC4A22"/>
    <w:rsid w:val="00FC511E"/>
    <w:rsid w:val="00FC54B7"/>
    <w:rsid w:val="00FC55FA"/>
    <w:rsid w:val="00FC57C3"/>
    <w:rsid w:val="00FC57ED"/>
    <w:rsid w:val="00FC5AC8"/>
    <w:rsid w:val="00FC5BCB"/>
    <w:rsid w:val="00FC5CB8"/>
    <w:rsid w:val="00FC5FD1"/>
    <w:rsid w:val="00FC6080"/>
    <w:rsid w:val="00FC65CA"/>
    <w:rsid w:val="00FC6F57"/>
    <w:rsid w:val="00FC6FAE"/>
    <w:rsid w:val="00FC7037"/>
    <w:rsid w:val="00FC7189"/>
    <w:rsid w:val="00FC7E2C"/>
    <w:rsid w:val="00FD068B"/>
    <w:rsid w:val="00FD09EE"/>
    <w:rsid w:val="00FD0AF6"/>
    <w:rsid w:val="00FD0B4E"/>
    <w:rsid w:val="00FD0B78"/>
    <w:rsid w:val="00FD0CAF"/>
    <w:rsid w:val="00FD0CBF"/>
    <w:rsid w:val="00FD0DE3"/>
    <w:rsid w:val="00FD1294"/>
    <w:rsid w:val="00FD173A"/>
    <w:rsid w:val="00FD18AB"/>
    <w:rsid w:val="00FD19A3"/>
    <w:rsid w:val="00FD1A93"/>
    <w:rsid w:val="00FD1C03"/>
    <w:rsid w:val="00FD1C51"/>
    <w:rsid w:val="00FD2346"/>
    <w:rsid w:val="00FD243B"/>
    <w:rsid w:val="00FD26AE"/>
    <w:rsid w:val="00FD303E"/>
    <w:rsid w:val="00FD3064"/>
    <w:rsid w:val="00FD34C2"/>
    <w:rsid w:val="00FD3571"/>
    <w:rsid w:val="00FD3591"/>
    <w:rsid w:val="00FD39B0"/>
    <w:rsid w:val="00FD3A6A"/>
    <w:rsid w:val="00FD3BAE"/>
    <w:rsid w:val="00FD3BFC"/>
    <w:rsid w:val="00FD3D08"/>
    <w:rsid w:val="00FD3DB3"/>
    <w:rsid w:val="00FD3E67"/>
    <w:rsid w:val="00FD3F40"/>
    <w:rsid w:val="00FD40DB"/>
    <w:rsid w:val="00FD40F8"/>
    <w:rsid w:val="00FD41D8"/>
    <w:rsid w:val="00FD4242"/>
    <w:rsid w:val="00FD430D"/>
    <w:rsid w:val="00FD4961"/>
    <w:rsid w:val="00FD4D7D"/>
    <w:rsid w:val="00FD4E18"/>
    <w:rsid w:val="00FD4F17"/>
    <w:rsid w:val="00FD528D"/>
    <w:rsid w:val="00FD52BA"/>
    <w:rsid w:val="00FD5622"/>
    <w:rsid w:val="00FD5A77"/>
    <w:rsid w:val="00FD5BB4"/>
    <w:rsid w:val="00FD5CA1"/>
    <w:rsid w:val="00FD5E09"/>
    <w:rsid w:val="00FD5F0F"/>
    <w:rsid w:val="00FD6081"/>
    <w:rsid w:val="00FD621D"/>
    <w:rsid w:val="00FD637C"/>
    <w:rsid w:val="00FD6399"/>
    <w:rsid w:val="00FD6E73"/>
    <w:rsid w:val="00FD761B"/>
    <w:rsid w:val="00FD76ED"/>
    <w:rsid w:val="00FD7AE8"/>
    <w:rsid w:val="00FD7C3D"/>
    <w:rsid w:val="00FD7C60"/>
    <w:rsid w:val="00FD7CE1"/>
    <w:rsid w:val="00FD7D1D"/>
    <w:rsid w:val="00FD7E1D"/>
    <w:rsid w:val="00FD7E62"/>
    <w:rsid w:val="00FE05BF"/>
    <w:rsid w:val="00FE07B2"/>
    <w:rsid w:val="00FE0A0B"/>
    <w:rsid w:val="00FE0A27"/>
    <w:rsid w:val="00FE0A73"/>
    <w:rsid w:val="00FE0BEC"/>
    <w:rsid w:val="00FE10D0"/>
    <w:rsid w:val="00FE1460"/>
    <w:rsid w:val="00FE14ED"/>
    <w:rsid w:val="00FE15AC"/>
    <w:rsid w:val="00FE1666"/>
    <w:rsid w:val="00FE194D"/>
    <w:rsid w:val="00FE1C93"/>
    <w:rsid w:val="00FE1CCF"/>
    <w:rsid w:val="00FE1CE5"/>
    <w:rsid w:val="00FE1EBA"/>
    <w:rsid w:val="00FE1F32"/>
    <w:rsid w:val="00FE1FC7"/>
    <w:rsid w:val="00FE1FDE"/>
    <w:rsid w:val="00FE1FE7"/>
    <w:rsid w:val="00FE237A"/>
    <w:rsid w:val="00FE23CB"/>
    <w:rsid w:val="00FE2474"/>
    <w:rsid w:val="00FE28C3"/>
    <w:rsid w:val="00FE29B3"/>
    <w:rsid w:val="00FE2B4A"/>
    <w:rsid w:val="00FE37CD"/>
    <w:rsid w:val="00FE3A68"/>
    <w:rsid w:val="00FE3B10"/>
    <w:rsid w:val="00FE3B7F"/>
    <w:rsid w:val="00FE3C4B"/>
    <w:rsid w:val="00FE3D90"/>
    <w:rsid w:val="00FE3EEA"/>
    <w:rsid w:val="00FE4198"/>
    <w:rsid w:val="00FE42D7"/>
    <w:rsid w:val="00FE43B9"/>
    <w:rsid w:val="00FE44F9"/>
    <w:rsid w:val="00FE4845"/>
    <w:rsid w:val="00FE48BE"/>
    <w:rsid w:val="00FE49BF"/>
    <w:rsid w:val="00FE4D11"/>
    <w:rsid w:val="00FE506B"/>
    <w:rsid w:val="00FE54E8"/>
    <w:rsid w:val="00FE590E"/>
    <w:rsid w:val="00FE5C4F"/>
    <w:rsid w:val="00FE5F9A"/>
    <w:rsid w:val="00FE6096"/>
    <w:rsid w:val="00FE61CD"/>
    <w:rsid w:val="00FE638D"/>
    <w:rsid w:val="00FE6557"/>
    <w:rsid w:val="00FE65F7"/>
    <w:rsid w:val="00FE66BF"/>
    <w:rsid w:val="00FE6B9F"/>
    <w:rsid w:val="00FE6C6E"/>
    <w:rsid w:val="00FE75F5"/>
    <w:rsid w:val="00FE798B"/>
    <w:rsid w:val="00FE7AC8"/>
    <w:rsid w:val="00FE7B71"/>
    <w:rsid w:val="00FE7C4A"/>
    <w:rsid w:val="00FE7FAB"/>
    <w:rsid w:val="00FF0391"/>
    <w:rsid w:val="00FF078C"/>
    <w:rsid w:val="00FF07B4"/>
    <w:rsid w:val="00FF07B5"/>
    <w:rsid w:val="00FF07E0"/>
    <w:rsid w:val="00FF098C"/>
    <w:rsid w:val="00FF0B0C"/>
    <w:rsid w:val="00FF1321"/>
    <w:rsid w:val="00FF13F7"/>
    <w:rsid w:val="00FF1593"/>
    <w:rsid w:val="00FF18AA"/>
    <w:rsid w:val="00FF1B3E"/>
    <w:rsid w:val="00FF1CA8"/>
    <w:rsid w:val="00FF1DAA"/>
    <w:rsid w:val="00FF1E96"/>
    <w:rsid w:val="00FF235E"/>
    <w:rsid w:val="00FF2469"/>
    <w:rsid w:val="00FF271F"/>
    <w:rsid w:val="00FF27FE"/>
    <w:rsid w:val="00FF293C"/>
    <w:rsid w:val="00FF2B05"/>
    <w:rsid w:val="00FF2BD0"/>
    <w:rsid w:val="00FF30C3"/>
    <w:rsid w:val="00FF35E1"/>
    <w:rsid w:val="00FF3C03"/>
    <w:rsid w:val="00FF3D54"/>
    <w:rsid w:val="00FF3E45"/>
    <w:rsid w:val="00FF3E64"/>
    <w:rsid w:val="00FF3F32"/>
    <w:rsid w:val="00FF4473"/>
    <w:rsid w:val="00FF47E1"/>
    <w:rsid w:val="00FF48E5"/>
    <w:rsid w:val="00FF4921"/>
    <w:rsid w:val="00FF4999"/>
    <w:rsid w:val="00FF49D2"/>
    <w:rsid w:val="00FF4E1F"/>
    <w:rsid w:val="00FF5013"/>
    <w:rsid w:val="00FF51AF"/>
    <w:rsid w:val="00FF530F"/>
    <w:rsid w:val="00FF59CF"/>
    <w:rsid w:val="00FF5BDD"/>
    <w:rsid w:val="00FF5CDD"/>
    <w:rsid w:val="00FF5D53"/>
    <w:rsid w:val="00FF6009"/>
    <w:rsid w:val="00FF646E"/>
    <w:rsid w:val="00FF64B9"/>
    <w:rsid w:val="00FF6799"/>
    <w:rsid w:val="00FF688E"/>
    <w:rsid w:val="00FF6A35"/>
    <w:rsid w:val="00FF6A48"/>
    <w:rsid w:val="00FF769A"/>
    <w:rsid w:val="00FF76D5"/>
    <w:rsid w:val="00FF7859"/>
    <w:rsid w:val="00FF7E94"/>
    <w:rsid w:val="093171EC"/>
    <w:rsid w:val="0B29EF16"/>
    <w:rsid w:val="1A6036CF"/>
    <w:rsid w:val="1C816187"/>
    <w:rsid w:val="2686D258"/>
    <w:rsid w:val="2A00CFBB"/>
    <w:rsid w:val="2E2841F9"/>
    <w:rsid w:val="355398E1"/>
    <w:rsid w:val="3819AC65"/>
    <w:rsid w:val="3E38E7F9"/>
    <w:rsid w:val="51D569D9"/>
    <w:rsid w:val="535A7D2A"/>
    <w:rsid w:val="545C1D6A"/>
    <w:rsid w:val="5635CFB6"/>
    <w:rsid w:val="58C166FB"/>
    <w:rsid w:val="670B72FE"/>
    <w:rsid w:val="73FB5393"/>
    <w:rsid w:val="7B3A809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AD96A"/>
  <w15:chartTrackingRefBased/>
  <w15:docId w15:val="{2FE4862D-76E3-43BB-87C6-A0BCD937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de-DE"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locked="1" w:semiHidden="1" w:uiPriority="9" w:unhideWhenUsed="1"/>
    <w:lsdException w:name="heading 7" w:locked="1" w:semiHidden="1" w:uiPriority="9"/>
    <w:lsdException w:name="heading 8" w:locked="1" w:semiHidden="1" w:uiPriority="9" w:qFormat="1"/>
    <w:lsdException w:name="heading 9" w:locked="1"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66BB9"/>
    <w:pPr>
      <w:ind w:firstLine="709"/>
      <w:contextualSpacing/>
      <w:jc w:val="left"/>
    </w:pPr>
  </w:style>
  <w:style w:type="paragraph" w:styleId="berschrift1">
    <w:name w:val="heading 1"/>
    <w:basedOn w:val="Standard"/>
    <w:next w:val="Standard"/>
    <w:link w:val="berschrift1Zchn"/>
    <w:uiPriority w:val="9"/>
    <w:qFormat/>
    <w:rsid w:val="00813061"/>
    <w:pPr>
      <w:keepNext/>
      <w:keepLines/>
      <w:pageBreakBefore/>
      <w:ind w:firstLine="0"/>
      <w:jc w:val="center"/>
      <w:outlineLvl w:val="0"/>
    </w:pPr>
    <w:rPr>
      <w:rFonts w:eastAsiaTheme="majorEastAsia" w:cstheme="majorBidi"/>
      <w:b/>
      <w:szCs w:val="32"/>
    </w:rPr>
  </w:style>
  <w:style w:type="paragraph" w:styleId="berschrift2">
    <w:name w:val="heading 2"/>
    <w:basedOn w:val="Standard"/>
    <w:next w:val="Standard"/>
    <w:link w:val="berschrift2Zchn"/>
    <w:uiPriority w:val="9"/>
    <w:qFormat/>
    <w:rsid w:val="00813061"/>
    <w:pPr>
      <w:keepNext/>
      <w:keepLines/>
      <w:spacing w:before="120" w:after="0"/>
      <w:ind w:firstLine="0"/>
      <w:outlineLvl w:val="1"/>
    </w:pPr>
    <w:rPr>
      <w:rFonts w:eastAsiaTheme="majorEastAsia" w:cstheme="majorBidi"/>
      <w:b/>
      <w:szCs w:val="26"/>
    </w:rPr>
  </w:style>
  <w:style w:type="paragraph" w:styleId="berschrift3">
    <w:name w:val="heading 3"/>
    <w:basedOn w:val="Standard"/>
    <w:next w:val="Standard"/>
    <w:link w:val="berschrift3Zchn"/>
    <w:uiPriority w:val="9"/>
    <w:qFormat/>
    <w:rsid w:val="00813061"/>
    <w:pPr>
      <w:keepNext/>
      <w:keepLines/>
      <w:spacing w:before="120" w:after="0"/>
      <w:ind w:firstLine="0"/>
      <w:outlineLvl w:val="2"/>
    </w:pPr>
    <w:rPr>
      <w:rFonts w:eastAsiaTheme="majorEastAsia" w:cstheme="majorBidi"/>
      <w:b/>
      <w:i/>
    </w:rPr>
  </w:style>
  <w:style w:type="paragraph" w:styleId="berschrift4">
    <w:name w:val="heading 4"/>
    <w:basedOn w:val="Standard"/>
    <w:next w:val="Standard"/>
    <w:link w:val="berschrift4Zchn"/>
    <w:uiPriority w:val="9"/>
    <w:unhideWhenUsed/>
    <w:rsid w:val="00623696"/>
    <w:pPr>
      <w:keepNext/>
      <w:keepLines/>
      <w:numPr>
        <w:ilvl w:val="3"/>
        <w:numId w:val="2"/>
      </w:numPr>
      <w:spacing w:after="0"/>
      <w:outlineLvl w:val="3"/>
    </w:pPr>
    <w:rPr>
      <w:rFonts w:eastAsiaTheme="majorEastAsia" w:cstheme="majorBidi"/>
      <w:b/>
      <w:iCs/>
    </w:rPr>
  </w:style>
  <w:style w:type="paragraph" w:styleId="berschrift5">
    <w:name w:val="heading 5"/>
    <w:basedOn w:val="Standard"/>
    <w:next w:val="Standard"/>
    <w:link w:val="berschrift5Zchn"/>
    <w:uiPriority w:val="9"/>
    <w:unhideWhenUsed/>
    <w:rsid w:val="00623696"/>
    <w:pPr>
      <w:keepNext/>
      <w:keepLines/>
      <w:numPr>
        <w:ilvl w:val="4"/>
        <w:numId w:val="2"/>
      </w:numPr>
      <w:spacing w:after="0"/>
      <w:outlineLvl w:val="4"/>
    </w:pPr>
    <w:rPr>
      <w:rFonts w:eastAsiaTheme="majorEastAsia" w:cstheme="majorBidi"/>
      <w:b/>
      <w:i/>
    </w:rPr>
  </w:style>
  <w:style w:type="paragraph" w:styleId="berschrift6">
    <w:name w:val="heading 6"/>
    <w:basedOn w:val="Standard"/>
    <w:next w:val="Standard"/>
    <w:link w:val="berschrift6Zchn"/>
    <w:uiPriority w:val="9"/>
    <w:semiHidden/>
    <w:locked/>
    <w:rsid w:val="009E278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locked/>
    <w:rsid w:val="0062369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qFormat/>
    <w:locked/>
    <w:rsid w:val="0062369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62369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Literaturliste">
    <w:name w:val="Literaturliste"/>
    <w:uiPriority w:val="99"/>
    <w:rsid w:val="00096B8E"/>
    <w:pPr>
      <w:numPr>
        <w:numId w:val="1"/>
      </w:numPr>
    </w:pPr>
  </w:style>
  <w:style w:type="paragraph" w:styleId="Zitat">
    <w:name w:val="Quote"/>
    <w:basedOn w:val="Standard"/>
    <w:next w:val="Standard"/>
    <w:link w:val="ZitatZchn"/>
    <w:uiPriority w:val="29"/>
    <w:rsid w:val="00C77A91"/>
    <w:pPr>
      <w:spacing w:after="0"/>
    </w:pPr>
    <w:rPr>
      <w:i/>
      <w:iCs/>
      <w:color w:val="404040" w:themeColor="text1" w:themeTint="BF"/>
    </w:rPr>
  </w:style>
  <w:style w:type="paragraph" w:customStyle="1" w:styleId="Figure">
    <w:name w:val="Figure"/>
    <w:basedOn w:val="Standard"/>
    <w:next w:val="Standard"/>
    <w:link w:val="FigureZchn"/>
    <w:semiHidden/>
    <w:qFormat/>
    <w:rsid w:val="00490929"/>
    <w:pPr>
      <w:keepNext/>
      <w:keepLines/>
      <w:spacing w:after="240"/>
      <w:ind w:left="284" w:hanging="284"/>
    </w:pPr>
    <w:rPr>
      <w:lang w:val="en-US"/>
    </w:rPr>
  </w:style>
  <w:style w:type="character" w:customStyle="1" w:styleId="FigureZchn">
    <w:name w:val="Figure Zchn"/>
    <w:basedOn w:val="Absatz-Standardschriftart"/>
    <w:link w:val="Figure"/>
    <w:semiHidden/>
    <w:rsid w:val="00C77A91"/>
    <w:rPr>
      <w:lang w:val="en-US"/>
    </w:rPr>
  </w:style>
  <w:style w:type="character" w:customStyle="1" w:styleId="berschrift1Zchn">
    <w:name w:val="Überschrift 1 Zchn"/>
    <w:basedOn w:val="Absatz-Standardschriftart"/>
    <w:link w:val="berschrift1"/>
    <w:uiPriority w:val="9"/>
    <w:rsid w:val="009B2F0A"/>
    <w:rPr>
      <w:rFonts w:eastAsiaTheme="majorEastAsia" w:cstheme="majorBidi"/>
      <w:b/>
      <w:szCs w:val="32"/>
    </w:rPr>
  </w:style>
  <w:style w:type="character" w:customStyle="1" w:styleId="berschrift2Zchn">
    <w:name w:val="Überschrift 2 Zchn"/>
    <w:basedOn w:val="Absatz-Standardschriftart"/>
    <w:link w:val="berschrift2"/>
    <w:uiPriority w:val="9"/>
    <w:rsid w:val="00623696"/>
    <w:rPr>
      <w:rFonts w:eastAsiaTheme="majorEastAsia" w:cstheme="majorBidi"/>
      <w:b/>
      <w:szCs w:val="26"/>
    </w:rPr>
  </w:style>
  <w:style w:type="character" w:customStyle="1" w:styleId="berschrift3Zchn">
    <w:name w:val="Überschrift 3 Zchn"/>
    <w:basedOn w:val="Absatz-Standardschriftart"/>
    <w:link w:val="berschrift3"/>
    <w:uiPriority w:val="9"/>
    <w:rsid w:val="00623696"/>
    <w:rPr>
      <w:rFonts w:eastAsiaTheme="majorEastAsia" w:cstheme="majorBidi"/>
      <w:b/>
      <w:i/>
    </w:rPr>
  </w:style>
  <w:style w:type="character" w:customStyle="1" w:styleId="berschrift4Zchn">
    <w:name w:val="Überschrift 4 Zchn"/>
    <w:basedOn w:val="Absatz-Standardschriftart"/>
    <w:link w:val="berschrift4"/>
    <w:uiPriority w:val="9"/>
    <w:rsid w:val="00623696"/>
    <w:rPr>
      <w:rFonts w:eastAsiaTheme="majorEastAsia" w:cstheme="majorBidi"/>
      <w:b/>
      <w:iCs/>
    </w:rPr>
  </w:style>
  <w:style w:type="character" w:customStyle="1" w:styleId="berschrift5Zchn">
    <w:name w:val="Überschrift 5 Zchn"/>
    <w:basedOn w:val="Absatz-Standardschriftart"/>
    <w:link w:val="berschrift5"/>
    <w:uiPriority w:val="9"/>
    <w:rsid w:val="00623696"/>
    <w:rPr>
      <w:rFonts w:eastAsiaTheme="majorEastAsia" w:cstheme="majorBidi"/>
      <w:b/>
      <w:i/>
    </w:rPr>
  </w:style>
  <w:style w:type="paragraph" w:styleId="Titel">
    <w:name w:val="Title"/>
    <w:basedOn w:val="Standard"/>
    <w:next w:val="Standard"/>
    <w:link w:val="TitelZchn"/>
    <w:uiPriority w:val="10"/>
    <w:rsid w:val="00623696"/>
    <w:pPr>
      <w:suppressAutoHyphens/>
      <w:spacing w:after="0"/>
      <w:jc w:val="center"/>
    </w:pPr>
    <w:rPr>
      <w:rFonts w:eastAsiaTheme="majorEastAsia" w:cstheme="majorBidi"/>
      <w:b/>
      <w:kern w:val="28"/>
      <w:szCs w:val="56"/>
    </w:rPr>
  </w:style>
  <w:style w:type="character" w:customStyle="1" w:styleId="TitelZchn">
    <w:name w:val="Titel Zchn"/>
    <w:basedOn w:val="Absatz-Standardschriftart"/>
    <w:link w:val="Titel"/>
    <w:uiPriority w:val="10"/>
    <w:rsid w:val="00623696"/>
    <w:rPr>
      <w:rFonts w:eastAsiaTheme="majorEastAsia" w:cstheme="majorBidi"/>
      <w:b/>
      <w:kern w:val="28"/>
      <w:szCs w:val="56"/>
    </w:rPr>
  </w:style>
  <w:style w:type="character" w:customStyle="1" w:styleId="berschrift6Zchn">
    <w:name w:val="Überschrift 6 Zchn"/>
    <w:basedOn w:val="Absatz-Standardschriftart"/>
    <w:link w:val="berschrift6"/>
    <w:uiPriority w:val="9"/>
    <w:semiHidden/>
    <w:rsid w:val="009E2786"/>
    <w:rPr>
      <w:rFonts w:asciiTheme="majorHAnsi" w:eastAsiaTheme="majorEastAsia" w:hAnsiTheme="majorHAnsi" w:cstheme="majorBidi"/>
      <w:color w:val="1F3763" w:themeColor="accent1" w:themeShade="7F"/>
    </w:rPr>
  </w:style>
  <w:style w:type="character" w:customStyle="1" w:styleId="ZitatZchn">
    <w:name w:val="Zitat Zchn"/>
    <w:basedOn w:val="Absatz-Standardschriftart"/>
    <w:link w:val="Zitat"/>
    <w:uiPriority w:val="29"/>
    <w:rsid w:val="00C77A91"/>
    <w:rPr>
      <w:i/>
      <w:iCs/>
      <w:color w:val="404040" w:themeColor="text1" w:themeTint="BF"/>
    </w:rPr>
  </w:style>
  <w:style w:type="table" w:styleId="Tabellenraster">
    <w:name w:val="Table Grid"/>
    <w:basedOn w:val="NormaleTabelle"/>
    <w:uiPriority w:val="39"/>
    <w:rsid w:val="00417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62369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236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23696"/>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9B02E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B02E4"/>
  </w:style>
  <w:style w:type="paragraph" w:styleId="Fuzeile">
    <w:name w:val="footer"/>
    <w:basedOn w:val="Standard"/>
    <w:link w:val="FuzeileZchn"/>
    <w:uiPriority w:val="99"/>
    <w:unhideWhenUsed/>
    <w:rsid w:val="009B02E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B02E4"/>
  </w:style>
  <w:style w:type="paragraph" w:customStyle="1" w:styleId="Abstract-berschrift">
    <w:name w:val="Abstract - Überschrift"/>
    <w:basedOn w:val="Standard"/>
    <w:next w:val="Abstrakt-Text"/>
    <w:link w:val="Abstract-berschriftZchn"/>
    <w:rsid w:val="009B2F0A"/>
    <w:pPr>
      <w:widowControl w:val="0"/>
      <w:spacing w:after="0"/>
      <w:ind w:firstLine="0"/>
      <w:jc w:val="center"/>
    </w:pPr>
    <w:rPr>
      <w:b/>
      <w:bCs/>
    </w:rPr>
  </w:style>
  <w:style w:type="character" w:customStyle="1" w:styleId="Abstract-berschriftZchn">
    <w:name w:val="Abstract - Überschrift Zchn"/>
    <w:basedOn w:val="Absatz-Standardschriftart"/>
    <w:link w:val="Abstract-berschrift"/>
    <w:rsid w:val="009B2F0A"/>
    <w:rPr>
      <w:b/>
      <w:bCs/>
    </w:rPr>
  </w:style>
  <w:style w:type="paragraph" w:customStyle="1" w:styleId="Abstrakt-Text">
    <w:name w:val="Abstrakt - Text"/>
    <w:basedOn w:val="Standard"/>
    <w:link w:val="Abstrakt-TextZchn"/>
    <w:rsid w:val="009B2F0A"/>
    <w:pPr>
      <w:ind w:firstLine="0"/>
    </w:pPr>
  </w:style>
  <w:style w:type="character" w:customStyle="1" w:styleId="Abstrakt-TextZchn">
    <w:name w:val="Abstrakt - Text Zchn"/>
    <w:basedOn w:val="Absatz-Standardschriftart"/>
    <w:link w:val="Abstrakt-Text"/>
    <w:rsid w:val="009B2F0A"/>
  </w:style>
  <w:style w:type="paragraph" w:styleId="Verzeichnis1">
    <w:name w:val="toc 1"/>
    <w:basedOn w:val="Standard"/>
    <w:next w:val="Standard"/>
    <w:autoRedefine/>
    <w:uiPriority w:val="39"/>
    <w:unhideWhenUsed/>
    <w:rsid w:val="003E0EE0"/>
    <w:pPr>
      <w:tabs>
        <w:tab w:val="left" w:pos="1200"/>
        <w:tab w:val="right" w:leader="dot" w:pos="8493"/>
      </w:tabs>
      <w:spacing w:after="100"/>
    </w:pPr>
  </w:style>
  <w:style w:type="paragraph" w:styleId="Verzeichnis2">
    <w:name w:val="toc 2"/>
    <w:basedOn w:val="Standard"/>
    <w:next w:val="Standard"/>
    <w:autoRedefine/>
    <w:uiPriority w:val="39"/>
    <w:unhideWhenUsed/>
    <w:rsid w:val="004F7C99"/>
    <w:pPr>
      <w:spacing w:after="100"/>
      <w:ind w:left="240"/>
    </w:pPr>
  </w:style>
  <w:style w:type="paragraph" w:styleId="Verzeichnis3">
    <w:name w:val="toc 3"/>
    <w:basedOn w:val="Standard"/>
    <w:next w:val="Standard"/>
    <w:autoRedefine/>
    <w:uiPriority w:val="39"/>
    <w:unhideWhenUsed/>
    <w:rsid w:val="004F7C99"/>
    <w:pPr>
      <w:spacing w:after="100"/>
      <w:ind w:left="480"/>
    </w:pPr>
  </w:style>
  <w:style w:type="paragraph" w:styleId="Beschriftung">
    <w:name w:val="caption"/>
    <w:basedOn w:val="Standard"/>
    <w:next w:val="Standard"/>
    <w:uiPriority w:val="35"/>
    <w:rsid w:val="004A3C42"/>
    <w:pPr>
      <w:keepNext/>
      <w:keepLines/>
      <w:suppressAutoHyphens/>
      <w:spacing w:before="120" w:after="0"/>
      <w:ind w:firstLine="0"/>
    </w:pPr>
    <w:rPr>
      <w:i/>
      <w:iCs/>
      <w:szCs w:val="18"/>
    </w:rPr>
  </w:style>
  <w:style w:type="paragraph" w:customStyle="1" w:styleId="Abbildung">
    <w:name w:val="Abbildung"/>
    <w:basedOn w:val="Standard"/>
    <w:next w:val="Standard"/>
    <w:rsid w:val="00351C25"/>
    <w:pPr>
      <w:spacing w:after="0" w:line="240" w:lineRule="auto"/>
      <w:ind w:firstLine="0"/>
    </w:pPr>
  </w:style>
  <w:style w:type="paragraph" w:styleId="Abbildungsverzeichnis">
    <w:name w:val="table of figures"/>
    <w:basedOn w:val="Standard"/>
    <w:next w:val="Standard"/>
    <w:uiPriority w:val="99"/>
    <w:unhideWhenUsed/>
    <w:rsid w:val="006F4172"/>
    <w:pPr>
      <w:spacing w:after="0"/>
    </w:pPr>
  </w:style>
  <w:style w:type="character" w:styleId="Hyperlink">
    <w:name w:val="Hyperlink"/>
    <w:basedOn w:val="Absatz-Standardschriftart"/>
    <w:uiPriority w:val="99"/>
    <w:unhideWhenUsed/>
    <w:rsid w:val="006F4172"/>
    <w:rPr>
      <w:color w:val="0563C1" w:themeColor="hyperlink"/>
      <w:u w:val="single"/>
    </w:rPr>
  </w:style>
  <w:style w:type="paragraph" w:customStyle="1" w:styleId="Anhang">
    <w:name w:val="Anhang"/>
    <w:basedOn w:val="berschrift1"/>
    <w:rsid w:val="005B2BEB"/>
    <w:pPr>
      <w:numPr>
        <w:numId w:val="3"/>
      </w:numPr>
      <w:ind w:left="720" w:hanging="360"/>
    </w:pPr>
  </w:style>
  <w:style w:type="paragraph" w:customStyle="1" w:styleId="AnhangEbene2">
    <w:name w:val="Anhang Ebene 2"/>
    <w:basedOn w:val="berschrift2"/>
    <w:next w:val="Standard"/>
    <w:rsid w:val="005B2BEB"/>
    <w:pPr>
      <w:numPr>
        <w:ilvl w:val="1"/>
        <w:numId w:val="3"/>
      </w:numPr>
      <w:ind w:left="1091" w:hanging="360"/>
    </w:pPr>
  </w:style>
  <w:style w:type="numbering" w:customStyle="1" w:styleId="Anhangsnummerierung">
    <w:name w:val="Anhangsnummerierung"/>
    <w:uiPriority w:val="99"/>
    <w:rsid w:val="00D160BB"/>
    <w:pPr>
      <w:numPr>
        <w:numId w:val="3"/>
      </w:numPr>
    </w:pPr>
  </w:style>
  <w:style w:type="character" w:styleId="Hervorhebung">
    <w:name w:val="Emphasis"/>
    <w:basedOn w:val="Absatz-Standardschriftart"/>
    <w:uiPriority w:val="20"/>
    <w:qFormat/>
    <w:rsid w:val="00196B30"/>
    <w:rPr>
      <w:i/>
      <w:iCs/>
    </w:rPr>
  </w:style>
  <w:style w:type="table" w:styleId="EinfacheTabelle2">
    <w:name w:val="Plain Table 2"/>
    <w:basedOn w:val="NormaleTabelle"/>
    <w:uiPriority w:val="42"/>
    <w:rsid w:val="00196B3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PA">
    <w:name w:val="APA"/>
    <w:basedOn w:val="EinfacheTabelle2"/>
    <w:uiPriority w:val="99"/>
    <w:rsid w:val="003F3509"/>
    <w:pPr>
      <w:jc w:val="left"/>
    </w:pPr>
    <w:tblPr>
      <w:tblBorders>
        <w:top w:val="none" w:sz="0" w:space="0" w:color="auto"/>
        <w:bottom w:val="none" w:sz="0" w:space="0" w:color="auto"/>
      </w:tblBorders>
    </w:tblPr>
    <w:trPr>
      <w:tblHeader/>
    </w:trPr>
    <w:tcPr>
      <w:vAlign w:val="bottom"/>
    </w:tcPr>
    <w:tblStylePr w:type="firstRow">
      <w:rPr>
        <w:b w:val="0"/>
        <w:bCs/>
      </w:rPr>
      <w:tblPr/>
      <w:tcPr>
        <w:tcBorders>
          <w:top w:val="single" w:sz="4" w:space="0" w:color="auto"/>
          <w:left w:val="nil"/>
          <w:bottom w:val="nil"/>
          <w:right w:val="nil"/>
          <w:insideH w:val="nil"/>
          <w:insideV w:val="nil"/>
          <w:tl2br w:val="nil"/>
          <w:tr2bl w:val="nil"/>
        </w:tcBorders>
      </w:tcPr>
    </w:tblStylePr>
    <w:tblStylePr w:type="lastRow">
      <w:rPr>
        <w:b w:val="0"/>
        <w:bCs/>
      </w:rPr>
      <w:tblPr/>
      <w:tcPr>
        <w:tcBorders>
          <w:top w:val="single" w:sz="4" w:space="0" w:color="7F7F7F" w:themeColor="text1" w:themeTint="80"/>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IntensiveHervorhebung">
    <w:name w:val="Intense Emphasis"/>
    <w:basedOn w:val="Absatz-Standardschriftart"/>
    <w:uiPriority w:val="21"/>
    <w:rsid w:val="00FD6081"/>
    <w:rPr>
      <w:b/>
      <w:i/>
      <w:iCs/>
      <w:color w:val="auto"/>
    </w:rPr>
  </w:style>
  <w:style w:type="character" w:customStyle="1" w:styleId="Begriffsdefinition">
    <w:name w:val="Begriffsdefinition"/>
    <w:basedOn w:val="Absatz-Standardschriftart"/>
    <w:uiPriority w:val="1"/>
    <w:rsid w:val="00686575"/>
    <w:rPr>
      <w:i/>
    </w:rPr>
  </w:style>
  <w:style w:type="character" w:styleId="Fett">
    <w:name w:val="Strong"/>
    <w:basedOn w:val="Absatz-Standardschriftart"/>
    <w:uiPriority w:val="22"/>
    <w:qFormat/>
    <w:rsid w:val="00686575"/>
    <w:rPr>
      <w:b/>
      <w:bCs/>
    </w:rPr>
  </w:style>
  <w:style w:type="character" w:styleId="Platzhaltertext">
    <w:name w:val="Placeholder Text"/>
    <w:basedOn w:val="Absatz-Standardschriftart"/>
    <w:uiPriority w:val="99"/>
    <w:semiHidden/>
    <w:rsid w:val="00BF02A7"/>
    <w:rPr>
      <w:color w:val="666666"/>
    </w:rPr>
  </w:style>
  <w:style w:type="paragraph" w:customStyle="1" w:styleId="CitaviBibliographyEntry">
    <w:name w:val="Citavi Bibliography Entry"/>
    <w:basedOn w:val="Standard"/>
    <w:link w:val="CitaviBibliographyEntryZchn"/>
    <w:uiPriority w:val="99"/>
    <w:rsid w:val="00BF02A7"/>
    <w:pPr>
      <w:tabs>
        <w:tab w:val="left" w:pos="720"/>
      </w:tabs>
      <w:spacing w:after="0"/>
      <w:ind w:left="720" w:hanging="720"/>
      <w:contextualSpacing w:val="0"/>
    </w:pPr>
  </w:style>
  <w:style w:type="character" w:customStyle="1" w:styleId="CitaviBibliographyEntryZchn">
    <w:name w:val="Citavi Bibliography Entry Zchn"/>
    <w:basedOn w:val="Absatz-Standardschriftart"/>
    <w:link w:val="CitaviBibliographyEntry"/>
    <w:uiPriority w:val="99"/>
    <w:rsid w:val="00BF02A7"/>
  </w:style>
  <w:style w:type="paragraph" w:customStyle="1" w:styleId="CitaviBibliographyHeading">
    <w:name w:val="Citavi Bibliography Heading"/>
    <w:basedOn w:val="berschrift1"/>
    <w:link w:val="CitaviBibliographyHeadingZchn"/>
    <w:uiPriority w:val="99"/>
    <w:rsid w:val="00BF02A7"/>
    <w:pPr>
      <w:jc w:val="left"/>
    </w:pPr>
  </w:style>
  <w:style w:type="character" w:customStyle="1" w:styleId="CitaviBibliographyHeadingZchn">
    <w:name w:val="Citavi Bibliography Heading Zchn"/>
    <w:basedOn w:val="Absatz-Standardschriftart"/>
    <w:link w:val="CitaviBibliographyHeading"/>
    <w:uiPriority w:val="99"/>
    <w:rsid w:val="00BF02A7"/>
    <w:rPr>
      <w:rFonts w:eastAsiaTheme="majorEastAsia" w:cstheme="majorBidi"/>
      <w:b/>
      <w:szCs w:val="32"/>
    </w:rPr>
  </w:style>
  <w:style w:type="paragraph" w:customStyle="1" w:styleId="CitaviChapterBibliographyHeading">
    <w:name w:val="Citavi Chapter Bibliography Heading"/>
    <w:basedOn w:val="berschrift2"/>
    <w:link w:val="CitaviChapterBibliographyHeadingZchn"/>
    <w:uiPriority w:val="99"/>
    <w:rsid w:val="00BF02A7"/>
  </w:style>
  <w:style w:type="character" w:customStyle="1" w:styleId="CitaviChapterBibliographyHeadingZchn">
    <w:name w:val="Citavi Chapter Bibliography Heading Zchn"/>
    <w:basedOn w:val="Absatz-Standardschriftart"/>
    <w:link w:val="CitaviChapterBibliographyHeading"/>
    <w:uiPriority w:val="99"/>
    <w:rsid w:val="00BF02A7"/>
    <w:rPr>
      <w:rFonts w:eastAsiaTheme="majorEastAsia" w:cstheme="majorBidi"/>
      <w:b/>
      <w:szCs w:val="26"/>
    </w:rPr>
  </w:style>
  <w:style w:type="paragraph" w:customStyle="1" w:styleId="CitaviBibliographySubheading1">
    <w:name w:val="Citavi Bibliography Subheading 1"/>
    <w:basedOn w:val="berschrift2"/>
    <w:link w:val="CitaviBibliographySubheading1Zchn"/>
    <w:uiPriority w:val="99"/>
    <w:rsid w:val="00BF02A7"/>
    <w:pPr>
      <w:outlineLvl w:val="9"/>
    </w:pPr>
  </w:style>
  <w:style w:type="character" w:customStyle="1" w:styleId="CitaviBibliographySubheading1Zchn">
    <w:name w:val="Citavi Bibliography Subheading 1 Zchn"/>
    <w:basedOn w:val="Absatz-Standardschriftart"/>
    <w:link w:val="CitaviBibliographySubheading1"/>
    <w:uiPriority w:val="99"/>
    <w:rsid w:val="00BF02A7"/>
    <w:rPr>
      <w:rFonts w:eastAsiaTheme="majorEastAsia" w:cstheme="majorBidi"/>
      <w:b/>
      <w:szCs w:val="26"/>
    </w:rPr>
  </w:style>
  <w:style w:type="paragraph" w:customStyle="1" w:styleId="CitaviBibliographySubheading2">
    <w:name w:val="Citavi Bibliography Subheading 2"/>
    <w:basedOn w:val="berschrift3"/>
    <w:link w:val="CitaviBibliographySubheading2Zchn"/>
    <w:uiPriority w:val="99"/>
    <w:rsid w:val="00BF02A7"/>
    <w:pPr>
      <w:outlineLvl w:val="9"/>
    </w:pPr>
  </w:style>
  <w:style w:type="character" w:customStyle="1" w:styleId="CitaviBibliographySubheading2Zchn">
    <w:name w:val="Citavi Bibliography Subheading 2 Zchn"/>
    <w:basedOn w:val="Absatz-Standardschriftart"/>
    <w:link w:val="CitaviBibliographySubheading2"/>
    <w:uiPriority w:val="99"/>
    <w:rsid w:val="00BF02A7"/>
    <w:rPr>
      <w:rFonts w:eastAsiaTheme="majorEastAsia" w:cstheme="majorBidi"/>
      <w:b/>
      <w:i/>
    </w:rPr>
  </w:style>
  <w:style w:type="paragraph" w:customStyle="1" w:styleId="CitaviBibliographySubheading3">
    <w:name w:val="Citavi Bibliography Subheading 3"/>
    <w:basedOn w:val="berschrift4"/>
    <w:link w:val="CitaviBibliographySubheading3Zchn"/>
    <w:uiPriority w:val="99"/>
    <w:rsid w:val="00BF02A7"/>
    <w:pPr>
      <w:outlineLvl w:val="9"/>
    </w:pPr>
  </w:style>
  <w:style w:type="character" w:customStyle="1" w:styleId="CitaviBibliographySubheading3Zchn">
    <w:name w:val="Citavi Bibliography Subheading 3 Zchn"/>
    <w:basedOn w:val="Absatz-Standardschriftart"/>
    <w:link w:val="CitaviBibliographySubheading3"/>
    <w:uiPriority w:val="99"/>
    <w:rsid w:val="00BF02A7"/>
    <w:rPr>
      <w:rFonts w:eastAsiaTheme="majorEastAsia" w:cstheme="majorBidi"/>
      <w:b/>
      <w:iCs/>
    </w:rPr>
  </w:style>
  <w:style w:type="paragraph" w:customStyle="1" w:styleId="CitaviBibliographySubheading4">
    <w:name w:val="Citavi Bibliography Subheading 4"/>
    <w:basedOn w:val="berschrift5"/>
    <w:link w:val="CitaviBibliographySubheading4Zchn"/>
    <w:uiPriority w:val="99"/>
    <w:rsid w:val="00BF02A7"/>
    <w:pPr>
      <w:outlineLvl w:val="9"/>
    </w:pPr>
  </w:style>
  <w:style w:type="character" w:customStyle="1" w:styleId="CitaviBibliographySubheading4Zchn">
    <w:name w:val="Citavi Bibliography Subheading 4 Zchn"/>
    <w:basedOn w:val="Absatz-Standardschriftart"/>
    <w:link w:val="CitaviBibliographySubheading4"/>
    <w:uiPriority w:val="99"/>
    <w:rsid w:val="00BF02A7"/>
    <w:rPr>
      <w:rFonts w:eastAsiaTheme="majorEastAsia" w:cstheme="majorBidi"/>
      <w:b/>
      <w:i/>
    </w:rPr>
  </w:style>
  <w:style w:type="paragraph" w:customStyle="1" w:styleId="CitaviBibliographySubheading5">
    <w:name w:val="Citavi Bibliography Subheading 5"/>
    <w:basedOn w:val="berschrift6"/>
    <w:link w:val="CitaviBibliographySubheading5Zchn"/>
    <w:uiPriority w:val="99"/>
    <w:rsid w:val="00BF02A7"/>
    <w:pPr>
      <w:outlineLvl w:val="9"/>
    </w:pPr>
  </w:style>
  <w:style w:type="character" w:customStyle="1" w:styleId="CitaviBibliographySubheading5Zchn">
    <w:name w:val="Citavi Bibliography Subheading 5 Zchn"/>
    <w:basedOn w:val="Absatz-Standardschriftart"/>
    <w:link w:val="CitaviBibliographySubheading5"/>
    <w:uiPriority w:val="99"/>
    <w:rsid w:val="00BF02A7"/>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BF02A7"/>
    <w:pPr>
      <w:outlineLvl w:val="9"/>
    </w:pPr>
  </w:style>
  <w:style w:type="character" w:customStyle="1" w:styleId="CitaviBibliographySubheading6Zchn">
    <w:name w:val="Citavi Bibliography Subheading 6 Zchn"/>
    <w:basedOn w:val="Absatz-Standardschriftart"/>
    <w:link w:val="CitaviBibliographySubheading6"/>
    <w:uiPriority w:val="99"/>
    <w:rsid w:val="00BF02A7"/>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BF02A7"/>
    <w:pPr>
      <w:outlineLvl w:val="9"/>
    </w:pPr>
  </w:style>
  <w:style w:type="character" w:customStyle="1" w:styleId="CitaviBibliographySubheading7Zchn">
    <w:name w:val="Citavi Bibliography Subheading 7 Zchn"/>
    <w:basedOn w:val="Absatz-Standardschriftart"/>
    <w:link w:val="CitaviBibliographySubheading7"/>
    <w:uiPriority w:val="99"/>
    <w:rsid w:val="00BF02A7"/>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BF02A7"/>
    <w:pPr>
      <w:outlineLvl w:val="9"/>
    </w:pPr>
  </w:style>
  <w:style w:type="character" w:customStyle="1" w:styleId="CitaviBibliographySubheading8Zchn">
    <w:name w:val="Citavi Bibliography Subheading 8 Zchn"/>
    <w:basedOn w:val="Absatz-Standardschriftart"/>
    <w:link w:val="CitaviBibliographySubheading8"/>
    <w:uiPriority w:val="99"/>
    <w:rsid w:val="00BF02A7"/>
    <w:rPr>
      <w:rFonts w:asciiTheme="majorHAnsi" w:eastAsiaTheme="majorEastAsia" w:hAnsiTheme="majorHAnsi" w:cstheme="majorBidi"/>
      <w:i/>
      <w:iCs/>
      <w:color w:val="272727" w:themeColor="text1" w:themeTint="D8"/>
      <w:sz w:val="21"/>
      <w:szCs w:val="21"/>
    </w:rPr>
  </w:style>
  <w:style w:type="paragraph" w:styleId="StandardWeb">
    <w:name w:val="Normal (Web)"/>
    <w:basedOn w:val="Standard"/>
    <w:uiPriority w:val="99"/>
    <w:semiHidden/>
    <w:unhideWhenUsed/>
    <w:rsid w:val="005573E1"/>
    <w:rPr>
      <w:rFonts w:cs="Times New Roman"/>
    </w:rPr>
  </w:style>
  <w:style w:type="paragraph" w:styleId="Listenabsatz">
    <w:name w:val="List Paragraph"/>
    <w:basedOn w:val="Standard"/>
    <w:autoRedefine/>
    <w:uiPriority w:val="34"/>
    <w:qFormat/>
    <w:rsid w:val="000006D3"/>
    <w:pPr>
      <w:numPr>
        <w:numId w:val="17"/>
      </w:numPr>
    </w:pPr>
  </w:style>
  <w:style w:type="character" w:styleId="Kommentarzeichen">
    <w:name w:val="annotation reference"/>
    <w:basedOn w:val="Absatz-Standardschriftart"/>
    <w:uiPriority w:val="99"/>
    <w:semiHidden/>
    <w:unhideWhenUsed/>
    <w:rsid w:val="00AB5721"/>
    <w:rPr>
      <w:sz w:val="16"/>
      <w:szCs w:val="16"/>
    </w:rPr>
  </w:style>
  <w:style w:type="paragraph" w:styleId="Kommentartext">
    <w:name w:val="annotation text"/>
    <w:basedOn w:val="Standard"/>
    <w:link w:val="KommentartextZchn"/>
    <w:uiPriority w:val="99"/>
    <w:unhideWhenUsed/>
    <w:rsid w:val="00AB5721"/>
    <w:pPr>
      <w:spacing w:line="240" w:lineRule="auto"/>
    </w:pPr>
    <w:rPr>
      <w:sz w:val="20"/>
      <w:szCs w:val="20"/>
    </w:rPr>
  </w:style>
  <w:style w:type="character" w:customStyle="1" w:styleId="KommentartextZchn">
    <w:name w:val="Kommentartext Zchn"/>
    <w:basedOn w:val="Absatz-Standardschriftart"/>
    <w:link w:val="Kommentartext"/>
    <w:uiPriority w:val="99"/>
    <w:rsid w:val="00AB5721"/>
    <w:rPr>
      <w:sz w:val="20"/>
      <w:szCs w:val="20"/>
    </w:rPr>
  </w:style>
  <w:style w:type="paragraph" w:styleId="Kommentarthema">
    <w:name w:val="annotation subject"/>
    <w:basedOn w:val="Kommentartext"/>
    <w:next w:val="Kommentartext"/>
    <w:link w:val="KommentarthemaZchn"/>
    <w:uiPriority w:val="99"/>
    <w:semiHidden/>
    <w:unhideWhenUsed/>
    <w:rsid w:val="00AB5721"/>
    <w:rPr>
      <w:b/>
      <w:bCs/>
    </w:rPr>
  </w:style>
  <w:style w:type="character" w:customStyle="1" w:styleId="KommentarthemaZchn">
    <w:name w:val="Kommentarthema Zchn"/>
    <w:basedOn w:val="KommentartextZchn"/>
    <w:link w:val="Kommentarthema"/>
    <w:uiPriority w:val="99"/>
    <w:semiHidden/>
    <w:rsid w:val="00AB5721"/>
    <w:rPr>
      <w:b/>
      <w:bCs/>
      <w:sz w:val="20"/>
      <w:szCs w:val="20"/>
    </w:rPr>
  </w:style>
  <w:style w:type="character" w:customStyle="1" w:styleId="Durchgestrichen">
    <w:name w:val="Durchgestrichen"/>
    <w:basedOn w:val="Absatz-Standardschriftart"/>
    <w:uiPriority w:val="1"/>
    <w:qFormat/>
    <w:rsid w:val="006A3C86"/>
    <w:rPr>
      <w:b w:val="0"/>
      <w:i w:val="0"/>
      <w:strike/>
      <w:dstrike w:val="0"/>
      <w:vertAlign w:val="baseline"/>
    </w:rPr>
  </w:style>
  <w:style w:type="paragraph" w:customStyle="1" w:styleId="BeschriftungText">
    <w:name w:val="Beschriftung Text"/>
    <w:basedOn w:val="Beschriftung"/>
    <w:next w:val="Standard"/>
    <w:rsid w:val="0012287E"/>
  </w:style>
  <w:style w:type="character" w:styleId="NichtaufgelsteErwhnung">
    <w:name w:val="Unresolved Mention"/>
    <w:basedOn w:val="Absatz-Standardschriftart"/>
    <w:uiPriority w:val="99"/>
    <w:semiHidden/>
    <w:unhideWhenUsed/>
    <w:rsid w:val="002645EA"/>
    <w:rPr>
      <w:color w:val="605E5C"/>
      <w:shd w:val="clear" w:color="auto" w:fill="E1DFDD"/>
    </w:rPr>
  </w:style>
  <w:style w:type="paragraph" w:styleId="berarbeitung">
    <w:name w:val="Revision"/>
    <w:hidden/>
    <w:uiPriority w:val="99"/>
    <w:semiHidden/>
    <w:rsid w:val="006F4944"/>
    <w:pPr>
      <w:spacing w:after="0" w:line="240" w:lineRule="auto"/>
      <w:jc w:val="left"/>
    </w:pPr>
  </w:style>
  <w:style w:type="paragraph" w:styleId="Inhaltsverzeichnisberschrift">
    <w:name w:val="TOC Heading"/>
    <w:basedOn w:val="berschrift1"/>
    <w:next w:val="Standard"/>
    <w:uiPriority w:val="39"/>
    <w:semiHidden/>
    <w:unhideWhenUsed/>
    <w:qFormat/>
    <w:rsid w:val="001A477C"/>
    <w:pPr>
      <w:pageBreakBefore w:val="0"/>
      <w:spacing w:before="240" w:after="0"/>
      <w:ind w:firstLine="709"/>
      <w:jc w:val="both"/>
      <w:outlineLvl w:val="9"/>
    </w:pPr>
    <w:rPr>
      <w:rFonts w:asciiTheme="majorHAnsi" w:hAnsiTheme="majorHAnsi"/>
      <w:b w:val="0"/>
      <w:color w:val="2F5496" w:themeColor="accent1" w:themeShade="BF"/>
      <w:sz w:val="32"/>
    </w:rPr>
  </w:style>
  <w:style w:type="paragraph" w:styleId="Literaturverzeichnis">
    <w:name w:val="Bibliography"/>
    <w:basedOn w:val="Standard"/>
    <w:next w:val="Standard"/>
    <w:uiPriority w:val="37"/>
    <w:semiHidden/>
    <w:unhideWhenUsed/>
    <w:rsid w:val="001A477C"/>
  </w:style>
  <w:style w:type="character" w:styleId="Buchtitel">
    <w:name w:val="Book Title"/>
    <w:basedOn w:val="Absatz-Standardschriftart"/>
    <w:uiPriority w:val="33"/>
    <w:semiHidden/>
    <w:qFormat/>
    <w:rsid w:val="001A477C"/>
    <w:rPr>
      <w:b/>
      <w:bCs/>
      <w:i/>
      <w:iCs/>
      <w:spacing w:val="5"/>
    </w:rPr>
  </w:style>
  <w:style w:type="character" w:styleId="IntensiverVerweis">
    <w:name w:val="Intense Reference"/>
    <w:basedOn w:val="Absatz-Standardschriftart"/>
    <w:uiPriority w:val="32"/>
    <w:semiHidden/>
    <w:qFormat/>
    <w:rsid w:val="001A477C"/>
    <w:rPr>
      <w:b/>
      <w:bCs/>
      <w:smallCaps/>
      <w:color w:val="4472C4" w:themeColor="accent1"/>
      <w:spacing w:val="5"/>
    </w:rPr>
  </w:style>
  <w:style w:type="character" w:styleId="SchwacherVerweis">
    <w:name w:val="Subtle Reference"/>
    <w:basedOn w:val="Absatz-Standardschriftart"/>
    <w:uiPriority w:val="31"/>
    <w:semiHidden/>
    <w:qFormat/>
    <w:rsid w:val="001A477C"/>
    <w:rPr>
      <w:smallCaps/>
      <w:color w:val="5A5A5A" w:themeColor="text1" w:themeTint="A5"/>
    </w:rPr>
  </w:style>
  <w:style w:type="character" w:styleId="SchwacheHervorhebung">
    <w:name w:val="Subtle Emphasis"/>
    <w:basedOn w:val="Absatz-Standardschriftart"/>
    <w:uiPriority w:val="19"/>
    <w:semiHidden/>
    <w:qFormat/>
    <w:rsid w:val="001A477C"/>
    <w:rPr>
      <w:i/>
      <w:iCs/>
      <w:color w:val="404040" w:themeColor="text1" w:themeTint="BF"/>
    </w:rPr>
  </w:style>
  <w:style w:type="paragraph" w:styleId="IntensivesZitat">
    <w:name w:val="Intense Quote"/>
    <w:basedOn w:val="Standard"/>
    <w:next w:val="Standard"/>
    <w:link w:val="IntensivesZitatZchn"/>
    <w:uiPriority w:val="30"/>
    <w:semiHidden/>
    <w:qFormat/>
    <w:rsid w:val="001A477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semiHidden/>
    <w:rsid w:val="001A477C"/>
    <w:rPr>
      <w:i/>
      <w:iCs/>
      <w:color w:val="4472C4" w:themeColor="accent1"/>
    </w:rPr>
  </w:style>
  <w:style w:type="table" w:styleId="MittlereListe1-Akzent1">
    <w:name w:val="Medium List 1 Accent 1"/>
    <w:basedOn w:val="NormaleTabelle"/>
    <w:uiPriority w:val="65"/>
    <w:semiHidden/>
    <w:unhideWhenUsed/>
    <w:rsid w:val="001A477C"/>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1A477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1A477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1A477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1A477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1A477C"/>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1A477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1A477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1A477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1A477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1A477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1A477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1A477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1A477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1A477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1A477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1A477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1A477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1A477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1A477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semiHidden/>
    <w:qFormat/>
    <w:rsid w:val="001A477C"/>
    <w:pPr>
      <w:spacing w:after="0" w:line="240" w:lineRule="auto"/>
      <w:ind w:firstLine="709"/>
      <w:contextualSpacing/>
    </w:pPr>
  </w:style>
  <w:style w:type="character" w:styleId="HTMLVariable">
    <w:name w:val="HTML Variable"/>
    <w:basedOn w:val="Absatz-Standardschriftart"/>
    <w:uiPriority w:val="99"/>
    <w:semiHidden/>
    <w:unhideWhenUsed/>
    <w:rsid w:val="001A477C"/>
    <w:rPr>
      <w:i/>
      <w:iCs/>
    </w:rPr>
  </w:style>
  <w:style w:type="character" w:styleId="HTMLSchreibmaschine">
    <w:name w:val="HTML Typewriter"/>
    <w:basedOn w:val="Absatz-Standardschriftart"/>
    <w:uiPriority w:val="99"/>
    <w:semiHidden/>
    <w:unhideWhenUsed/>
    <w:rsid w:val="001A477C"/>
    <w:rPr>
      <w:rFonts w:ascii="Consolas" w:hAnsi="Consolas"/>
      <w:sz w:val="20"/>
      <w:szCs w:val="20"/>
    </w:rPr>
  </w:style>
  <w:style w:type="character" w:styleId="HTMLBeispiel">
    <w:name w:val="HTML Sample"/>
    <w:basedOn w:val="Absatz-Standardschriftart"/>
    <w:uiPriority w:val="99"/>
    <w:semiHidden/>
    <w:unhideWhenUsed/>
    <w:rsid w:val="001A477C"/>
    <w:rPr>
      <w:rFonts w:ascii="Consolas" w:hAnsi="Consolas"/>
      <w:sz w:val="24"/>
      <w:szCs w:val="24"/>
    </w:rPr>
  </w:style>
  <w:style w:type="paragraph" w:styleId="HTMLVorformatiert">
    <w:name w:val="HTML Preformatted"/>
    <w:basedOn w:val="Standard"/>
    <w:link w:val="HTMLVorformatiertZchn"/>
    <w:uiPriority w:val="99"/>
    <w:semiHidden/>
    <w:unhideWhenUsed/>
    <w:rsid w:val="001A477C"/>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1A477C"/>
    <w:rPr>
      <w:rFonts w:ascii="Consolas" w:hAnsi="Consolas"/>
      <w:sz w:val="20"/>
      <w:szCs w:val="20"/>
    </w:rPr>
  </w:style>
  <w:style w:type="character" w:styleId="HTMLTastatur">
    <w:name w:val="HTML Keyboard"/>
    <w:basedOn w:val="Absatz-Standardschriftart"/>
    <w:uiPriority w:val="99"/>
    <w:semiHidden/>
    <w:unhideWhenUsed/>
    <w:rsid w:val="001A477C"/>
    <w:rPr>
      <w:rFonts w:ascii="Consolas" w:hAnsi="Consolas"/>
      <w:sz w:val="20"/>
      <w:szCs w:val="20"/>
    </w:rPr>
  </w:style>
  <w:style w:type="character" w:styleId="HTMLDefinition">
    <w:name w:val="HTML Definition"/>
    <w:basedOn w:val="Absatz-Standardschriftart"/>
    <w:uiPriority w:val="99"/>
    <w:semiHidden/>
    <w:unhideWhenUsed/>
    <w:rsid w:val="001A477C"/>
    <w:rPr>
      <w:i/>
      <w:iCs/>
    </w:rPr>
  </w:style>
  <w:style w:type="character" w:styleId="HTMLCode">
    <w:name w:val="HTML Code"/>
    <w:basedOn w:val="Absatz-Standardschriftart"/>
    <w:uiPriority w:val="99"/>
    <w:semiHidden/>
    <w:unhideWhenUsed/>
    <w:rsid w:val="001A477C"/>
    <w:rPr>
      <w:rFonts w:ascii="Consolas" w:hAnsi="Consolas"/>
      <w:sz w:val="20"/>
      <w:szCs w:val="20"/>
    </w:rPr>
  </w:style>
  <w:style w:type="character" w:styleId="HTMLZitat">
    <w:name w:val="HTML Cite"/>
    <w:basedOn w:val="Absatz-Standardschriftart"/>
    <w:uiPriority w:val="99"/>
    <w:semiHidden/>
    <w:unhideWhenUsed/>
    <w:rsid w:val="001A477C"/>
    <w:rPr>
      <w:i/>
      <w:iCs/>
    </w:rPr>
  </w:style>
  <w:style w:type="paragraph" w:styleId="HTMLAdresse">
    <w:name w:val="HTML Address"/>
    <w:basedOn w:val="Standard"/>
    <w:link w:val="HTMLAdresseZchn"/>
    <w:uiPriority w:val="99"/>
    <w:semiHidden/>
    <w:unhideWhenUsed/>
    <w:rsid w:val="001A477C"/>
    <w:pPr>
      <w:spacing w:after="0" w:line="240" w:lineRule="auto"/>
    </w:pPr>
    <w:rPr>
      <w:i/>
      <w:iCs/>
    </w:rPr>
  </w:style>
  <w:style w:type="character" w:customStyle="1" w:styleId="HTMLAdresseZchn">
    <w:name w:val="HTML Adresse Zchn"/>
    <w:basedOn w:val="Absatz-Standardschriftart"/>
    <w:link w:val="HTMLAdresse"/>
    <w:uiPriority w:val="99"/>
    <w:semiHidden/>
    <w:rsid w:val="001A477C"/>
    <w:rPr>
      <w:i/>
      <w:iCs/>
    </w:rPr>
  </w:style>
  <w:style w:type="character" w:styleId="HTMLAkronym">
    <w:name w:val="HTML Acronym"/>
    <w:basedOn w:val="Absatz-Standardschriftart"/>
    <w:uiPriority w:val="99"/>
    <w:semiHidden/>
    <w:unhideWhenUsed/>
    <w:rsid w:val="001A477C"/>
  </w:style>
  <w:style w:type="paragraph" w:styleId="NurText">
    <w:name w:val="Plain Text"/>
    <w:basedOn w:val="Standard"/>
    <w:link w:val="NurTextZchn"/>
    <w:uiPriority w:val="99"/>
    <w:semiHidden/>
    <w:unhideWhenUsed/>
    <w:rsid w:val="001A477C"/>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1A477C"/>
    <w:rPr>
      <w:rFonts w:ascii="Consolas" w:hAnsi="Consolas"/>
      <w:sz w:val="21"/>
      <w:szCs w:val="21"/>
    </w:rPr>
  </w:style>
  <w:style w:type="paragraph" w:styleId="Dokumentstruktur">
    <w:name w:val="Document Map"/>
    <w:basedOn w:val="Standard"/>
    <w:link w:val="DokumentstrukturZchn"/>
    <w:uiPriority w:val="99"/>
    <w:semiHidden/>
    <w:unhideWhenUsed/>
    <w:rsid w:val="001A477C"/>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1A477C"/>
    <w:rPr>
      <w:rFonts w:ascii="Segoe UI" w:hAnsi="Segoe UI" w:cs="Segoe UI"/>
      <w:sz w:val="16"/>
      <w:szCs w:val="16"/>
    </w:rPr>
  </w:style>
  <w:style w:type="character" w:styleId="BesuchterLink">
    <w:name w:val="FollowedHyperlink"/>
    <w:basedOn w:val="Absatz-Standardschriftart"/>
    <w:uiPriority w:val="99"/>
    <w:semiHidden/>
    <w:unhideWhenUsed/>
    <w:rsid w:val="001A477C"/>
    <w:rPr>
      <w:color w:val="954F72" w:themeColor="followedHyperlink"/>
      <w:u w:val="single"/>
    </w:rPr>
  </w:style>
  <w:style w:type="paragraph" w:styleId="Blocktext">
    <w:name w:val="Block Text"/>
    <w:basedOn w:val="Standard"/>
    <w:uiPriority w:val="99"/>
    <w:semiHidden/>
    <w:unhideWhenUsed/>
    <w:rsid w:val="001A477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1A477C"/>
    <w:pPr>
      <w:ind w:left="283"/>
    </w:pPr>
    <w:rPr>
      <w:sz w:val="16"/>
      <w:szCs w:val="16"/>
    </w:rPr>
  </w:style>
  <w:style w:type="character" w:customStyle="1" w:styleId="Textkrper-Einzug3Zchn">
    <w:name w:val="Textkörper-Einzug 3 Zchn"/>
    <w:basedOn w:val="Absatz-Standardschriftart"/>
    <w:link w:val="Textkrper-Einzug3"/>
    <w:uiPriority w:val="99"/>
    <w:semiHidden/>
    <w:rsid w:val="001A477C"/>
    <w:rPr>
      <w:sz w:val="16"/>
      <w:szCs w:val="16"/>
    </w:rPr>
  </w:style>
  <w:style w:type="paragraph" w:styleId="Textkrper-Einzug2">
    <w:name w:val="Body Text Indent 2"/>
    <w:basedOn w:val="Standard"/>
    <w:link w:val="Textkrper-Einzug2Zchn"/>
    <w:uiPriority w:val="99"/>
    <w:semiHidden/>
    <w:unhideWhenUsed/>
    <w:rsid w:val="001A477C"/>
    <w:pPr>
      <w:spacing w:line="480" w:lineRule="auto"/>
      <w:ind w:left="283"/>
    </w:pPr>
  </w:style>
  <w:style w:type="character" w:customStyle="1" w:styleId="Textkrper-Einzug2Zchn">
    <w:name w:val="Textkörper-Einzug 2 Zchn"/>
    <w:basedOn w:val="Absatz-Standardschriftart"/>
    <w:link w:val="Textkrper-Einzug2"/>
    <w:uiPriority w:val="99"/>
    <w:semiHidden/>
    <w:rsid w:val="001A477C"/>
  </w:style>
  <w:style w:type="paragraph" w:styleId="Textkrper3">
    <w:name w:val="Body Text 3"/>
    <w:basedOn w:val="Standard"/>
    <w:link w:val="Textkrper3Zchn"/>
    <w:uiPriority w:val="99"/>
    <w:semiHidden/>
    <w:unhideWhenUsed/>
    <w:rsid w:val="001A477C"/>
    <w:rPr>
      <w:sz w:val="16"/>
      <w:szCs w:val="16"/>
    </w:rPr>
  </w:style>
  <w:style w:type="character" w:customStyle="1" w:styleId="Textkrper3Zchn">
    <w:name w:val="Textkörper 3 Zchn"/>
    <w:basedOn w:val="Absatz-Standardschriftart"/>
    <w:link w:val="Textkrper3"/>
    <w:uiPriority w:val="99"/>
    <w:semiHidden/>
    <w:rsid w:val="001A477C"/>
    <w:rPr>
      <w:sz w:val="16"/>
      <w:szCs w:val="16"/>
    </w:rPr>
  </w:style>
  <w:style w:type="paragraph" w:styleId="Textkrper2">
    <w:name w:val="Body Text 2"/>
    <w:basedOn w:val="Standard"/>
    <w:link w:val="Textkrper2Zchn"/>
    <w:uiPriority w:val="99"/>
    <w:semiHidden/>
    <w:unhideWhenUsed/>
    <w:rsid w:val="001A477C"/>
    <w:pPr>
      <w:spacing w:line="480" w:lineRule="auto"/>
    </w:pPr>
  </w:style>
  <w:style w:type="character" w:customStyle="1" w:styleId="Textkrper2Zchn">
    <w:name w:val="Textkörper 2 Zchn"/>
    <w:basedOn w:val="Absatz-Standardschriftart"/>
    <w:link w:val="Textkrper2"/>
    <w:uiPriority w:val="99"/>
    <w:semiHidden/>
    <w:rsid w:val="001A477C"/>
  </w:style>
  <w:style w:type="paragraph" w:styleId="Fu-Endnotenberschrift">
    <w:name w:val="Note Heading"/>
    <w:basedOn w:val="Standard"/>
    <w:next w:val="Standard"/>
    <w:link w:val="Fu-EndnotenberschriftZchn"/>
    <w:uiPriority w:val="99"/>
    <w:semiHidden/>
    <w:unhideWhenUsed/>
    <w:rsid w:val="001A477C"/>
    <w:pPr>
      <w:spacing w:after="0" w:line="240" w:lineRule="auto"/>
    </w:pPr>
  </w:style>
  <w:style w:type="character" w:customStyle="1" w:styleId="Fu-EndnotenberschriftZchn">
    <w:name w:val="Fuß/-Endnotenüberschrift Zchn"/>
    <w:basedOn w:val="Absatz-Standardschriftart"/>
    <w:link w:val="Fu-Endnotenberschrift"/>
    <w:uiPriority w:val="99"/>
    <w:semiHidden/>
    <w:rsid w:val="001A477C"/>
  </w:style>
  <w:style w:type="paragraph" w:styleId="Textkrper-Zeileneinzug">
    <w:name w:val="Body Text Indent"/>
    <w:basedOn w:val="Standard"/>
    <w:link w:val="Textkrper-ZeileneinzugZchn"/>
    <w:uiPriority w:val="99"/>
    <w:semiHidden/>
    <w:unhideWhenUsed/>
    <w:rsid w:val="001A477C"/>
    <w:pPr>
      <w:ind w:left="283"/>
    </w:pPr>
  </w:style>
  <w:style w:type="character" w:customStyle="1" w:styleId="Textkrper-ZeileneinzugZchn">
    <w:name w:val="Textkörper-Zeileneinzug Zchn"/>
    <w:basedOn w:val="Absatz-Standardschriftart"/>
    <w:link w:val="Textkrper-Zeileneinzug"/>
    <w:uiPriority w:val="99"/>
    <w:semiHidden/>
    <w:rsid w:val="001A477C"/>
  </w:style>
  <w:style w:type="paragraph" w:styleId="Textkrper-Erstzeileneinzug2">
    <w:name w:val="Body Text First Indent 2"/>
    <w:basedOn w:val="Textkrper-Zeileneinzug"/>
    <w:link w:val="Textkrper-Erstzeileneinzug2Zchn"/>
    <w:uiPriority w:val="99"/>
    <w:semiHidden/>
    <w:unhideWhenUsed/>
    <w:rsid w:val="001A477C"/>
    <w:pPr>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1A477C"/>
  </w:style>
  <w:style w:type="paragraph" w:styleId="Textkrper">
    <w:name w:val="Body Text"/>
    <w:basedOn w:val="Standard"/>
    <w:link w:val="TextkrperZchn"/>
    <w:uiPriority w:val="99"/>
    <w:semiHidden/>
    <w:unhideWhenUsed/>
    <w:rsid w:val="001A477C"/>
  </w:style>
  <w:style w:type="character" w:customStyle="1" w:styleId="TextkrperZchn">
    <w:name w:val="Textkörper Zchn"/>
    <w:basedOn w:val="Absatz-Standardschriftart"/>
    <w:link w:val="Textkrper"/>
    <w:uiPriority w:val="99"/>
    <w:semiHidden/>
    <w:rsid w:val="001A477C"/>
  </w:style>
  <w:style w:type="paragraph" w:styleId="Textkrper-Erstzeileneinzug">
    <w:name w:val="Body Text First Indent"/>
    <w:basedOn w:val="Textkrper"/>
    <w:link w:val="Textkrper-ErstzeileneinzugZchn"/>
    <w:uiPriority w:val="99"/>
    <w:semiHidden/>
    <w:unhideWhenUsed/>
    <w:rsid w:val="001A477C"/>
    <w:pPr>
      <w:ind w:firstLine="360"/>
    </w:pPr>
  </w:style>
  <w:style w:type="character" w:customStyle="1" w:styleId="Textkrper-ErstzeileneinzugZchn">
    <w:name w:val="Textkörper-Erstzeileneinzug Zchn"/>
    <w:basedOn w:val="TextkrperZchn"/>
    <w:link w:val="Textkrper-Erstzeileneinzug"/>
    <w:uiPriority w:val="99"/>
    <w:semiHidden/>
    <w:rsid w:val="001A477C"/>
  </w:style>
  <w:style w:type="paragraph" w:styleId="Datum">
    <w:name w:val="Date"/>
    <w:basedOn w:val="Standard"/>
    <w:next w:val="Standard"/>
    <w:link w:val="DatumZchn"/>
    <w:uiPriority w:val="99"/>
    <w:semiHidden/>
    <w:unhideWhenUsed/>
    <w:rsid w:val="001A477C"/>
  </w:style>
  <w:style w:type="character" w:customStyle="1" w:styleId="DatumZchn">
    <w:name w:val="Datum Zchn"/>
    <w:basedOn w:val="Absatz-Standardschriftart"/>
    <w:link w:val="Datum"/>
    <w:uiPriority w:val="99"/>
    <w:semiHidden/>
    <w:rsid w:val="001A477C"/>
  </w:style>
  <w:style w:type="paragraph" w:styleId="Anrede">
    <w:name w:val="Salutation"/>
    <w:basedOn w:val="Standard"/>
    <w:next w:val="Standard"/>
    <w:link w:val="AnredeZchn"/>
    <w:uiPriority w:val="99"/>
    <w:semiHidden/>
    <w:unhideWhenUsed/>
    <w:rsid w:val="001A477C"/>
  </w:style>
  <w:style w:type="character" w:customStyle="1" w:styleId="AnredeZchn">
    <w:name w:val="Anrede Zchn"/>
    <w:basedOn w:val="Absatz-Standardschriftart"/>
    <w:link w:val="Anrede"/>
    <w:uiPriority w:val="99"/>
    <w:semiHidden/>
    <w:rsid w:val="001A477C"/>
  </w:style>
  <w:style w:type="paragraph" w:styleId="Untertitel">
    <w:name w:val="Subtitle"/>
    <w:basedOn w:val="Standard"/>
    <w:next w:val="Standard"/>
    <w:link w:val="UntertitelZchn"/>
    <w:uiPriority w:val="11"/>
    <w:semiHidden/>
    <w:qFormat/>
    <w:rsid w:val="001A477C"/>
    <w:pPr>
      <w:numPr>
        <w:ilvl w:val="1"/>
      </w:numPr>
      <w:spacing w:after="160"/>
      <w:ind w:firstLine="709"/>
    </w:pPr>
    <w:rPr>
      <w:rFonts w:asciiTheme="minorHAnsi" w:eastAsiaTheme="minorEastAsia" w:hAnsiTheme="minorHAnsi"/>
      <w:color w:val="5A5A5A" w:themeColor="text1" w:themeTint="A5"/>
      <w:spacing w:val="15"/>
      <w:sz w:val="22"/>
      <w:szCs w:val="22"/>
    </w:rPr>
  </w:style>
  <w:style w:type="character" w:customStyle="1" w:styleId="UntertitelZchn">
    <w:name w:val="Untertitel Zchn"/>
    <w:basedOn w:val="Absatz-Standardschriftart"/>
    <w:link w:val="Untertitel"/>
    <w:uiPriority w:val="11"/>
    <w:semiHidden/>
    <w:rsid w:val="001A477C"/>
    <w:rPr>
      <w:rFonts w:asciiTheme="minorHAnsi" w:eastAsiaTheme="minorEastAsia" w:hAnsiTheme="minorHAns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1A477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NachrichtenkopfZchn">
    <w:name w:val="Nachrichtenkopf Zchn"/>
    <w:basedOn w:val="Absatz-Standardschriftart"/>
    <w:link w:val="Nachrichtenkopf"/>
    <w:uiPriority w:val="99"/>
    <w:semiHidden/>
    <w:rsid w:val="001A477C"/>
    <w:rPr>
      <w:rFonts w:asciiTheme="majorHAnsi" w:eastAsiaTheme="majorEastAsia" w:hAnsiTheme="majorHAnsi" w:cstheme="majorBidi"/>
      <w:shd w:val="pct20" w:color="auto" w:fill="auto"/>
    </w:rPr>
  </w:style>
  <w:style w:type="paragraph" w:styleId="Listenfortsetzung5">
    <w:name w:val="List Continue 5"/>
    <w:basedOn w:val="Standard"/>
    <w:uiPriority w:val="99"/>
    <w:semiHidden/>
    <w:unhideWhenUsed/>
    <w:rsid w:val="001A477C"/>
    <w:pPr>
      <w:ind w:left="1415"/>
    </w:pPr>
  </w:style>
  <w:style w:type="paragraph" w:styleId="Listenfortsetzung4">
    <w:name w:val="List Continue 4"/>
    <w:basedOn w:val="Standard"/>
    <w:uiPriority w:val="99"/>
    <w:semiHidden/>
    <w:unhideWhenUsed/>
    <w:rsid w:val="001A477C"/>
    <w:pPr>
      <w:ind w:left="1132"/>
    </w:pPr>
  </w:style>
  <w:style w:type="paragraph" w:styleId="Listenfortsetzung3">
    <w:name w:val="List Continue 3"/>
    <w:basedOn w:val="Standard"/>
    <w:uiPriority w:val="99"/>
    <w:semiHidden/>
    <w:unhideWhenUsed/>
    <w:rsid w:val="001A477C"/>
    <w:pPr>
      <w:ind w:left="849"/>
    </w:pPr>
  </w:style>
  <w:style w:type="paragraph" w:styleId="Listenfortsetzung2">
    <w:name w:val="List Continue 2"/>
    <w:basedOn w:val="Standard"/>
    <w:uiPriority w:val="99"/>
    <w:semiHidden/>
    <w:unhideWhenUsed/>
    <w:rsid w:val="001A477C"/>
    <w:pPr>
      <w:ind w:left="566"/>
    </w:pPr>
  </w:style>
  <w:style w:type="paragraph" w:styleId="Listenfortsetzung">
    <w:name w:val="List Continue"/>
    <w:basedOn w:val="Standard"/>
    <w:uiPriority w:val="99"/>
    <w:semiHidden/>
    <w:unhideWhenUsed/>
    <w:rsid w:val="001A477C"/>
    <w:pPr>
      <w:ind w:left="283"/>
    </w:pPr>
  </w:style>
  <w:style w:type="paragraph" w:styleId="Unterschrift">
    <w:name w:val="Signature"/>
    <w:basedOn w:val="Standard"/>
    <w:link w:val="UnterschriftZchn"/>
    <w:uiPriority w:val="99"/>
    <w:semiHidden/>
    <w:unhideWhenUsed/>
    <w:rsid w:val="001A477C"/>
    <w:pPr>
      <w:spacing w:after="0" w:line="240" w:lineRule="auto"/>
      <w:ind w:left="4252"/>
    </w:pPr>
  </w:style>
  <w:style w:type="character" w:customStyle="1" w:styleId="UnterschriftZchn">
    <w:name w:val="Unterschrift Zchn"/>
    <w:basedOn w:val="Absatz-Standardschriftart"/>
    <w:link w:val="Unterschrift"/>
    <w:uiPriority w:val="99"/>
    <w:semiHidden/>
    <w:rsid w:val="001A477C"/>
  </w:style>
  <w:style w:type="paragraph" w:styleId="Gruformel">
    <w:name w:val="Closing"/>
    <w:basedOn w:val="Standard"/>
    <w:link w:val="GruformelZchn"/>
    <w:uiPriority w:val="99"/>
    <w:semiHidden/>
    <w:unhideWhenUsed/>
    <w:rsid w:val="001A477C"/>
    <w:pPr>
      <w:spacing w:after="0" w:line="240" w:lineRule="auto"/>
      <w:ind w:left="4252"/>
    </w:pPr>
  </w:style>
  <w:style w:type="character" w:customStyle="1" w:styleId="GruformelZchn">
    <w:name w:val="Grußformel Zchn"/>
    <w:basedOn w:val="Absatz-Standardschriftart"/>
    <w:link w:val="Gruformel"/>
    <w:uiPriority w:val="99"/>
    <w:semiHidden/>
    <w:rsid w:val="001A477C"/>
  </w:style>
  <w:style w:type="paragraph" w:styleId="Listennummer5">
    <w:name w:val="List Number 5"/>
    <w:basedOn w:val="Standard"/>
    <w:uiPriority w:val="99"/>
    <w:semiHidden/>
    <w:unhideWhenUsed/>
    <w:rsid w:val="001A477C"/>
    <w:pPr>
      <w:numPr>
        <w:numId w:val="7"/>
      </w:numPr>
    </w:pPr>
  </w:style>
  <w:style w:type="paragraph" w:styleId="Listennummer4">
    <w:name w:val="List Number 4"/>
    <w:basedOn w:val="Standard"/>
    <w:uiPriority w:val="99"/>
    <w:semiHidden/>
    <w:unhideWhenUsed/>
    <w:rsid w:val="001A477C"/>
    <w:pPr>
      <w:numPr>
        <w:numId w:val="8"/>
      </w:numPr>
    </w:pPr>
  </w:style>
  <w:style w:type="paragraph" w:styleId="Listennummer3">
    <w:name w:val="List Number 3"/>
    <w:basedOn w:val="Standard"/>
    <w:uiPriority w:val="99"/>
    <w:semiHidden/>
    <w:unhideWhenUsed/>
    <w:rsid w:val="001A477C"/>
    <w:pPr>
      <w:numPr>
        <w:numId w:val="9"/>
      </w:numPr>
    </w:pPr>
  </w:style>
  <w:style w:type="paragraph" w:styleId="Listennummer2">
    <w:name w:val="List Number 2"/>
    <w:basedOn w:val="Standard"/>
    <w:uiPriority w:val="99"/>
    <w:semiHidden/>
    <w:unhideWhenUsed/>
    <w:rsid w:val="001A477C"/>
    <w:pPr>
      <w:numPr>
        <w:numId w:val="10"/>
      </w:numPr>
    </w:pPr>
  </w:style>
  <w:style w:type="paragraph" w:styleId="Aufzhlungszeichen5">
    <w:name w:val="List Bullet 5"/>
    <w:basedOn w:val="Standard"/>
    <w:uiPriority w:val="99"/>
    <w:semiHidden/>
    <w:unhideWhenUsed/>
    <w:rsid w:val="001A477C"/>
    <w:pPr>
      <w:numPr>
        <w:numId w:val="11"/>
      </w:numPr>
    </w:pPr>
  </w:style>
  <w:style w:type="paragraph" w:styleId="Aufzhlungszeichen4">
    <w:name w:val="List Bullet 4"/>
    <w:basedOn w:val="Standard"/>
    <w:uiPriority w:val="99"/>
    <w:semiHidden/>
    <w:unhideWhenUsed/>
    <w:rsid w:val="001A477C"/>
    <w:pPr>
      <w:numPr>
        <w:numId w:val="12"/>
      </w:numPr>
    </w:pPr>
  </w:style>
  <w:style w:type="paragraph" w:styleId="Aufzhlungszeichen3">
    <w:name w:val="List Bullet 3"/>
    <w:basedOn w:val="Standard"/>
    <w:uiPriority w:val="99"/>
    <w:semiHidden/>
    <w:unhideWhenUsed/>
    <w:rsid w:val="001A477C"/>
    <w:pPr>
      <w:numPr>
        <w:numId w:val="13"/>
      </w:numPr>
    </w:pPr>
  </w:style>
  <w:style w:type="paragraph" w:styleId="Aufzhlungszeichen2">
    <w:name w:val="List Bullet 2"/>
    <w:basedOn w:val="Standard"/>
    <w:uiPriority w:val="99"/>
    <w:semiHidden/>
    <w:unhideWhenUsed/>
    <w:rsid w:val="001A477C"/>
    <w:pPr>
      <w:numPr>
        <w:numId w:val="14"/>
      </w:numPr>
    </w:pPr>
  </w:style>
  <w:style w:type="paragraph" w:styleId="Liste5">
    <w:name w:val="List 5"/>
    <w:basedOn w:val="Standard"/>
    <w:uiPriority w:val="99"/>
    <w:semiHidden/>
    <w:unhideWhenUsed/>
    <w:rsid w:val="001A477C"/>
    <w:pPr>
      <w:ind w:left="1415" w:hanging="283"/>
    </w:pPr>
  </w:style>
  <w:style w:type="paragraph" w:styleId="Liste4">
    <w:name w:val="List 4"/>
    <w:basedOn w:val="Standard"/>
    <w:uiPriority w:val="99"/>
    <w:semiHidden/>
    <w:unhideWhenUsed/>
    <w:rsid w:val="001A477C"/>
    <w:pPr>
      <w:ind w:left="1132" w:hanging="283"/>
    </w:pPr>
  </w:style>
  <w:style w:type="paragraph" w:styleId="Liste3">
    <w:name w:val="List 3"/>
    <w:basedOn w:val="Standard"/>
    <w:uiPriority w:val="99"/>
    <w:semiHidden/>
    <w:unhideWhenUsed/>
    <w:rsid w:val="001A477C"/>
    <w:pPr>
      <w:ind w:left="849" w:hanging="283"/>
    </w:pPr>
  </w:style>
  <w:style w:type="paragraph" w:styleId="Liste2">
    <w:name w:val="List 2"/>
    <w:basedOn w:val="Standard"/>
    <w:uiPriority w:val="99"/>
    <w:semiHidden/>
    <w:unhideWhenUsed/>
    <w:rsid w:val="001A477C"/>
    <w:pPr>
      <w:ind w:left="566" w:hanging="283"/>
    </w:pPr>
  </w:style>
  <w:style w:type="paragraph" w:styleId="Listennummer">
    <w:name w:val="List Number"/>
    <w:basedOn w:val="Standard"/>
    <w:uiPriority w:val="99"/>
    <w:semiHidden/>
    <w:unhideWhenUsed/>
    <w:rsid w:val="001A477C"/>
    <w:pPr>
      <w:numPr>
        <w:numId w:val="15"/>
      </w:numPr>
    </w:pPr>
  </w:style>
  <w:style w:type="paragraph" w:styleId="Aufzhlungszeichen">
    <w:name w:val="List Bullet"/>
    <w:basedOn w:val="Standard"/>
    <w:uiPriority w:val="99"/>
    <w:semiHidden/>
    <w:unhideWhenUsed/>
    <w:rsid w:val="001A477C"/>
    <w:pPr>
      <w:numPr>
        <w:numId w:val="16"/>
      </w:numPr>
    </w:pPr>
  </w:style>
  <w:style w:type="paragraph" w:styleId="Liste">
    <w:name w:val="List"/>
    <w:basedOn w:val="Standard"/>
    <w:uiPriority w:val="99"/>
    <w:semiHidden/>
    <w:unhideWhenUsed/>
    <w:rsid w:val="001A477C"/>
    <w:pPr>
      <w:ind w:left="283" w:hanging="283"/>
    </w:pPr>
  </w:style>
  <w:style w:type="paragraph" w:styleId="RGV-berschrift">
    <w:name w:val="toa heading"/>
    <w:basedOn w:val="Standard"/>
    <w:next w:val="Standard"/>
    <w:uiPriority w:val="99"/>
    <w:semiHidden/>
    <w:unhideWhenUsed/>
    <w:rsid w:val="001A477C"/>
    <w:pPr>
      <w:spacing w:before="120"/>
    </w:pPr>
    <w:rPr>
      <w:rFonts w:asciiTheme="majorHAnsi" w:eastAsiaTheme="majorEastAsia" w:hAnsiTheme="majorHAnsi" w:cstheme="majorBidi"/>
      <w:b/>
      <w:bCs/>
    </w:rPr>
  </w:style>
  <w:style w:type="paragraph" w:styleId="Makrotext">
    <w:name w:val="macro"/>
    <w:link w:val="MakrotextZchn"/>
    <w:uiPriority w:val="99"/>
    <w:semiHidden/>
    <w:unhideWhenUsed/>
    <w:rsid w:val="001A477C"/>
    <w:pPr>
      <w:tabs>
        <w:tab w:val="left" w:pos="480"/>
        <w:tab w:val="left" w:pos="960"/>
        <w:tab w:val="left" w:pos="1440"/>
        <w:tab w:val="left" w:pos="1920"/>
        <w:tab w:val="left" w:pos="2400"/>
        <w:tab w:val="left" w:pos="2880"/>
        <w:tab w:val="left" w:pos="3360"/>
        <w:tab w:val="left" w:pos="3840"/>
        <w:tab w:val="left" w:pos="4320"/>
      </w:tabs>
      <w:spacing w:after="0"/>
      <w:ind w:firstLine="709"/>
      <w:contextualSpacing/>
    </w:pPr>
    <w:rPr>
      <w:rFonts w:ascii="Consolas" w:hAnsi="Consolas"/>
      <w:sz w:val="20"/>
      <w:szCs w:val="20"/>
    </w:rPr>
  </w:style>
  <w:style w:type="character" w:customStyle="1" w:styleId="MakrotextZchn">
    <w:name w:val="Makrotext Zchn"/>
    <w:basedOn w:val="Absatz-Standardschriftart"/>
    <w:link w:val="Makrotext"/>
    <w:uiPriority w:val="99"/>
    <w:semiHidden/>
    <w:rsid w:val="001A477C"/>
    <w:rPr>
      <w:rFonts w:ascii="Consolas" w:hAnsi="Consolas"/>
      <w:sz w:val="20"/>
      <w:szCs w:val="20"/>
    </w:rPr>
  </w:style>
  <w:style w:type="paragraph" w:styleId="Rechtsgrundlagenverzeichnis">
    <w:name w:val="table of authorities"/>
    <w:basedOn w:val="Standard"/>
    <w:next w:val="Standard"/>
    <w:uiPriority w:val="99"/>
    <w:semiHidden/>
    <w:unhideWhenUsed/>
    <w:rsid w:val="001A477C"/>
    <w:pPr>
      <w:spacing w:after="0"/>
      <w:ind w:left="240" w:hanging="240"/>
    </w:pPr>
  </w:style>
  <w:style w:type="paragraph" w:styleId="Endnotentext">
    <w:name w:val="endnote text"/>
    <w:basedOn w:val="Standard"/>
    <w:link w:val="EndnotentextZchn"/>
    <w:uiPriority w:val="99"/>
    <w:semiHidden/>
    <w:unhideWhenUsed/>
    <w:rsid w:val="001A477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1A477C"/>
    <w:rPr>
      <w:sz w:val="20"/>
      <w:szCs w:val="20"/>
    </w:rPr>
  </w:style>
  <w:style w:type="character" w:styleId="Endnotenzeichen">
    <w:name w:val="endnote reference"/>
    <w:basedOn w:val="Absatz-Standardschriftart"/>
    <w:uiPriority w:val="99"/>
    <w:semiHidden/>
    <w:unhideWhenUsed/>
    <w:rsid w:val="001A477C"/>
    <w:rPr>
      <w:vertAlign w:val="superscript"/>
    </w:rPr>
  </w:style>
  <w:style w:type="character" w:styleId="Seitenzahl">
    <w:name w:val="page number"/>
    <w:basedOn w:val="Absatz-Standardschriftart"/>
    <w:uiPriority w:val="99"/>
    <w:semiHidden/>
    <w:unhideWhenUsed/>
    <w:rsid w:val="001A477C"/>
  </w:style>
  <w:style w:type="character" w:styleId="Zeilennummer">
    <w:name w:val="line number"/>
    <w:basedOn w:val="Absatz-Standardschriftart"/>
    <w:uiPriority w:val="99"/>
    <w:semiHidden/>
    <w:unhideWhenUsed/>
    <w:rsid w:val="001A477C"/>
  </w:style>
  <w:style w:type="character" w:styleId="Funotenzeichen">
    <w:name w:val="footnote reference"/>
    <w:basedOn w:val="Absatz-Standardschriftart"/>
    <w:uiPriority w:val="99"/>
    <w:semiHidden/>
    <w:unhideWhenUsed/>
    <w:rsid w:val="001A477C"/>
    <w:rPr>
      <w:vertAlign w:val="superscript"/>
    </w:rPr>
  </w:style>
  <w:style w:type="paragraph" w:styleId="Umschlagabsenderadresse">
    <w:name w:val="envelope return"/>
    <w:basedOn w:val="Standard"/>
    <w:uiPriority w:val="99"/>
    <w:semiHidden/>
    <w:unhideWhenUsed/>
    <w:rsid w:val="001A477C"/>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1A477C"/>
    <w:pPr>
      <w:framePr w:w="4320" w:h="2160" w:hRule="exact" w:hSpace="141" w:wrap="auto" w:hAnchor="page" w:xAlign="center" w:yAlign="bottom"/>
      <w:spacing w:after="0" w:line="240" w:lineRule="auto"/>
      <w:ind w:left="1"/>
    </w:pPr>
    <w:rPr>
      <w:rFonts w:asciiTheme="majorHAnsi" w:eastAsiaTheme="majorEastAsia" w:hAnsiTheme="majorHAnsi" w:cstheme="majorBidi"/>
    </w:rPr>
  </w:style>
  <w:style w:type="paragraph" w:styleId="Index1">
    <w:name w:val="index 1"/>
    <w:basedOn w:val="Standard"/>
    <w:next w:val="Standard"/>
    <w:autoRedefine/>
    <w:uiPriority w:val="99"/>
    <w:unhideWhenUsed/>
    <w:rsid w:val="00A96A14"/>
    <w:pPr>
      <w:tabs>
        <w:tab w:val="right" w:leader="dot" w:pos="8493"/>
      </w:tabs>
      <w:spacing w:after="0"/>
      <w:ind w:left="240" w:firstLine="469"/>
    </w:pPr>
  </w:style>
  <w:style w:type="paragraph" w:styleId="Indexberschrift">
    <w:name w:val="index heading"/>
    <w:basedOn w:val="Standard"/>
    <w:next w:val="Index1"/>
    <w:uiPriority w:val="99"/>
    <w:unhideWhenUsed/>
    <w:rsid w:val="00A96A14"/>
    <w:pPr>
      <w:spacing w:before="240"/>
      <w:ind w:left="140"/>
    </w:pPr>
    <w:rPr>
      <w:rFonts w:asciiTheme="majorHAnsi" w:hAnsiTheme="majorHAnsi" w:cstheme="majorHAnsi"/>
      <w:b/>
      <w:bCs/>
      <w:sz w:val="28"/>
      <w:szCs w:val="28"/>
    </w:rPr>
  </w:style>
  <w:style w:type="paragraph" w:styleId="Funotentext">
    <w:name w:val="footnote text"/>
    <w:basedOn w:val="Standard"/>
    <w:link w:val="FunotentextZchn"/>
    <w:uiPriority w:val="99"/>
    <w:semiHidden/>
    <w:unhideWhenUsed/>
    <w:rsid w:val="001A477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A477C"/>
    <w:rPr>
      <w:sz w:val="20"/>
      <w:szCs w:val="20"/>
    </w:rPr>
  </w:style>
  <w:style w:type="paragraph" w:styleId="Standardeinzug">
    <w:name w:val="Normal Indent"/>
    <w:basedOn w:val="Standard"/>
    <w:uiPriority w:val="99"/>
    <w:semiHidden/>
    <w:unhideWhenUsed/>
    <w:rsid w:val="001A477C"/>
    <w:pPr>
      <w:ind w:left="708"/>
    </w:pPr>
  </w:style>
  <w:style w:type="paragraph" w:styleId="Verzeichnis9">
    <w:name w:val="toc 9"/>
    <w:basedOn w:val="Standard"/>
    <w:next w:val="Standard"/>
    <w:autoRedefine/>
    <w:uiPriority w:val="39"/>
    <w:semiHidden/>
    <w:unhideWhenUsed/>
    <w:rsid w:val="001A477C"/>
    <w:pPr>
      <w:spacing w:after="100"/>
      <w:ind w:left="1920"/>
    </w:pPr>
  </w:style>
  <w:style w:type="paragraph" w:styleId="Verzeichnis8">
    <w:name w:val="toc 8"/>
    <w:basedOn w:val="Standard"/>
    <w:next w:val="Standard"/>
    <w:autoRedefine/>
    <w:uiPriority w:val="39"/>
    <w:semiHidden/>
    <w:unhideWhenUsed/>
    <w:rsid w:val="001A477C"/>
    <w:pPr>
      <w:spacing w:after="100"/>
      <w:ind w:left="1680"/>
    </w:pPr>
  </w:style>
  <w:style w:type="paragraph" w:styleId="Verzeichnis7">
    <w:name w:val="toc 7"/>
    <w:basedOn w:val="Standard"/>
    <w:next w:val="Standard"/>
    <w:autoRedefine/>
    <w:uiPriority w:val="39"/>
    <w:semiHidden/>
    <w:unhideWhenUsed/>
    <w:rsid w:val="001A477C"/>
    <w:pPr>
      <w:spacing w:after="100"/>
      <w:ind w:left="1440"/>
    </w:pPr>
  </w:style>
  <w:style w:type="paragraph" w:styleId="Verzeichnis6">
    <w:name w:val="toc 6"/>
    <w:basedOn w:val="Standard"/>
    <w:next w:val="Standard"/>
    <w:autoRedefine/>
    <w:uiPriority w:val="39"/>
    <w:semiHidden/>
    <w:unhideWhenUsed/>
    <w:rsid w:val="001A477C"/>
    <w:pPr>
      <w:spacing w:after="100"/>
      <w:ind w:left="1200"/>
    </w:pPr>
  </w:style>
  <w:style w:type="paragraph" w:styleId="Verzeichnis5">
    <w:name w:val="toc 5"/>
    <w:basedOn w:val="Standard"/>
    <w:next w:val="Standard"/>
    <w:autoRedefine/>
    <w:uiPriority w:val="39"/>
    <w:semiHidden/>
    <w:unhideWhenUsed/>
    <w:rsid w:val="001A477C"/>
    <w:pPr>
      <w:spacing w:after="100"/>
      <w:ind w:left="960"/>
    </w:pPr>
  </w:style>
  <w:style w:type="paragraph" w:styleId="Verzeichnis4">
    <w:name w:val="toc 4"/>
    <w:basedOn w:val="Standard"/>
    <w:next w:val="Standard"/>
    <w:autoRedefine/>
    <w:uiPriority w:val="39"/>
    <w:semiHidden/>
    <w:unhideWhenUsed/>
    <w:rsid w:val="001A477C"/>
    <w:pPr>
      <w:spacing w:after="100"/>
      <w:ind w:left="720"/>
    </w:pPr>
  </w:style>
  <w:style w:type="paragraph" w:styleId="Index9">
    <w:name w:val="index 9"/>
    <w:basedOn w:val="Standard"/>
    <w:next w:val="Standard"/>
    <w:autoRedefine/>
    <w:uiPriority w:val="99"/>
    <w:unhideWhenUsed/>
    <w:rsid w:val="00A96A14"/>
    <w:pPr>
      <w:spacing w:after="0"/>
      <w:ind w:left="2160" w:hanging="240"/>
    </w:pPr>
    <w:rPr>
      <w:rFonts w:asciiTheme="minorHAnsi" w:hAnsiTheme="minorHAnsi" w:cstheme="minorHAnsi"/>
      <w:sz w:val="18"/>
      <w:szCs w:val="18"/>
    </w:rPr>
  </w:style>
  <w:style w:type="paragraph" w:styleId="Index8">
    <w:name w:val="index 8"/>
    <w:basedOn w:val="Standard"/>
    <w:next w:val="Standard"/>
    <w:autoRedefine/>
    <w:uiPriority w:val="99"/>
    <w:unhideWhenUsed/>
    <w:rsid w:val="00A96A14"/>
    <w:pPr>
      <w:spacing w:after="0"/>
      <w:ind w:left="1920" w:hanging="240"/>
    </w:pPr>
    <w:rPr>
      <w:rFonts w:asciiTheme="minorHAnsi" w:hAnsiTheme="minorHAnsi" w:cstheme="minorHAnsi"/>
      <w:sz w:val="18"/>
      <w:szCs w:val="18"/>
    </w:rPr>
  </w:style>
  <w:style w:type="paragraph" w:styleId="Index7">
    <w:name w:val="index 7"/>
    <w:basedOn w:val="Standard"/>
    <w:next w:val="Standard"/>
    <w:autoRedefine/>
    <w:uiPriority w:val="99"/>
    <w:unhideWhenUsed/>
    <w:rsid w:val="00A96A14"/>
    <w:pPr>
      <w:spacing w:after="0"/>
      <w:ind w:left="1680" w:hanging="240"/>
    </w:pPr>
    <w:rPr>
      <w:rFonts w:asciiTheme="minorHAnsi" w:hAnsiTheme="minorHAnsi" w:cstheme="minorHAnsi"/>
      <w:sz w:val="18"/>
      <w:szCs w:val="18"/>
    </w:rPr>
  </w:style>
  <w:style w:type="paragraph" w:styleId="Index6">
    <w:name w:val="index 6"/>
    <w:basedOn w:val="Standard"/>
    <w:next w:val="Standard"/>
    <w:autoRedefine/>
    <w:uiPriority w:val="99"/>
    <w:unhideWhenUsed/>
    <w:rsid w:val="00A96A14"/>
    <w:pPr>
      <w:spacing w:after="0"/>
      <w:ind w:left="1440" w:hanging="240"/>
    </w:pPr>
    <w:rPr>
      <w:rFonts w:asciiTheme="minorHAnsi" w:hAnsiTheme="minorHAnsi" w:cstheme="minorHAnsi"/>
      <w:sz w:val="18"/>
      <w:szCs w:val="18"/>
    </w:rPr>
  </w:style>
  <w:style w:type="paragraph" w:styleId="Index5">
    <w:name w:val="index 5"/>
    <w:basedOn w:val="Standard"/>
    <w:next w:val="Standard"/>
    <w:autoRedefine/>
    <w:uiPriority w:val="99"/>
    <w:unhideWhenUsed/>
    <w:rsid w:val="00A96A14"/>
    <w:pPr>
      <w:spacing w:after="0"/>
      <w:ind w:left="1200" w:hanging="240"/>
    </w:pPr>
    <w:rPr>
      <w:rFonts w:asciiTheme="minorHAnsi" w:hAnsiTheme="minorHAnsi" w:cstheme="minorHAnsi"/>
      <w:sz w:val="18"/>
      <w:szCs w:val="18"/>
    </w:rPr>
  </w:style>
  <w:style w:type="paragraph" w:styleId="Index4">
    <w:name w:val="index 4"/>
    <w:basedOn w:val="Standard"/>
    <w:next w:val="Standard"/>
    <w:autoRedefine/>
    <w:uiPriority w:val="99"/>
    <w:unhideWhenUsed/>
    <w:rsid w:val="00A96A14"/>
    <w:pPr>
      <w:spacing w:after="0"/>
      <w:ind w:left="960" w:hanging="240"/>
    </w:pPr>
    <w:rPr>
      <w:rFonts w:asciiTheme="minorHAnsi" w:hAnsiTheme="minorHAnsi" w:cstheme="minorHAnsi"/>
      <w:sz w:val="18"/>
      <w:szCs w:val="18"/>
    </w:rPr>
  </w:style>
  <w:style w:type="paragraph" w:styleId="Index3">
    <w:name w:val="index 3"/>
    <w:basedOn w:val="Standard"/>
    <w:next w:val="Standard"/>
    <w:autoRedefine/>
    <w:uiPriority w:val="99"/>
    <w:unhideWhenUsed/>
    <w:rsid w:val="00A96A14"/>
    <w:pPr>
      <w:spacing w:after="0"/>
      <w:ind w:left="720" w:hanging="240"/>
    </w:pPr>
    <w:rPr>
      <w:rFonts w:asciiTheme="minorHAnsi" w:hAnsiTheme="minorHAnsi" w:cstheme="minorHAnsi"/>
      <w:sz w:val="18"/>
      <w:szCs w:val="18"/>
    </w:rPr>
  </w:style>
  <w:style w:type="paragraph" w:styleId="Index2">
    <w:name w:val="index 2"/>
    <w:basedOn w:val="Standard"/>
    <w:next w:val="Standard"/>
    <w:autoRedefine/>
    <w:uiPriority w:val="99"/>
    <w:unhideWhenUsed/>
    <w:rsid w:val="00A96A14"/>
    <w:pPr>
      <w:spacing w:after="0"/>
      <w:ind w:left="480" w:hanging="240"/>
    </w:pPr>
    <w:rPr>
      <w:rFonts w:asciiTheme="minorHAnsi" w:hAnsiTheme="minorHAnsi" w:cstheme="minorHAnsi"/>
      <w:sz w:val="18"/>
      <w:szCs w:val="18"/>
    </w:rPr>
  </w:style>
  <w:style w:type="character" w:customStyle="1" w:styleId="ToDo">
    <w:name w:val="ToDo"/>
    <w:basedOn w:val="Absatz-Standardschriftart"/>
    <w:uiPriority w:val="1"/>
    <w:qFormat/>
    <w:rsid w:val="000305F2"/>
    <w:rPr>
      <w:color w:val="FF0000"/>
    </w:rPr>
  </w:style>
  <w:style w:type="table" w:styleId="EinfacheTabelle5">
    <w:name w:val="Plain Table 5"/>
    <w:basedOn w:val="NormaleTabelle"/>
    <w:uiPriority w:val="45"/>
    <w:rsid w:val="00C365F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B20D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B266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501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2828">
      <w:bodyDiv w:val="1"/>
      <w:marLeft w:val="0"/>
      <w:marRight w:val="0"/>
      <w:marTop w:val="0"/>
      <w:marBottom w:val="0"/>
      <w:divBdr>
        <w:top w:val="none" w:sz="0" w:space="0" w:color="auto"/>
        <w:left w:val="none" w:sz="0" w:space="0" w:color="auto"/>
        <w:bottom w:val="none" w:sz="0" w:space="0" w:color="auto"/>
        <w:right w:val="none" w:sz="0" w:space="0" w:color="auto"/>
      </w:divBdr>
    </w:div>
    <w:div w:id="15928446">
      <w:bodyDiv w:val="1"/>
      <w:marLeft w:val="0"/>
      <w:marRight w:val="0"/>
      <w:marTop w:val="0"/>
      <w:marBottom w:val="0"/>
      <w:divBdr>
        <w:top w:val="none" w:sz="0" w:space="0" w:color="auto"/>
        <w:left w:val="none" w:sz="0" w:space="0" w:color="auto"/>
        <w:bottom w:val="none" w:sz="0" w:space="0" w:color="auto"/>
        <w:right w:val="none" w:sz="0" w:space="0" w:color="auto"/>
      </w:divBdr>
    </w:div>
    <w:div w:id="36928492">
      <w:bodyDiv w:val="1"/>
      <w:marLeft w:val="0"/>
      <w:marRight w:val="0"/>
      <w:marTop w:val="0"/>
      <w:marBottom w:val="0"/>
      <w:divBdr>
        <w:top w:val="none" w:sz="0" w:space="0" w:color="auto"/>
        <w:left w:val="none" w:sz="0" w:space="0" w:color="auto"/>
        <w:bottom w:val="none" w:sz="0" w:space="0" w:color="auto"/>
        <w:right w:val="none" w:sz="0" w:space="0" w:color="auto"/>
      </w:divBdr>
    </w:div>
    <w:div w:id="48967107">
      <w:bodyDiv w:val="1"/>
      <w:marLeft w:val="0"/>
      <w:marRight w:val="0"/>
      <w:marTop w:val="0"/>
      <w:marBottom w:val="0"/>
      <w:divBdr>
        <w:top w:val="none" w:sz="0" w:space="0" w:color="auto"/>
        <w:left w:val="none" w:sz="0" w:space="0" w:color="auto"/>
        <w:bottom w:val="none" w:sz="0" w:space="0" w:color="auto"/>
        <w:right w:val="none" w:sz="0" w:space="0" w:color="auto"/>
      </w:divBdr>
    </w:div>
    <w:div w:id="74784458">
      <w:bodyDiv w:val="1"/>
      <w:marLeft w:val="0"/>
      <w:marRight w:val="0"/>
      <w:marTop w:val="0"/>
      <w:marBottom w:val="0"/>
      <w:divBdr>
        <w:top w:val="none" w:sz="0" w:space="0" w:color="auto"/>
        <w:left w:val="none" w:sz="0" w:space="0" w:color="auto"/>
        <w:bottom w:val="none" w:sz="0" w:space="0" w:color="auto"/>
        <w:right w:val="none" w:sz="0" w:space="0" w:color="auto"/>
      </w:divBdr>
    </w:div>
    <w:div w:id="97530091">
      <w:bodyDiv w:val="1"/>
      <w:marLeft w:val="0"/>
      <w:marRight w:val="0"/>
      <w:marTop w:val="0"/>
      <w:marBottom w:val="0"/>
      <w:divBdr>
        <w:top w:val="none" w:sz="0" w:space="0" w:color="auto"/>
        <w:left w:val="none" w:sz="0" w:space="0" w:color="auto"/>
        <w:bottom w:val="none" w:sz="0" w:space="0" w:color="auto"/>
        <w:right w:val="none" w:sz="0" w:space="0" w:color="auto"/>
      </w:divBdr>
      <w:divsChild>
        <w:div w:id="10302135">
          <w:marLeft w:val="0"/>
          <w:marRight w:val="0"/>
          <w:marTop w:val="0"/>
          <w:marBottom w:val="0"/>
          <w:divBdr>
            <w:top w:val="none" w:sz="0" w:space="0" w:color="auto"/>
            <w:left w:val="none" w:sz="0" w:space="0" w:color="auto"/>
            <w:bottom w:val="none" w:sz="0" w:space="0" w:color="auto"/>
            <w:right w:val="none" w:sz="0" w:space="0" w:color="auto"/>
          </w:divBdr>
        </w:div>
        <w:div w:id="40979044">
          <w:marLeft w:val="0"/>
          <w:marRight w:val="0"/>
          <w:marTop w:val="0"/>
          <w:marBottom w:val="0"/>
          <w:divBdr>
            <w:top w:val="none" w:sz="0" w:space="0" w:color="auto"/>
            <w:left w:val="none" w:sz="0" w:space="0" w:color="auto"/>
            <w:bottom w:val="none" w:sz="0" w:space="0" w:color="auto"/>
            <w:right w:val="none" w:sz="0" w:space="0" w:color="auto"/>
          </w:divBdr>
        </w:div>
        <w:div w:id="226112416">
          <w:marLeft w:val="0"/>
          <w:marRight w:val="0"/>
          <w:marTop w:val="0"/>
          <w:marBottom w:val="0"/>
          <w:divBdr>
            <w:top w:val="none" w:sz="0" w:space="0" w:color="auto"/>
            <w:left w:val="none" w:sz="0" w:space="0" w:color="auto"/>
            <w:bottom w:val="none" w:sz="0" w:space="0" w:color="auto"/>
            <w:right w:val="none" w:sz="0" w:space="0" w:color="auto"/>
          </w:divBdr>
        </w:div>
        <w:div w:id="334765204">
          <w:marLeft w:val="0"/>
          <w:marRight w:val="0"/>
          <w:marTop w:val="0"/>
          <w:marBottom w:val="0"/>
          <w:divBdr>
            <w:top w:val="none" w:sz="0" w:space="0" w:color="auto"/>
            <w:left w:val="none" w:sz="0" w:space="0" w:color="auto"/>
            <w:bottom w:val="none" w:sz="0" w:space="0" w:color="auto"/>
            <w:right w:val="none" w:sz="0" w:space="0" w:color="auto"/>
          </w:divBdr>
        </w:div>
        <w:div w:id="584537816">
          <w:marLeft w:val="0"/>
          <w:marRight w:val="0"/>
          <w:marTop w:val="0"/>
          <w:marBottom w:val="0"/>
          <w:divBdr>
            <w:top w:val="none" w:sz="0" w:space="0" w:color="auto"/>
            <w:left w:val="none" w:sz="0" w:space="0" w:color="auto"/>
            <w:bottom w:val="none" w:sz="0" w:space="0" w:color="auto"/>
            <w:right w:val="none" w:sz="0" w:space="0" w:color="auto"/>
          </w:divBdr>
        </w:div>
        <w:div w:id="618997648">
          <w:marLeft w:val="0"/>
          <w:marRight w:val="0"/>
          <w:marTop w:val="0"/>
          <w:marBottom w:val="0"/>
          <w:divBdr>
            <w:top w:val="none" w:sz="0" w:space="0" w:color="auto"/>
            <w:left w:val="none" w:sz="0" w:space="0" w:color="auto"/>
            <w:bottom w:val="none" w:sz="0" w:space="0" w:color="auto"/>
            <w:right w:val="none" w:sz="0" w:space="0" w:color="auto"/>
          </w:divBdr>
        </w:div>
        <w:div w:id="770973174">
          <w:marLeft w:val="0"/>
          <w:marRight w:val="0"/>
          <w:marTop w:val="0"/>
          <w:marBottom w:val="0"/>
          <w:divBdr>
            <w:top w:val="none" w:sz="0" w:space="0" w:color="auto"/>
            <w:left w:val="none" w:sz="0" w:space="0" w:color="auto"/>
            <w:bottom w:val="none" w:sz="0" w:space="0" w:color="auto"/>
            <w:right w:val="none" w:sz="0" w:space="0" w:color="auto"/>
          </w:divBdr>
        </w:div>
        <w:div w:id="929780418">
          <w:marLeft w:val="0"/>
          <w:marRight w:val="0"/>
          <w:marTop w:val="0"/>
          <w:marBottom w:val="0"/>
          <w:divBdr>
            <w:top w:val="none" w:sz="0" w:space="0" w:color="auto"/>
            <w:left w:val="none" w:sz="0" w:space="0" w:color="auto"/>
            <w:bottom w:val="none" w:sz="0" w:space="0" w:color="auto"/>
            <w:right w:val="none" w:sz="0" w:space="0" w:color="auto"/>
          </w:divBdr>
        </w:div>
        <w:div w:id="1091665339">
          <w:marLeft w:val="0"/>
          <w:marRight w:val="0"/>
          <w:marTop w:val="0"/>
          <w:marBottom w:val="0"/>
          <w:divBdr>
            <w:top w:val="none" w:sz="0" w:space="0" w:color="auto"/>
            <w:left w:val="none" w:sz="0" w:space="0" w:color="auto"/>
            <w:bottom w:val="none" w:sz="0" w:space="0" w:color="auto"/>
            <w:right w:val="none" w:sz="0" w:space="0" w:color="auto"/>
          </w:divBdr>
          <w:divsChild>
            <w:div w:id="889879896">
              <w:marLeft w:val="0"/>
              <w:marRight w:val="0"/>
              <w:marTop w:val="0"/>
              <w:marBottom w:val="0"/>
              <w:divBdr>
                <w:top w:val="none" w:sz="0" w:space="0" w:color="auto"/>
                <w:left w:val="none" w:sz="0" w:space="0" w:color="auto"/>
                <w:bottom w:val="none" w:sz="0" w:space="0" w:color="auto"/>
                <w:right w:val="none" w:sz="0" w:space="0" w:color="auto"/>
              </w:divBdr>
              <w:divsChild>
                <w:div w:id="510217828">
                  <w:marLeft w:val="0"/>
                  <w:marRight w:val="150"/>
                  <w:marTop w:val="0"/>
                  <w:marBottom w:val="0"/>
                  <w:divBdr>
                    <w:top w:val="none" w:sz="0" w:space="0" w:color="auto"/>
                    <w:left w:val="none" w:sz="0" w:space="0" w:color="auto"/>
                    <w:bottom w:val="none" w:sz="0" w:space="0" w:color="auto"/>
                    <w:right w:val="none" w:sz="0" w:space="0" w:color="auto"/>
                  </w:divBdr>
                  <w:divsChild>
                    <w:div w:id="1941522861">
                      <w:marLeft w:val="0"/>
                      <w:marRight w:val="150"/>
                      <w:marTop w:val="0"/>
                      <w:marBottom w:val="0"/>
                      <w:divBdr>
                        <w:top w:val="none" w:sz="0" w:space="0" w:color="auto"/>
                        <w:left w:val="none" w:sz="0" w:space="0" w:color="auto"/>
                        <w:bottom w:val="none" w:sz="0" w:space="0" w:color="auto"/>
                        <w:right w:val="none" w:sz="0" w:space="0" w:color="auto"/>
                      </w:divBdr>
                    </w:div>
                  </w:divsChild>
                </w:div>
                <w:div w:id="1086415064">
                  <w:marLeft w:val="0"/>
                  <w:marRight w:val="150"/>
                  <w:marTop w:val="0"/>
                  <w:marBottom w:val="0"/>
                  <w:divBdr>
                    <w:top w:val="none" w:sz="0" w:space="0" w:color="auto"/>
                    <w:left w:val="none" w:sz="0" w:space="0" w:color="auto"/>
                    <w:bottom w:val="none" w:sz="0" w:space="0" w:color="auto"/>
                    <w:right w:val="none" w:sz="0" w:space="0" w:color="auto"/>
                  </w:divBdr>
                  <w:divsChild>
                    <w:div w:id="1643388718">
                      <w:marLeft w:val="0"/>
                      <w:marRight w:val="150"/>
                      <w:marTop w:val="0"/>
                      <w:marBottom w:val="0"/>
                      <w:divBdr>
                        <w:top w:val="none" w:sz="0" w:space="0" w:color="auto"/>
                        <w:left w:val="none" w:sz="0" w:space="0" w:color="auto"/>
                        <w:bottom w:val="none" w:sz="0" w:space="0" w:color="auto"/>
                        <w:right w:val="none" w:sz="0" w:space="0" w:color="auto"/>
                      </w:divBdr>
                    </w:div>
                  </w:divsChild>
                </w:div>
                <w:div w:id="1753041419">
                  <w:marLeft w:val="0"/>
                  <w:marRight w:val="150"/>
                  <w:marTop w:val="0"/>
                  <w:marBottom w:val="0"/>
                  <w:divBdr>
                    <w:top w:val="none" w:sz="0" w:space="0" w:color="auto"/>
                    <w:left w:val="none" w:sz="0" w:space="0" w:color="auto"/>
                    <w:bottom w:val="none" w:sz="0" w:space="0" w:color="auto"/>
                    <w:right w:val="none" w:sz="0" w:space="0" w:color="auto"/>
                  </w:divBdr>
                  <w:divsChild>
                    <w:div w:id="190024371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72423469">
          <w:marLeft w:val="0"/>
          <w:marRight w:val="0"/>
          <w:marTop w:val="0"/>
          <w:marBottom w:val="0"/>
          <w:divBdr>
            <w:top w:val="none" w:sz="0" w:space="0" w:color="auto"/>
            <w:left w:val="none" w:sz="0" w:space="0" w:color="auto"/>
            <w:bottom w:val="none" w:sz="0" w:space="0" w:color="auto"/>
            <w:right w:val="none" w:sz="0" w:space="0" w:color="auto"/>
          </w:divBdr>
        </w:div>
        <w:div w:id="1726953459">
          <w:marLeft w:val="0"/>
          <w:marRight w:val="0"/>
          <w:marTop w:val="0"/>
          <w:marBottom w:val="0"/>
          <w:divBdr>
            <w:top w:val="none" w:sz="0" w:space="0" w:color="auto"/>
            <w:left w:val="none" w:sz="0" w:space="0" w:color="auto"/>
            <w:bottom w:val="none" w:sz="0" w:space="0" w:color="auto"/>
            <w:right w:val="none" w:sz="0" w:space="0" w:color="auto"/>
          </w:divBdr>
        </w:div>
      </w:divsChild>
    </w:div>
    <w:div w:id="100809610">
      <w:bodyDiv w:val="1"/>
      <w:marLeft w:val="0"/>
      <w:marRight w:val="0"/>
      <w:marTop w:val="0"/>
      <w:marBottom w:val="0"/>
      <w:divBdr>
        <w:top w:val="none" w:sz="0" w:space="0" w:color="auto"/>
        <w:left w:val="none" w:sz="0" w:space="0" w:color="auto"/>
        <w:bottom w:val="none" w:sz="0" w:space="0" w:color="auto"/>
        <w:right w:val="none" w:sz="0" w:space="0" w:color="auto"/>
      </w:divBdr>
    </w:div>
    <w:div w:id="189103814">
      <w:bodyDiv w:val="1"/>
      <w:marLeft w:val="0"/>
      <w:marRight w:val="0"/>
      <w:marTop w:val="0"/>
      <w:marBottom w:val="0"/>
      <w:divBdr>
        <w:top w:val="none" w:sz="0" w:space="0" w:color="auto"/>
        <w:left w:val="none" w:sz="0" w:space="0" w:color="auto"/>
        <w:bottom w:val="none" w:sz="0" w:space="0" w:color="auto"/>
        <w:right w:val="none" w:sz="0" w:space="0" w:color="auto"/>
      </w:divBdr>
    </w:div>
    <w:div w:id="225652827">
      <w:bodyDiv w:val="1"/>
      <w:marLeft w:val="0"/>
      <w:marRight w:val="0"/>
      <w:marTop w:val="0"/>
      <w:marBottom w:val="0"/>
      <w:divBdr>
        <w:top w:val="none" w:sz="0" w:space="0" w:color="auto"/>
        <w:left w:val="none" w:sz="0" w:space="0" w:color="auto"/>
        <w:bottom w:val="none" w:sz="0" w:space="0" w:color="auto"/>
        <w:right w:val="none" w:sz="0" w:space="0" w:color="auto"/>
      </w:divBdr>
    </w:div>
    <w:div w:id="315380371">
      <w:bodyDiv w:val="1"/>
      <w:marLeft w:val="0"/>
      <w:marRight w:val="0"/>
      <w:marTop w:val="0"/>
      <w:marBottom w:val="0"/>
      <w:divBdr>
        <w:top w:val="none" w:sz="0" w:space="0" w:color="auto"/>
        <w:left w:val="none" w:sz="0" w:space="0" w:color="auto"/>
        <w:bottom w:val="none" w:sz="0" w:space="0" w:color="auto"/>
        <w:right w:val="none" w:sz="0" w:space="0" w:color="auto"/>
      </w:divBdr>
    </w:div>
    <w:div w:id="332802335">
      <w:bodyDiv w:val="1"/>
      <w:marLeft w:val="0"/>
      <w:marRight w:val="0"/>
      <w:marTop w:val="0"/>
      <w:marBottom w:val="0"/>
      <w:divBdr>
        <w:top w:val="none" w:sz="0" w:space="0" w:color="auto"/>
        <w:left w:val="none" w:sz="0" w:space="0" w:color="auto"/>
        <w:bottom w:val="none" w:sz="0" w:space="0" w:color="auto"/>
        <w:right w:val="none" w:sz="0" w:space="0" w:color="auto"/>
      </w:divBdr>
      <w:divsChild>
        <w:div w:id="249241218">
          <w:marLeft w:val="0"/>
          <w:marRight w:val="0"/>
          <w:marTop w:val="0"/>
          <w:marBottom w:val="0"/>
          <w:divBdr>
            <w:top w:val="none" w:sz="0" w:space="0" w:color="auto"/>
            <w:left w:val="none" w:sz="0" w:space="0" w:color="auto"/>
            <w:bottom w:val="none" w:sz="0" w:space="0" w:color="auto"/>
            <w:right w:val="none" w:sz="0" w:space="0" w:color="auto"/>
          </w:divBdr>
        </w:div>
        <w:div w:id="390203207">
          <w:marLeft w:val="0"/>
          <w:marRight w:val="0"/>
          <w:marTop w:val="0"/>
          <w:marBottom w:val="0"/>
          <w:divBdr>
            <w:top w:val="none" w:sz="0" w:space="0" w:color="auto"/>
            <w:left w:val="none" w:sz="0" w:space="0" w:color="auto"/>
            <w:bottom w:val="none" w:sz="0" w:space="0" w:color="auto"/>
            <w:right w:val="none" w:sz="0" w:space="0" w:color="auto"/>
          </w:divBdr>
        </w:div>
        <w:div w:id="426460355">
          <w:marLeft w:val="0"/>
          <w:marRight w:val="0"/>
          <w:marTop w:val="0"/>
          <w:marBottom w:val="0"/>
          <w:divBdr>
            <w:top w:val="none" w:sz="0" w:space="0" w:color="auto"/>
            <w:left w:val="none" w:sz="0" w:space="0" w:color="auto"/>
            <w:bottom w:val="none" w:sz="0" w:space="0" w:color="auto"/>
            <w:right w:val="none" w:sz="0" w:space="0" w:color="auto"/>
          </w:divBdr>
        </w:div>
        <w:div w:id="584147592">
          <w:marLeft w:val="0"/>
          <w:marRight w:val="0"/>
          <w:marTop w:val="0"/>
          <w:marBottom w:val="0"/>
          <w:divBdr>
            <w:top w:val="none" w:sz="0" w:space="0" w:color="auto"/>
            <w:left w:val="none" w:sz="0" w:space="0" w:color="auto"/>
            <w:bottom w:val="none" w:sz="0" w:space="0" w:color="auto"/>
            <w:right w:val="none" w:sz="0" w:space="0" w:color="auto"/>
          </w:divBdr>
        </w:div>
        <w:div w:id="719328530">
          <w:marLeft w:val="0"/>
          <w:marRight w:val="0"/>
          <w:marTop w:val="0"/>
          <w:marBottom w:val="0"/>
          <w:divBdr>
            <w:top w:val="none" w:sz="0" w:space="0" w:color="auto"/>
            <w:left w:val="none" w:sz="0" w:space="0" w:color="auto"/>
            <w:bottom w:val="none" w:sz="0" w:space="0" w:color="auto"/>
            <w:right w:val="none" w:sz="0" w:space="0" w:color="auto"/>
          </w:divBdr>
        </w:div>
        <w:div w:id="875044664">
          <w:marLeft w:val="0"/>
          <w:marRight w:val="0"/>
          <w:marTop w:val="0"/>
          <w:marBottom w:val="0"/>
          <w:divBdr>
            <w:top w:val="none" w:sz="0" w:space="0" w:color="auto"/>
            <w:left w:val="none" w:sz="0" w:space="0" w:color="auto"/>
            <w:bottom w:val="none" w:sz="0" w:space="0" w:color="auto"/>
            <w:right w:val="none" w:sz="0" w:space="0" w:color="auto"/>
          </w:divBdr>
          <w:divsChild>
            <w:div w:id="219487228">
              <w:marLeft w:val="0"/>
              <w:marRight w:val="0"/>
              <w:marTop w:val="0"/>
              <w:marBottom w:val="0"/>
              <w:divBdr>
                <w:top w:val="none" w:sz="0" w:space="0" w:color="auto"/>
                <w:left w:val="none" w:sz="0" w:space="0" w:color="auto"/>
                <w:bottom w:val="none" w:sz="0" w:space="0" w:color="auto"/>
                <w:right w:val="none" w:sz="0" w:space="0" w:color="auto"/>
              </w:divBdr>
              <w:divsChild>
                <w:div w:id="605356075">
                  <w:marLeft w:val="0"/>
                  <w:marRight w:val="150"/>
                  <w:marTop w:val="0"/>
                  <w:marBottom w:val="0"/>
                  <w:divBdr>
                    <w:top w:val="none" w:sz="0" w:space="0" w:color="auto"/>
                    <w:left w:val="none" w:sz="0" w:space="0" w:color="auto"/>
                    <w:bottom w:val="none" w:sz="0" w:space="0" w:color="auto"/>
                    <w:right w:val="none" w:sz="0" w:space="0" w:color="auto"/>
                  </w:divBdr>
                  <w:divsChild>
                    <w:div w:id="1471164871">
                      <w:marLeft w:val="0"/>
                      <w:marRight w:val="150"/>
                      <w:marTop w:val="0"/>
                      <w:marBottom w:val="0"/>
                      <w:divBdr>
                        <w:top w:val="none" w:sz="0" w:space="0" w:color="auto"/>
                        <w:left w:val="none" w:sz="0" w:space="0" w:color="auto"/>
                        <w:bottom w:val="none" w:sz="0" w:space="0" w:color="auto"/>
                        <w:right w:val="none" w:sz="0" w:space="0" w:color="auto"/>
                      </w:divBdr>
                    </w:div>
                  </w:divsChild>
                </w:div>
                <w:div w:id="877201394">
                  <w:marLeft w:val="0"/>
                  <w:marRight w:val="150"/>
                  <w:marTop w:val="0"/>
                  <w:marBottom w:val="0"/>
                  <w:divBdr>
                    <w:top w:val="none" w:sz="0" w:space="0" w:color="auto"/>
                    <w:left w:val="none" w:sz="0" w:space="0" w:color="auto"/>
                    <w:bottom w:val="none" w:sz="0" w:space="0" w:color="auto"/>
                    <w:right w:val="none" w:sz="0" w:space="0" w:color="auto"/>
                  </w:divBdr>
                  <w:divsChild>
                    <w:div w:id="279994756">
                      <w:marLeft w:val="0"/>
                      <w:marRight w:val="150"/>
                      <w:marTop w:val="0"/>
                      <w:marBottom w:val="0"/>
                      <w:divBdr>
                        <w:top w:val="none" w:sz="0" w:space="0" w:color="auto"/>
                        <w:left w:val="none" w:sz="0" w:space="0" w:color="auto"/>
                        <w:bottom w:val="none" w:sz="0" w:space="0" w:color="auto"/>
                        <w:right w:val="none" w:sz="0" w:space="0" w:color="auto"/>
                      </w:divBdr>
                    </w:div>
                  </w:divsChild>
                </w:div>
                <w:div w:id="1836342212">
                  <w:marLeft w:val="0"/>
                  <w:marRight w:val="150"/>
                  <w:marTop w:val="0"/>
                  <w:marBottom w:val="0"/>
                  <w:divBdr>
                    <w:top w:val="none" w:sz="0" w:space="0" w:color="auto"/>
                    <w:left w:val="none" w:sz="0" w:space="0" w:color="auto"/>
                    <w:bottom w:val="none" w:sz="0" w:space="0" w:color="auto"/>
                    <w:right w:val="none" w:sz="0" w:space="0" w:color="auto"/>
                  </w:divBdr>
                  <w:divsChild>
                    <w:div w:id="1988553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32136396">
          <w:marLeft w:val="0"/>
          <w:marRight w:val="0"/>
          <w:marTop w:val="0"/>
          <w:marBottom w:val="0"/>
          <w:divBdr>
            <w:top w:val="none" w:sz="0" w:space="0" w:color="auto"/>
            <w:left w:val="none" w:sz="0" w:space="0" w:color="auto"/>
            <w:bottom w:val="none" w:sz="0" w:space="0" w:color="auto"/>
            <w:right w:val="none" w:sz="0" w:space="0" w:color="auto"/>
          </w:divBdr>
        </w:div>
        <w:div w:id="1165784576">
          <w:marLeft w:val="0"/>
          <w:marRight w:val="0"/>
          <w:marTop w:val="0"/>
          <w:marBottom w:val="0"/>
          <w:divBdr>
            <w:top w:val="none" w:sz="0" w:space="0" w:color="auto"/>
            <w:left w:val="none" w:sz="0" w:space="0" w:color="auto"/>
            <w:bottom w:val="none" w:sz="0" w:space="0" w:color="auto"/>
            <w:right w:val="none" w:sz="0" w:space="0" w:color="auto"/>
          </w:divBdr>
        </w:div>
        <w:div w:id="1443065975">
          <w:marLeft w:val="0"/>
          <w:marRight w:val="0"/>
          <w:marTop w:val="0"/>
          <w:marBottom w:val="0"/>
          <w:divBdr>
            <w:top w:val="none" w:sz="0" w:space="0" w:color="auto"/>
            <w:left w:val="none" w:sz="0" w:space="0" w:color="auto"/>
            <w:bottom w:val="none" w:sz="0" w:space="0" w:color="auto"/>
            <w:right w:val="none" w:sz="0" w:space="0" w:color="auto"/>
          </w:divBdr>
        </w:div>
        <w:div w:id="1598556587">
          <w:marLeft w:val="0"/>
          <w:marRight w:val="0"/>
          <w:marTop w:val="0"/>
          <w:marBottom w:val="0"/>
          <w:divBdr>
            <w:top w:val="none" w:sz="0" w:space="0" w:color="auto"/>
            <w:left w:val="none" w:sz="0" w:space="0" w:color="auto"/>
            <w:bottom w:val="none" w:sz="0" w:space="0" w:color="auto"/>
            <w:right w:val="none" w:sz="0" w:space="0" w:color="auto"/>
          </w:divBdr>
        </w:div>
        <w:div w:id="1909219714">
          <w:marLeft w:val="0"/>
          <w:marRight w:val="0"/>
          <w:marTop w:val="0"/>
          <w:marBottom w:val="0"/>
          <w:divBdr>
            <w:top w:val="none" w:sz="0" w:space="0" w:color="auto"/>
            <w:left w:val="none" w:sz="0" w:space="0" w:color="auto"/>
            <w:bottom w:val="none" w:sz="0" w:space="0" w:color="auto"/>
            <w:right w:val="none" w:sz="0" w:space="0" w:color="auto"/>
          </w:divBdr>
        </w:div>
      </w:divsChild>
    </w:div>
    <w:div w:id="483667774">
      <w:bodyDiv w:val="1"/>
      <w:marLeft w:val="0"/>
      <w:marRight w:val="0"/>
      <w:marTop w:val="0"/>
      <w:marBottom w:val="0"/>
      <w:divBdr>
        <w:top w:val="none" w:sz="0" w:space="0" w:color="auto"/>
        <w:left w:val="none" w:sz="0" w:space="0" w:color="auto"/>
        <w:bottom w:val="none" w:sz="0" w:space="0" w:color="auto"/>
        <w:right w:val="none" w:sz="0" w:space="0" w:color="auto"/>
      </w:divBdr>
    </w:div>
    <w:div w:id="533081398">
      <w:bodyDiv w:val="1"/>
      <w:marLeft w:val="0"/>
      <w:marRight w:val="0"/>
      <w:marTop w:val="0"/>
      <w:marBottom w:val="0"/>
      <w:divBdr>
        <w:top w:val="none" w:sz="0" w:space="0" w:color="auto"/>
        <w:left w:val="none" w:sz="0" w:space="0" w:color="auto"/>
        <w:bottom w:val="none" w:sz="0" w:space="0" w:color="auto"/>
        <w:right w:val="none" w:sz="0" w:space="0" w:color="auto"/>
      </w:divBdr>
    </w:div>
    <w:div w:id="638073295">
      <w:bodyDiv w:val="1"/>
      <w:marLeft w:val="0"/>
      <w:marRight w:val="0"/>
      <w:marTop w:val="0"/>
      <w:marBottom w:val="0"/>
      <w:divBdr>
        <w:top w:val="none" w:sz="0" w:space="0" w:color="auto"/>
        <w:left w:val="none" w:sz="0" w:space="0" w:color="auto"/>
        <w:bottom w:val="none" w:sz="0" w:space="0" w:color="auto"/>
        <w:right w:val="none" w:sz="0" w:space="0" w:color="auto"/>
      </w:divBdr>
    </w:div>
    <w:div w:id="934049657">
      <w:bodyDiv w:val="1"/>
      <w:marLeft w:val="0"/>
      <w:marRight w:val="0"/>
      <w:marTop w:val="0"/>
      <w:marBottom w:val="0"/>
      <w:divBdr>
        <w:top w:val="none" w:sz="0" w:space="0" w:color="auto"/>
        <w:left w:val="none" w:sz="0" w:space="0" w:color="auto"/>
        <w:bottom w:val="none" w:sz="0" w:space="0" w:color="auto"/>
        <w:right w:val="none" w:sz="0" w:space="0" w:color="auto"/>
      </w:divBdr>
      <w:divsChild>
        <w:div w:id="118888099">
          <w:marLeft w:val="0"/>
          <w:marRight w:val="0"/>
          <w:marTop w:val="0"/>
          <w:marBottom w:val="0"/>
          <w:divBdr>
            <w:top w:val="none" w:sz="0" w:space="0" w:color="auto"/>
            <w:left w:val="none" w:sz="0" w:space="0" w:color="auto"/>
            <w:bottom w:val="none" w:sz="0" w:space="0" w:color="auto"/>
            <w:right w:val="none" w:sz="0" w:space="0" w:color="auto"/>
          </w:divBdr>
        </w:div>
        <w:div w:id="426771188">
          <w:marLeft w:val="0"/>
          <w:marRight w:val="0"/>
          <w:marTop w:val="0"/>
          <w:marBottom w:val="0"/>
          <w:divBdr>
            <w:top w:val="none" w:sz="0" w:space="0" w:color="auto"/>
            <w:left w:val="none" w:sz="0" w:space="0" w:color="auto"/>
            <w:bottom w:val="none" w:sz="0" w:space="0" w:color="auto"/>
            <w:right w:val="none" w:sz="0" w:space="0" w:color="auto"/>
          </w:divBdr>
        </w:div>
        <w:div w:id="595358275">
          <w:marLeft w:val="0"/>
          <w:marRight w:val="0"/>
          <w:marTop w:val="0"/>
          <w:marBottom w:val="0"/>
          <w:divBdr>
            <w:top w:val="none" w:sz="0" w:space="0" w:color="auto"/>
            <w:left w:val="none" w:sz="0" w:space="0" w:color="auto"/>
            <w:bottom w:val="none" w:sz="0" w:space="0" w:color="auto"/>
            <w:right w:val="none" w:sz="0" w:space="0" w:color="auto"/>
          </w:divBdr>
        </w:div>
        <w:div w:id="1254779561">
          <w:marLeft w:val="0"/>
          <w:marRight w:val="0"/>
          <w:marTop w:val="0"/>
          <w:marBottom w:val="0"/>
          <w:divBdr>
            <w:top w:val="none" w:sz="0" w:space="0" w:color="auto"/>
            <w:left w:val="none" w:sz="0" w:space="0" w:color="auto"/>
            <w:bottom w:val="none" w:sz="0" w:space="0" w:color="auto"/>
            <w:right w:val="none" w:sz="0" w:space="0" w:color="auto"/>
          </w:divBdr>
        </w:div>
        <w:div w:id="1396471823">
          <w:marLeft w:val="0"/>
          <w:marRight w:val="0"/>
          <w:marTop w:val="0"/>
          <w:marBottom w:val="0"/>
          <w:divBdr>
            <w:top w:val="none" w:sz="0" w:space="0" w:color="auto"/>
            <w:left w:val="none" w:sz="0" w:space="0" w:color="auto"/>
            <w:bottom w:val="none" w:sz="0" w:space="0" w:color="auto"/>
            <w:right w:val="none" w:sz="0" w:space="0" w:color="auto"/>
          </w:divBdr>
        </w:div>
        <w:div w:id="1497721587">
          <w:marLeft w:val="0"/>
          <w:marRight w:val="0"/>
          <w:marTop w:val="0"/>
          <w:marBottom w:val="0"/>
          <w:divBdr>
            <w:top w:val="none" w:sz="0" w:space="0" w:color="auto"/>
            <w:left w:val="none" w:sz="0" w:space="0" w:color="auto"/>
            <w:bottom w:val="none" w:sz="0" w:space="0" w:color="auto"/>
            <w:right w:val="none" w:sz="0" w:space="0" w:color="auto"/>
          </w:divBdr>
        </w:div>
        <w:div w:id="1676495993">
          <w:marLeft w:val="0"/>
          <w:marRight w:val="0"/>
          <w:marTop w:val="0"/>
          <w:marBottom w:val="0"/>
          <w:divBdr>
            <w:top w:val="none" w:sz="0" w:space="0" w:color="auto"/>
            <w:left w:val="none" w:sz="0" w:space="0" w:color="auto"/>
            <w:bottom w:val="none" w:sz="0" w:space="0" w:color="auto"/>
            <w:right w:val="none" w:sz="0" w:space="0" w:color="auto"/>
          </w:divBdr>
        </w:div>
        <w:div w:id="1912424371">
          <w:marLeft w:val="0"/>
          <w:marRight w:val="0"/>
          <w:marTop w:val="0"/>
          <w:marBottom w:val="0"/>
          <w:divBdr>
            <w:top w:val="none" w:sz="0" w:space="0" w:color="auto"/>
            <w:left w:val="none" w:sz="0" w:space="0" w:color="auto"/>
            <w:bottom w:val="none" w:sz="0" w:space="0" w:color="auto"/>
            <w:right w:val="none" w:sz="0" w:space="0" w:color="auto"/>
          </w:divBdr>
        </w:div>
        <w:div w:id="2137601101">
          <w:marLeft w:val="0"/>
          <w:marRight w:val="0"/>
          <w:marTop w:val="0"/>
          <w:marBottom w:val="0"/>
          <w:divBdr>
            <w:top w:val="none" w:sz="0" w:space="0" w:color="auto"/>
            <w:left w:val="none" w:sz="0" w:space="0" w:color="auto"/>
            <w:bottom w:val="none" w:sz="0" w:space="0" w:color="auto"/>
            <w:right w:val="none" w:sz="0" w:space="0" w:color="auto"/>
          </w:divBdr>
        </w:div>
      </w:divsChild>
    </w:div>
    <w:div w:id="1004170516">
      <w:bodyDiv w:val="1"/>
      <w:marLeft w:val="0"/>
      <w:marRight w:val="0"/>
      <w:marTop w:val="0"/>
      <w:marBottom w:val="0"/>
      <w:divBdr>
        <w:top w:val="none" w:sz="0" w:space="0" w:color="auto"/>
        <w:left w:val="none" w:sz="0" w:space="0" w:color="auto"/>
        <w:bottom w:val="none" w:sz="0" w:space="0" w:color="auto"/>
        <w:right w:val="none" w:sz="0" w:space="0" w:color="auto"/>
      </w:divBdr>
    </w:div>
    <w:div w:id="1013069227">
      <w:bodyDiv w:val="1"/>
      <w:marLeft w:val="0"/>
      <w:marRight w:val="0"/>
      <w:marTop w:val="0"/>
      <w:marBottom w:val="0"/>
      <w:divBdr>
        <w:top w:val="none" w:sz="0" w:space="0" w:color="auto"/>
        <w:left w:val="none" w:sz="0" w:space="0" w:color="auto"/>
        <w:bottom w:val="none" w:sz="0" w:space="0" w:color="auto"/>
        <w:right w:val="none" w:sz="0" w:space="0" w:color="auto"/>
      </w:divBdr>
    </w:div>
    <w:div w:id="1024284139">
      <w:bodyDiv w:val="1"/>
      <w:marLeft w:val="0"/>
      <w:marRight w:val="0"/>
      <w:marTop w:val="0"/>
      <w:marBottom w:val="0"/>
      <w:divBdr>
        <w:top w:val="none" w:sz="0" w:space="0" w:color="auto"/>
        <w:left w:val="none" w:sz="0" w:space="0" w:color="auto"/>
        <w:bottom w:val="none" w:sz="0" w:space="0" w:color="auto"/>
        <w:right w:val="none" w:sz="0" w:space="0" w:color="auto"/>
      </w:divBdr>
      <w:divsChild>
        <w:div w:id="997226249">
          <w:marLeft w:val="0"/>
          <w:marRight w:val="0"/>
          <w:marTop w:val="0"/>
          <w:marBottom w:val="0"/>
          <w:divBdr>
            <w:top w:val="none" w:sz="0" w:space="0" w:color="auto"/>
            <w:left w:val="none" w:sz="0" w:space="0" w:color="auto"/>
            <w:bottom w:val="none" w:sz="0" w:space="0" w:color="auto"/>
            <w:right w:val="none" w:sz="0" w:space="0" w:color="auto"/>
          </w:divBdr>
        </w:div>
        <w:div w:id="999625408">
          <w:marLeft w:val="0"/>
          <w:marRight w:val="0"/>
          <w:marTop w:val="0"/>
          <w:marBottom w:val="0"/>
          <w:divBdr>
            <w:top w:val="none" w:sz="0" w:space="0" w:color="auto"/>
            <w:left w:val="none" w:sz="0" w:space="0" w:color="auto"/>
            <w:bottom w:val="none" w:sz="0" w:space="0" w:color="auto"/>
            <w:right w:val="none" w:sz="0" w:space="0" w:color="auto"/>
          </w:divBdr>
        </w:div>
        <w:div w:id="1011252995">
          <w:marLeft w:val="0"/>
          <w:marRight w:val="0"/>
          <w:marTop w:val="0"/>
          <w:marBottom w:val="0"/>
          <w:divBdr>
            <w:top w:val="none" w:sz="0" w:space="0" w:color="auto"/>
            <w:left w:val="none" w:sz="0" w:space="0" w:color="auto"/>
            <w:bottom w:val="none" w:sz="0" w:space="0" w:color="auto"/>
            <w:right w:val="none" w:sz="0" w:space="0" w:color="auto"/>
          </w:divBdr>
        </w:div>
        <w:div w:id="1103257308">
          <w:marLeft w:val="0"/>
          <w:marRight w:val="0"/>
          <w:marTop w:val="0"/>
          <w:marBottom w:val="0"/>
          <w:divBdr>
            <w:top w:val="none" w:sz="0" w:space="0" w:color="auto"/>
            <w:left w:val="none" w:sz="0" w:space="0" w:color="auto"/>
            <w:bottom w:val="none" w:sz="0" w:space="0" w:color="auto"/>
            <w:right w:val="none" w:sz="0" w:space="0" w:color="auto"/>
          </w:divBdr>
        </w:div>
        <w:div w:id="1216163265">
          <w:marLeft w:val="0"/>
          <w:marRight w:val="0"/>
          <w:marTop w:val="0"/>
          <w:marBottom w:val="0"/>
          <w:divBdr>
            <w:top w:val="none" w:sz="0" w:space="0" w:color="auto"/>
            <w:left w:val="none" w:sz="0" w:space="0" w:color="auto"/>
            <w:bottom w:val="none" w:sz="0" w:space="0" w:color="auto"/>
            <w:right w:val="none" w:sz="0" w:space="0" w:color="auto"/>
          </w:divBdr>
        </w:div>
        <w:div w:id="1277641641">
          <w:marLeft w:val="0"/>
          <w:marRight w:val="0"/>
          <w:marTop w:val="0"/>
          <w:marBottom w:val="0"/>
          <w:divBdr>
            <w:top w:val="none" w:sz="0" w:space="0" w:color="auto"/>
            <w:left w:val="none" w:sz="0" w:space="0" w:color="auto"/>
            <w:bottom w:val="none" w:sz="0" w:space="0" w:color="auto"/>
            <w:right w:val="none" w:sz="0" w:space="0" w:color="auto"/>
          </w:divBdr>
        </w:div>
        <w:div w:id="1363049619">
          <w:marLeft w:val="0"/>
          <w:marRight w:val="0"/>
          <w:marTop w:val="0"/>
          <w:marBottom w:val="0"/>
          <w:divBdr>
            <w:top w:val="none" w:sz="0" w:space="0" w:color="auto"/>
            <w:left w:val="none" w:sz="0" w:space="0" w:color="auto"/>
            <w:bottom w:val="none" w:sz="0" w:space="0" w:color="auto"/>
            <w:right w:val="none" w:sz="0" w:space="0" w:color="auto"/>
          </w:divBdr>
        </w:div>
        <w:div w:id="1825506710">
          <w:marLeft w:val="0"/>
          <w:marRight w:val="0"/>
          <w:marTop w:val="0"/>
          <w:marBottom w:val="0"/>
          <w:divBdr>
            <w:top w:val="none" w:sz="0" w:space="0" w:color="auto"/>
            <w:left w:val="none" w:sz="0" w:space="0" w:color="auto"/>
            <w:bottom w:val="none" w:sz="0" w:space="0" w:color="auto"/>
            <w:right w:val="none" w:sz="0" w:space="0" w:color="auto"/>
          </w:divBdr>
        </w:div>
      </w:divsChild>
    </w:div>
    <w:div w:id="1151484668">
      <w:bodyDiv w:val="1"/>
      <w:marLeft w:val="0"/>
      <w:marRight w:val="0"/>
      <w:marTop w:val="0"/>
      <w:marBottom w:val="0"/>
      <w:divBdr>
        <w:top w:val="none" w:sz="0" w:space="0" w:color="auto"/>
        <w:left w:val="none" w:sz="0" w:space="0" w:color="auto"/>
        <w:bottom w:val="none" w:sz="0" w:space="0" w:color="auto"/>
        <w:right w:val="none" w:sz="0" w:space="0" w:color="auto"/>
      </w:divBdr>
    </w:div>
    <w:div w:id="1157725265">
      <w:bodyDiv w:val="1"/>
      <w:marLeft w:val="0"/>
      <w:marRight w:val="0"/>
      <w:marTop w:val="0"/>
      <w:marBottom w:val="0"/>
      <w:divBdr>
        <w:top w:val="none" w:sz="0" w:space="0" w:color="auto"/>
        <w:left w:val="none" w:sz="0" w:space="0" w:color="auto"/>
        <w:bottom w:val="none" w:sz="0" w:space="0" w:color="auto"/>
        <w:right w:val="none" w:sz="0" w:space="0" w:color="auto"/>
      </w:divBdr>
    </w:div>
    <w:div w:id="1244603937">
      <w:bodyDiv w:val="1"/>
      <w:marLeft w:val="0"/>
      <w:marRight w:val="0"/>
      <w:marTop w:val="0"/>
      <w:marBottom w:val="0"/>
      <w:divBdr>
        <w:top w:val="none" w:sz="0" w:space="0" w:color="auto"/>
        <w:left w:val="none" w:sz="0" w:space="0" w:color="auto"/>
        <w:bottom w:val="none" w:sz="0" w:space="0" w:color="auto"/>
        <w:right w:val="none" w:sz="0" w:space="0" w:color="auto"/>
      </w:divBdr>
    </w:div>
    <w:div w:id="1293317967">
      <w:bodyDiv w:val="1"/>
      <w:marLeft w:val="0"/>
      <w:marRight w:val="0"/>
      <w:marTop w:val="0"/>
      <w:marBottom w:val="0"/>
      <w:divBdr>
        <w:top w:val="none" w:sz="0" w:space="0" w:color="auto"/>
        <w:left w:val="none" w:sz="0" w:space="0" w:color="auto"/>
        <w:bottom w:val="none" w:sz="0" w:space="0" w:color="auto"/>
        <w:right w:val="none" w:sz="0" w:space="0" w:color="auto"/>
      </w:divBdr>
    </w:div>
    <w:div w:id="1364280699">
      <w:bodyDiv w:val="1"/>
      <w:marLeft w:val="0"/>
      <w:marRight w:val="0"/>
      <w:marTop w:val="0"/>
      <w:marBottom w:val="0"/>
      <w:divBdr>
        <w:top w:val="none" w:sz="0" w:space="0" w:color="auto"/>
        <w:left w:val="none" w:sz="0" w:space="0" w:color="auto"/>
        <w:bottom w:val="none" w:sz="0" w:space="0" w:color="auto"/>
        <w:right w:val="none" w:sz="0" w:space="0" w:color="auto"/>
      </w:divBdr>
    </w:div>
    <w:div w:id="1382287004">
      <w:bodyDiv w:val="1"/>
      <w:marLeft w:val="0"/>
      <w:marRight w:val="0"/>
      <w:marTop w:val="0"/>
      <w:marBottom w:val="0"/>
      <w:divBdr>
        <w:top w:val="none" w:sz="0" w:space="0" w:color="auto"/>
        <w:left w:val="none" w:sz="0" w:space="0" w:color="auto"/>
        <w:bottom w:val="none" w:sz="0" w:space="0" w:color="auto"/>
        <w:right w:val="none" w:sz="0" w:space="0" w:color="auto"/>
      </w:divBdr>
    </w:div>
    <w:div w:id="1388840178">
      <w:bodyDiv w:val="1"/>
      <w:marLeft w:val="0"/>
      <w:marRight w:val="0"/>
      <w:marTop w:val="0"/>
      <w:marBottom w:val="0"/>
      <w:divBdr>
        <w:top w:val="none" w:sz="0" w:space="0" w:color="auto"/>
        <w:left w:val="none" w:sz="0" w:space="0" w:color="auto"/>
        <w:bottom w:val="none" w:sz="0" w:space="0" w:color="auto"/>
        <w:right w:val="none" w:sz="0" w:space="0" w:color="auto"/>
      </w:divBdr>
      <w:divsChild>
        <w:div w:id="1207136633">
          <w:marLeft w:val="0"/>
          <w:marRight w:val="0"/>
          <w:marTop w:val="0"/>
          <w:marBottom w:val="0"/>
          <w:divBdr>
            <w:top w:val="none" w:sz="0" w:space="0" w:color="auto"/>
            <w:left w:val="none" w:sz="0" w:space="0" w:color="auto"/>
            <w:bottom w:val="none" w:sz="0" w:space="0" w:color="auto"/>
            <w:right w:val="none" w:sz="0" w:space="0" w:color="auto"/>
          </w:divBdr>
          <w:divsChild>
            <w:div w:id="70007203">
              <w:marLeft w:val="0"/>
              <w:marRight w:val="0"/>
              <w:marTop w:val="0"/>
              <w:marBottom w:val="0"/>
              <w:divBdr>
                <w:top w:val="none" w:sz="0" w:space="0" w:color="auto"/>
                <w:left w:val="none" w:sz="0" w:space="0" w:color="auto"/>
                <w:bottom w:val="none" w:sz="0" w:space="0" w:color="auto"/>
                <w:right w:val="none" w:sz="0" w:space="0" w:color="auto"/>
              </w:divBdr>
            </w:div>
            <w:div w:id="318076602">
              <w:marLeft w:val="0"/>
              <w:marRight w:val="0"/>
              <w:marTop w:val="0"/>
              <w:marBottom w:val="0"/>
              <w:divBdr>
                <w:top w:val="none" w:sz="0" w:space="0" w:color="auto"/>
                <w:left w:val="none" w:sz="0" w:space="0" w:color="auto"/>
                <w:bottom w:val="none" w:sz="0" w:space="0" w:color="auto"/>
                <w:right w:val="none" w:sz="0" w:space="0" w:color="auto"/>
              </w:divBdr>
            </w:div>
            <w:div w:id="488325233">
              <w:marLeft w:val="0"/>
              <w:marRight w:val="0"/>
              <w:marTop w:val="0"/>
              <w:marBottom w:val="0"/>
              <w:divBdr>
                <w:top w:val="none" w:sz="0" w:space="0" w:color="auto"/>
                <w:left w:val="none" w:sz="0" w:space="0" w:color="auto"/>
                <w:bottom w:val="none" w:sz="0" w:space="0" w:color="auto"/>
                <w:right w:val="none" w:sz="0" w:space="0" w:color="auto"/>
              </w:divBdr>
            </w:div>
            <w:div w:id="571278774">
              <w:marLeft w:val="0"/>
              <w:marRight w:val="0"/>
              <w:marTop w:val="0"/>
              <w:marBottom w:val="0"/>
              <w:divBdr>
                <w:top w:val="none" w:sz="0" w:space="0" w:color="auto"/>
                <w:left w:val="none" w:sz="0" w:space="0" w:color="auto"/>
                <w:bottom w:val="none" w:sz="0" w:space="0" w:color="auto"/>
                <w:right w:val="none" w:sz="0" w:space="0" w:color="auto"/>
              </w:divBdr>
            </w:div>
            <w:div w:id="649672809">
              <w:marLeft w:val="0"/>
              <w:marRight w:val="0"/>
              <w:marTop w:val="0"/>
              <w:marBottom w:val="0"/>
              <w:divBdr>
                <w:top w:val="none" w:sz="0" w:space="0" w:color="auto"/>
                <w:left w:val="none" w:sz="0" w:space="0" w:color="auto"/>
                <w:bottom w:val="none" w:sz="0" w:space="0" w:color="auto"/>
                <w:right w:val="none" w:sz="0" w:space="0" w:color="auto"/>
              </w:divBdr>
            </w:div>
            <w:div w:id="695227971">
              <w:marLeft w:val="0"/>
              <w:marRight w:val="0"/>
              <w:marTop w:val="0"/>
              <w:marBottom w:val="0"/>
              <w:divBdr>
                <w:top w:val="none" w:sz="0" w:space="0" w:color="auto"/>
                <w:left w:val="none" w:sz="0" w:space="0" w:color="auto"/>
                <w:bottom w:val="none" w:sz="0" w:space="0" w:color="auto"/>
                <w:right w:val="none" w:sz="0" w:space="0" w:color="auto"/>
              </w:divBdr>
            </w:div>
            <w:div w:id="1037700829">
              <w:marLeft w:val="0"/>
              <w:marRight w:val="0"/>
              <w:marTop w:val="0"/>
              <w:marBottom w:val="0"/>
              <w:divBdr>
                <w:top w:val="none" w:sz="0" w:space="0" w:color="auto"/>
                <w:left w:val="none" w:sz="0" w:space="0" w:color="auto"/>
                <w:bottom w:val="none" w:sz="0" w:space="0" w:color="auto"/>
                <w:right w:val="none" w:sz="0" w:space="0" w:color="auto"/>
              </w:divBdr>
            </w:div>
            <w:div w:id="1120296878">
              <w:marLeft w:val="0"/>
              <w:marRight w:val="0"/>
              <w:marTop w:val="0"/>
              <w:marBottom w:val="0"/>
              <w:divBdr>
                <w:top w:val="none" w:sz="0" w:space="0" w:color="auto"/>
                <w:left w:val="none" w:sz="0" w:space="0" w:color="auto"/>
                <w:bottom w:val="none" w:sz="0" w:space="0" w:color="auto"/>
                <w:right w:val="none" w:sz="0" w:space="0" w:color="auto"/>
              </w:divBdr>
            </w:div>
            <w:div w:id="1173685796">
              <w:marLeft w:val="0"/>
              <w:marRight w:val="0"/>
              <w:marTop w:val="0"/>
              <w:marBottom w:val="0"/>
              <w:divBdr>
                <w:top w:val="none" w:sz="0" w:space="0" w:color="auto"/>
                <w:left w:val="none" w:sz="0" w:space="0" w:color="auto"/>
                <w:bottom w:val="none" w:sz="0" w:space="0" w:color="auto"/>
                <w:right w:val="none" w:sz="0" w:space="0" w:color="auto"/>
              </w:divBdr>
            </w:div>
            <w:div w:id="1221402278">
              <w:marLeft w:val="0"/>
              <w:marRight w:val="0"/>
              <w:marTop w:val="0"/>
              <w:marBottom w:val="0"/>
              <w:divBdr>
                <w:top w:val="none" w:sz="0" w:space="0" w:color="auto"/>
                <w:left w:val="none" w:sz="0" w:space="0" w:color="auto"/>
                <w:bottom w:val="none" w:sz="0" w:space="0" w:color="auto"/>
                <w:right w:val="none" w:sz="0" w:space="0" w:color="auto"/>
              </w:divBdr>
            </w:div>
            <w:div w:id="1293167437">
              <w:marLeft w:val="0"/>
              <w:marRight w:val="0"/>
              <w:marTop w:val="0"/>
              <w:marBottom w:val="0"/>
              <w:divBdr>
                <w:top w:val="none" w:sz="0" w:space="0" w:color="auto"/>
                <w:left w:val="none" w:sz="0" w:space="0" w:color="auto"/>
                <w:bottom w:val="none" w:sz="0" w:space="0" w:color="auto"/>
                <w:right w:val="none" w:sz="0" w:space="0" w:color="auto"/>
              </w:divBdr>
            </w:div>
            <w:div w:id="1372611872">
              <w:marLeft w:val="0"/>
              <w:marRight w:val="0"/>
              <w:marTop w:val="0"/>
              <w:marBottom w:val="0"/>
              <w:divBdr>
                <w:top w:val="none" w:sz="0" w:space="0" w:color="auto"/>
                <w:left w:val="none" w:sz="0" w:space="0" w:color="auto"/>
                <w:bottom w:val="none" w:sz="0" w:space="0" w:color="auto"/>
                <w:right w:val="none" w:sz="0" w:space="0" w:color="auto"/>
              </w:divBdr>
            </w:div>
            <w:div w:id="1734350216">
              <w:marLeft w:val="0"/>
              <w:marRight w:val="0"/>
              <w:marTop w:val="0"/>
              <w:marBottom w:val="0"/>
              <w:divBdr>
                <w:top w:val="none" w:sz="0" w:space="0" w:color="auto"/>
                <w:left w:val="none" w:sz="0" w:space="0" w:color="auto"/>
                <w:bottom w:val="none" w:sz="0" w:space="0" w:color="auto"/>
                <w:right w:val="none" w:sz="0" w:space="0" w:color="auto"/>
              </w:divBdr>
            </w:div>
            <w:div w:id="20088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0602">
      <w:bodyDiv w:val="1"/>
      <w:marLeft w:val="0"/>
      <w:marRight w:val="0"/>
      <w:marTop w:val="0"/>
      <w:marBottom w:val="0"/>
      <w:divBdr>
        <w:top w:val="none" w:sz="0" w:space="0" w:color="auto"/>
        <w:left w:val="none" w:sz="0" w:space="0" w:color="auto"/>
        <w:bottom w:val="none" w:sz="0" w:space="0" w:color="auto"/>
        <w:right w:val="none" w:sz="0" w:space="0" w:color="auto"/>
      </w:divBdr>
    </w:div>
    <w:div w:id="1528324933">
      <w:bodyDiv w:val="1"/>
      <w:marLeft w:val="0"/>
      <w:marRight w:val="0"/>
      <w:marTop w:val="0"/>
      <w:marBottom w:val="0"/>
      <w:divBdr>
        <w:top w:val="none" w:sz="0" w:space="0" w:color="auto"/>
        <w:left w:val="none" w:sz="0" w:space="0" w:color="auto"/>
        <w:bottom w:val="none" w:sz="0" w:space="0" w:color="auto"/>
        <w:right w:val="none" w:sz="0" w:space="0" w:color="auto"/>
      </w:divBdr>
    </w:div>
    <w:div w:id="1619989112">
      <w:bodyDiv w:val="1"/>
      <w:marLeft w:val="0"/>
      <w:marRight w:val="0"/>
      <w:marTop w:val="0"/>
      <w:marBottom w:val="0"/>
      <w:divBdr>
        <w:top w:val="none" w:sz="0" w:space="0" w:color="auto"/>
        <w:left w:val="none" w:sz="0" w:space="0" w:color="auto"/>
        <w:bottom w:val="none" w:sz="0" w:space="0" w:color="auto"/>
        <w:right w:val="none" w:sz="0" w:space="0" w:color="auto"/>
      </w:divBdr>
    </w:div>
    <w:div w:id="1647510056">
      <w:bodyDiv w:val="1"/>
      <w:marLeft w:val="0"/>
      <w:marRight w:val="0"/>
      <w:marTop w:val="0"/>
      <w:marBottom w:val="0"/>
      <w:divBdr>
        <w:top w:val="none" w:sz="0" w:space="0" w:color="auto"/>
        <w:left w:val="none" w:sz="0" w:space="0" w:color="auto"/>
        <w:bottom w:val="none" w:sz="0" w:space="0" w:color="auto"/>
        <w:right w:val="none" w:sz="0" w:space="0" w:color="auto"/>
      </w:divBdr>
      <w:divsChild>
        <w:div w:id="138159032">
          <w:marLeft w:val="0"/>
          <w:marRight w:val="0"/>
          <w:marTop w:val="0"/>
          <w:marBottom w:val="0"/>
          <w:divBdr>
            <w:top w:val="none" w:sz="0" w:space="0" w:color="auto"/>
            <w:left w:val="none" w:sz="0" w:space="0" w:color="auto"/>
            <w:bottom w:val="none" w:sz="0" w:space="0" w:color="auto"/>
            <w:right w:val="none" w:sz="0" w:space="0" w:color="auto"/>
          </w:divBdr>
        </w:div>
        <w:div w:id="287662637">
          <w:marLeft w:val="0"/>
          <w:marRight w:val="0"/>
          <w:marTop w:val="0"/>
          <w:marBottom w:val="0"/>
          <w:divBdr>
            <w:top w:val="none" w:sz="0" w:space="0" w:color="auto"/>
            <w:left w:val="none" w:sz="0" w:space="0" w:color="auto"/>
            <w:bottom w:val="none" w:sz="0" w:space="0" w:color="auto"/>
            <w:right w:val="none" w:sz="0" w:space="0" w:color="auto"/>
          </w:divBdr>
        </w:div>
        <w:div w:id="310449983">
          <w:marLeft w:val="0"/>
          <w:marRight w:val="0"/>
          <w:marTop w:val="0"/>
          <w:marBottom w:val="0"/>
          <w:divBdr>
            <w:top w:val="none" w:sz="0" w:space="0" w:color="auto"/>
            <w:left w:val="none" w:sz="0" w:space="0" w:color="auto"/>
            <w:bottom w:val="none" w:sz="0" w:space="0" w:color="auto"/>
            <w:right w:val="none" w:sz="0" w:space="0" w:color="auto"/>
          </w:divBdr>
        </w:div>
        <w:div w:id="496266559">
          <w:marLeft w:val="0"/>
          <w:marRight w:val="0"/>
          <w:marTop w:val="0"/>
          <w:marBottom w:val="0"/>
          <w:divBdr>
            <w:top w:val="none" w:sz="0" w:space="0" w:color="auto"/>
            <w:left w:val="none" w:sz="0" w:space="0" w:color="auto"/>
            <w:bottom w:val="none" w:sz="0" w:space="0" w:color="auto"/>
            <w:right w:val="none" w:sz="0" w:space="0" w:color="auto"/>
          </w:divBdr>
        </w:div>
        <w:div w:id="561528374">
          <w:marLeft w:val="0"/>
          <w:marRight w:val="0"/>
          <w:marTop w:val="0"/>
          <w:marBottom w:val="0"/>
          <w:divBdr>
            <w:top w:val="none" w:sz="0" w:space="0" w:color="auto"/>
            <w:left w:val="none" w:sz="0" w:space="0" w:color="auto"/>
            <w:bottom w:val="none" w:sz="0" w:space="0" w:color="auto"/>
            <w:right w:val="none" w:sz="0" w:space="0" w:color="auto"/>
          </w:divBdr>
        </w:div>
        <w:div w:id="593831022">
          <w:marLeft w:val="0"/>
          <w:marRight w:val="0"/>
          <w:marTop w:val="0"/>
          <w:marBottom w:val="0"/>
          <w:divBdr>
            <w:top w:val="none" w:sz="0" w:space="0" w:color="auto"/>
            <w:left w:val="none" w:sz="0" w:space="0" w:color="auto"/>
            <w:bottom w:val="none" w:sz="0" w:space="0" w:color="auto"/>
            <w:right w:val="none" w:sz="0" w:space="0" w:color="auto"/>
          </w:divBdr>
        </w:div>
        <w:div w:id="1345136176">
          <w:marLeft w:val="0"/>
          <w:marRight w:val="0"/>
          <w:marTop w:val="0"/>
          <w:marBottom w:val="0"/>
          <w:divBdr>
            <w:top w:val="none" w:sz="0" w:space="0" w:color="auto"/>
            <w:left w:val="none" w:sz="0" w:space="0" w:color="auto"/>
            <w:bottom w:val="none" w:sz="0" w:space="0" w:color="auto"/>
            <w:right w:val="none" w:sz="0" w:space="0" w:color="auto"/>
          </w:divBdr>
        </w:div>
        <w:div w:id="1606498228">
          <w:marLeft w:val="0"/>
          <w:marRight w:val="0"/>
          <w:marTop w:val="0"/>
          <w:marBottom w:val="0"/>
          <w:divBdr>
            <w:top w:val="none" w:sz="0" w:space="0" w:color="auto"/>
            <w:left w:val="none" w:sz="0" w:space="0" w:color="auto"/>
            <w:bottom w:val="none" w:sz="0" w:space="0" w:color="auto"/>
            <w:right w:val="none" w:sz="0" w:space="0" w:color="auto"/>
          </w:divBdr>
        </w:div>
      </w:divsChild>
    </w:div>
    <w:div w:id="1681472734">
      <w:bodyDiv w:val="1"/>
      <w:marLeft w:val="0"/>
      <w:marRight w:val="0"/>
      <w:marTop w:val="0"/>
      <w:marBottom w:val="0"/>
      <w:divBdr>
        <w:top w:val="none" w:sz="0" w:space="0" w:color="auto"/>
        <w:left w:val="none" w:sz="0" w:space="0" w:color="auto"/>
        <w:bottom w:val="none" w:sz="0" w:space="0" w:color="auto"/>
        <w:right w:val="none" w:sz="0" w:space="0" w:color="auto"/>
      </w:divBdr>
      <w:divsChild>
        <w:div w:id="1892811592">
          <w:marLeft w:val="0"/>
          <w:marRight w:val="0"/>
          <w:marTop w:val="0"/>
          <w:marBottom w:val="0"/>
          <w:divBdr>
            <w:top w:val="none" w:sz="0" w:space="0" w:color="auto"/>
            <w:left w:val="none" w:sz="0" w:space="0" w:color="auto"/>
            <w:bottom w:val="none" w:sz="0" w:space="0" w:color="auto"/>
            <w:right w:val="none" w:sz="0" w:space="0" w:color="auto"/>
          </w:divBdr>
          <w:divsChild>
            <w:div w:id="9918345">
              <w:marLeft w:val="0"/>
              <w:marRight w:val="0"/>
              <w:marTop w:val="0"/>
              <w:marBottom w:val="0"/>
              <w:divBdr>
                <w:top w:val="none" w:sz="0" w:space="0" w:color="auto"/>
                <w:left w:val="none" w:sz="0" w:space="0" w:color="auto"/>
                <w:bottom w:val="none" w:sz="0" w:space="0" w:color="auto"/>
                <w:right w:val="none" w:sz="0" w:space="0" w:color="auto"/>
              </w:divBdr>
            </w:div>
            <w:div w:id="112405229">
              <w:marLeft w:val="0"/>
              <w:marRight w:val="0"/>
              <w:marTop w:val="0"/>
              <w:marBottom w:val="0"/>
              <w:divBdr>
                <w:top w:val="none" w:sz="0" w:space="0" w:color="auto"/>
                <w:left w:val="none" w:sz="0" w:space="0" w:color="auto"/>
                <w:bottom w:val="none" w:sz="0" w:space="0" w:color="auto"/>
                <w:right w:val="none" w:sz="0" w:space="0" w:color="auto"/>
              </w:divBdr>
            </w:div>
            <w:div w:id="418716774">
              <w:marLeft w:val="0"/>
              <w:marRight w:val="0"/>
              <w:marTop w:val="0"/>
              <w:marBottom w:val="0"/>
              <w:divBdr>
                <w:top w:val="none" w:sz="0" w:space="0" w:color="auto"/>
                <w:left w:val="none" w:sz="0" w:space="0" w:color="auto"/>
                <w:bottom w:val="none" w:sz="0" w:space="0" w:color="auto"/>
                <w:right w:val="none" w:sz="0" w:space="0" w:color="auto"/>
              </w:divBdr>
            </w:div>
            <w:div w:id="449711126">
              <w:marLeft w:val="0"/>
              <w:marRight w:val="0"/>
              <w:marTop w:val="0"/>
              <w:marBottom w:val="0"/>
              <w:divBdr>
                <w:top w:val="none" w:sz="0" w:space="0" w:color="auto"/>
                <w:left w:val="none" w:sz="0" w:space="0" w:color="auto"/>
                <w:bottom w:val="none" w:sz="0" w:space="0" w:color="auto"/>
                <w:right w:val="none" w:sz="0" w:space="0" w:color="auto"/>
              </w:divBdr>
            </w:div>
            <w:div w:id="758256519">
              <w:marLeft w:val="0"/>
              <w:marRight w:val="0"/>
              <w:marTop w:val="0"/>
              <w:marBottom w:val="0"/>
              <w:divBdr>
                <w:top w:val="none" w:sz="0" w:space="0" w:color="auto"/>
                <w:left w:val="none" w:sz="0" w:space="0" w:color="auto"/>
                <w:bottom w:val="none" w:sz="0" w:space="0" w:color="auto"/>
                <w:right w:val="none" w:sz="0" w:space="0" w:color="auto"/>
              </w:divBdr>
            </w:div>
            <w:div w:id="934165946">
              <w:marLeft w:val="0"/>
              <w:marRight w:val="0"/>
              <w:marTop w:val="0"/>
              <w:marBottom w:val="0"/>
              <w:divBdr>
                <w:top w:val="none" w:sz="0" w:space="0" w:color="auto"/>
                <w:left w:val="none" w:sz="0" w:space="0" w:color="auto"/>
                <w:bottom w:val="none" w:sz="0" w:space="0" w:color="auto"/>
                <w:right w:val="none" w:sz="0" w:space="0" w:color="auto"/>
              </w:divBdr>
            </w:div>
            <w:div w:id="1104417206">
              <w:marLeft w:val="0"/>
              <w:marRight w:val="0"/>
              <w:marTop w:val="0"/>
              <w:marBottom w:val="0"/>
              <w:divBdr>
                <w:top w:val="none" w:sz="0" w:space="0" w:color="auto"/>
                <w:left w:val="none" w:sz="0" w:space="0" w:color="auto"/>
                <w:bottom w:val="none" w:sz="0" w:space="0" w:color="auto"/>
                <w:right w:val="none" w:sz="0" w:space="0" w:color="auto"/>
              </w:divBdr>
            </w:div>
            <w:div w:id="1106466395">
              <w:marLeft w:val="0"/>
              <w:marRight w:val="0"/>
              <w:marTop w:val="0"/>
              <w:marBottom w:val="0"/>
              <w:divBdr>
                <w:top w:val="none" w:sz="0" w:space="0" w:color="auto"/>
                <w:left w:val="none" w:sz="0" w:space="0" w:color="auto"/>
                <w:bottom w:val="none" w:sz="0" w:space="0" w:color="auto"/>
                <w:right w:val="none" w:sz="0" w:space="0" w:color="auto"/>
              </w:divBdr>
            </w:div>
            <w:div w:id="1215124040">
              <w:marLeft w:val="0"/>
              <w:marRight w:val="0"/>
              <w:marTop w:val="0"/>
              <w:marBottom w:val="0"/>
              <w:divBdr>
                <w:top w:val="none" w:sz="0" w:space="0" w:color="auto"/>
                <w:left w:val="none" w:sz="0" w:space="0" w:color="auto"/>
                <w:bottom w:val="none" w:sz="0" w:space="0" w:color="auto"/>
                <w:right w:val="none" w:sz="0" w:space="0" w:color="auto"/>
              </w:divBdr>
            </w:div>
            <w:div w:id="1383366629">
              <w:marLeft w:val="0"/>
              <w:marRight w:val="0"/>
              <w:marTop w:val="0"/>
              <w:marBottom w:val="0"/>
              <w:divBdr>
                <w:top w:val="none" w:sz="0" w:space="0" w:color="auto"/>
                <w:left w:val="none" w:sz="0" w:space="0" w:color="auto"/>
                <w:bottom w:val="none" w:sz="0" w:space="0" w:color="auto"/>
                <w:right w:val="none" w:sz="0" w:space="0" w:color="auto"/>
              </w:divBdr>
            </w:div>
            <w:div w:id="1389232243">
              <w:marLeft w:val="0"/>
              <w:marRight w:val="0"/>
              <w:marTop w:val="0"/>
              <w:marBottom w:val="0"/>
              <w:divBdr>
                <w:top w:val="none" w:sz="0" w:space="0" w:color="auto"/>
                <w:left w:val="none" w:sz="0" w:space="0" w:color="auto"/>
                <w:bottom w:val="none" w:sz="0" w:space="0" w:color="auto"/>
                <w:right w:val="none" w:sz="0" w:space="0" w:color="auto"/>
              </w:divBdr>
            </w:div>
            <w:div w:id="1560021643">
              <w:marLeft w:val="0"/>
              <w:marRight w:val="0"/>
              <w:marTop w:val="0"/>
              <w:marBottom w:val="0"/>
              <w:divBdr>
                <w:top w:val="none" w:sz="0" w:space="0" w:color="auto"/>
                <w:left w:val="none" w:sz="0" w:space="0" w:color="auto"/>
                <w:bottom w:val="none" w:sz="0" w:space="0" w:color="auto"/>
                <w:right w:val="none" w:sz="0" w:space="0" w:color="auto"/>
              </w:divBdr>
            </w:div>
            <w:div w:id="1911577156">
              <w:marLeft w:val="0"/>
              <w:marRight w:val="0"/>
              <w:marTop w:val="0"/>
              <w:marBottom w:val="0"/>
              <w:divBdr>
                <w:top w:val="none" w:sz="0" w:space="0" w:color="auto"/>
                <w:left w:val="none" w:sz="0" w:space="0" w:color="auto"/>
                <w:bottom w:val="none" w:sz="0" w:space="0" w:color="auto"/>
                <w:right w:val="none" w:sz="0" w:space="0" w:color="auto"/>
              </w:divBdr>
            </w:div>
            <w:div w:id="19626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1177">
      <w:bodyDiv w:val="1"/>
      <w:marLeft w:val="0"/>
      <w:marRight w:val="0"/>
      <w:marTop w:val="0"/>
      <w:marBottom w:val="0"/>
      <w:divBdr>
        <w:top w:val="none" w:sz="0" w:space="0" w:color="auto"/>
        <w:left w:val="none" w:sz="0" w:space="0" w:color="auto"/>
        <w:bottom w:val="none" w:sz="0" w:space="0" w:color="auto"/>
        <w:right w:val="none" w:sz="0" w:space="0" w:color="auto"/>
      </w:divBdr>
      <w:divsChild>
        <w:div w:id="1720937762">
          <w:marLeft w:val="0"/>
          <w:marRight w:val="0"/>
          <w:marTop w:val="0"/>
          <w:marBottom w:val="0"/>
          <w:divBdr>
            <w:top w:val="none" w:sz="0" w:space="0" w:color="auto"/>
            <w:left w:val="none" w:sz="0" w:space="0" w:color="auto"/>
            <w:bottom w:val="none" w:sz="0" w:space="0" w:color="auto"/>
            <w:right w:val="none" w:sz="0" w:space="0" w:color="auto"/>
          </w:divBdr>
        </w:div>
      </w:divsChild>
    </w:div>
    <w:div w:id="1770812382">
      <w:bodyDiv w:val="1"/>
      <w:marLeft w:val="0"/>
      <w:marRight w:val="0"/>
      <w:marTop w:val="0"/>
      <w:marBottom w:val="0"/>
      <w:divBdr>
        <w:top w:val="none" w:sz="0" w:space="0" w:color="auto"/>
        <w:left w:val="none" w:sz="0" w:space="0" w:color="auto"/>
        <w:bottom w:val="none" w:sz="0" w:space="0" w:color="auto"/>
        <w:right w:val="none" w:sz="0" w:space="0" w:color="auto"/>
      </w:divBdr>
      <w:divsChild>
        <w:div w:id="337117620">
          <w:marLeft w:val="0"/>
          <w:marRight w:val="0"/>
          <w:marTop w:val="0"/>
          <w:marBottom w:val="0"/>
          <w:divBdr>
            <w:top w:val="none" w:sz="0" w:space="0" w:color="auto"/>
            <w:left w:val="none" w:sz="0" w:space="0" w:color="auto"/>
            <w:bottom w:val="none" w:sz="0" w:space="0" w:color="auto"/>
            <w:right w:val="none" w:sz="0" w:space="0" w:color="auto"/>
          </w:divBdr>
        </w:div>
        <w:div w:id="584148181">
          <w:marLeft w:val="0"/>
          <w:marRight w:val="0"/>
          <w:marTop w:val="0"/>
          <w:marBottom w:val="0"/>
          <w:divBdr>
            <w:top w:val="none" w:sz="0" w:space="0" w:color="auto"/>
            <w:left w:val="none" w:sz="0" w:space="0" w:color="auto"/>
            <w:bottom w:val="none" w:sz="0" w:space="0" w:color="auto"/>
            <w:right w:val="none" w:sz="0" w:space="0" w:color="auto"/>
          </w:divBdr>
        </w:div>
        <w:div w:id="1231622464">
          <w:marLeft w:val="0"/>
          <w:marRight w:val="0"/>
          <w:marTop w:val="0"/>
          <w:marBottom w:val="0"/>
          <w:divBdr>
            <w:top w:val="none" w:sz="0" w:space="0" w:color="auto"/>
            <w:left w:val="none" w:sz="0" w:space="0" w:color="auto"/>
            <w:bottom w:val="none" w:sz="0" w:space="0" w:color="auto"/>
            <w:right w:val="none" w:sz="0" w:space="0" w:color="auto"/>
          </w:divBdr>
        </w:div>
        <w:div w:id="1331373697">
          <w:marLeft w:val="0"/>
          <w:marRight w:val="0"/>
          <w:marTop w:val="0"/>
          <w:marBottom w:val="0"/>
          <w:divBdr>
            <w:top w:val="none" w:sz="0" w:space="0" w:color="auto"/>
            <w:left w:val="none" w:sz="0" w:space="0" w:color="auto"/>
            <w:bottom w:val="none" w:sz="0" w:space="0" w:color="auto"/>
            <w:right w:val="none" w:sz="0" w:space="0" w:color="auto"/>
          </w:divBdr>
        </w:div>
        <w:div w:id="1343898524">
          <w:marLeft w:val="0"/>
          <w:marRight w:val="0"/>
          <w:marTop w:val="0"/>
          <w:marBottom w:val="0"/>
          <w:divBdr>
            <w:top w:val="none" w:sz="0" w:space="0" w:color="auto"/>
            <w:left w:val="none" w:sz="0" w:space="0" w:color="auto"/>
            <w:bottom w:val="none" w:sz="0" w:space="0" w:color="auto"/>
            <w:right w:val="none" w:sz="0" w:space="0" w:color="auto"/>
          </w:divBdr>
        </w:div>
        <w:div w:id="1356661904">
          <w:marLeft w:val="0"/>
          <w:marRight w:val="0"/>
          <w:marTop w:val="0"/>
          <w:marBottom w:val="0"/>
          <w:divBdr>
            <w:top w:val="none" w:sz="0" w:space="0" w:color="auto"/>
            <w:left w:val="none" w:sz="0" w:space="0" w:color="auto"/>
            <w:bottom w:val="none" w:sz="0" w:space="0" w:color="auto"/>
            <w:right w:val="none" w:sz="0" w:space="0" w:color="auto"/>
          </w:divBdr>
        </w:div>
        <w:div w:id="1392653858">
          <w:marLeft w:val="0"/>
          <w:marRight w:val="0"/>
          <w:marTop w:val="0"/>
          <w:marBottom w:val="0"/>
          <w:divBdr>
            <w:top w:val="none" w:sz="0" w:space="0" w:color="auto"/>
            <w:left w:val="none" w:sz="0" w:space="0" w:color="auto"/>
            <w:bottom w:val="none" w:sz="0" w:space="0" w:color="auto"/>
            <w:right w:val="none" w:sz="0" w:space="0" w:color="auto"/>
          </w:divBdr>
        </w:div>
        <w:div w:id="1637907864">
          <w:marLeft w:val="0"/>
          <w:marRight w:val="0"/>
          <w:marTop w:val="0"/>
          <w:marBottom w:val="0"/>
          <w:divBdr>
            <w:top w:val="none" w:sz="0" w:space="0" w:color="auto"/>
            <w:left w:val="none" w:sz="0" w:space="0" w:color="auto"/>
            <w:bottom w:val="none" w:sz="0" w:space="0" w:color="auto"/>
            <w:right w:val="none" w:sz="0" w:space="0" w:color="auto"/>
          </w:divBdr>
        </w:div>
        <w:div w:id="1972200539">
          <w:marLeft w:val="0"/>
          <w:marRight w:val="0"/>
          <w:marTop w:val="0"/>
          <w:marBottom w:val="0"/>
          <w:divBdr>
            <w:top w:val="none" w:sz="0" w:space="0" w:color="auto"/>
            <w:left w:val="none" w:sz="0" w:space="0" w:color="auto"/>
            <w:bottom w:val="none" w:sz="0" w:space="0" w:color="auto"/>
            <w:right w:val="none" w:sz="0" w:space="0" w:color="auto"/>
          </w:divBdr>
        </w:div>
      </w:divsChild>
    </w:div>
    <w:div w:id="1828010093">
      <w:bodyDiv w:val="1"/>
      <w:marLeft w:val="0"/>
      <w:marRight w:val="0"/>
      <w:marTop w:val="0"/>
      <w:marBottom w:val="0"/>
      <w:divBdr>
        <w:top w:val="none" w:sz="0" w:space="0" w:color="auto"/>
        <w:left w:val="none" w:sz="0" w:space="0" w:color="auto"/>
        <w:bottom w:val="none" w:sz="0" w:space="0" w:color="auto"/>
        <w:right w:val="none" w:sz="0" w:space="0" w:color="auto"/>
      </w:divBdr>
    </w:div>
    <w:div w:id="1884513749">
      <w:bodyDiv w:val="1"/>
      <w:marLeft w:val="0"/>
      <w:marRight w:val="0"/>
      <w:marTop w:val="0"/>
      <w:marBottom w:val="0"/>
      <w:divBdr>
        <w:top w:val="none" w:sz="0" w:space="0" w:color="auto"/>
        <w:left w:val="none" w:sz="0" w:space="0" w:color="auto"/>
        <w:bottom w:val="none" w:sz="0" w:space="0" w:color="auto"/>
        <w:right w:val="none" w:sz="0" w:space="0" w:color="auto"/>
      </w:divBdr>
    </w:div>
    <w:div w:id="1886788515">
      <w:bodyDiv w:val="1"/>
      <w:marLeft w:val="0"/>
      <w:marRight w:val="0"/>
      <w:marTop w:val="0"/>
      <w:marBottom w:val="0"/>
      <w:divBdr>
        <w:top w:val="none" w:sz="0" w:space="0" w:color="auto"/>
        <w:left w:val="none" w:sz="0" w:space="0" w:color="auto"/>
        <w:bottom w:val="none" w:sz="0" w:space="0" w:color="auto"/>
        <w:right w:val="none" w:sz="0" w:space="0" w:color="auto"/>
      </w:divBdr>
    </w:div>
    <w:div w:id="1910572824">
      <w:bodyDiv w:val="1"/>
      <w:marLeft w:val="0"/>
      <w:marRight w:val="0"/>
      <w:marTop w:val="0"/>
      <w:marBottom w:val="0"/>
      <w:divBdr>
        <w:top w:val="none" w:sz="0" w:space="0" w:color="auto"/>
        <w:left w:val="none" w:sz="0" w:space="0" w:color="auto"/>
        <w:bottom w:val="none" w:sz="0" w:space="0" w:color="auto"/>
        <w:right w:val="none" w:sz="0" w:space="0" w:color="auto"/>
      </w:divBdr>
    </w:div>
    <w:div w:id="1942032554">
      <w:bodyDiv w:val="1"/>
      <w:marLeft w:val="0"/>
      <w:marRight w:val="0"/>
      <w:marTop w:val="0"/>
      <w:marBottom w:val="0"/>
      <w:divBdr>
        <w:top w:val="none" w:sz="0" w:space="0" w:color="auto"/>
        <w:left w:val="none" w:sz="0" w:space="0" w:color="auto"/>
        <w:bottom w:val="none" w:sz="0" w:space="0" w:color="auto"/>
        <w:right w:val="none" w:sz="0" w:space="0" w:color="auto"/>
      </w:divBdr>
      <w:divsChild>
        <w:div w:id="609362149">
          <w:marLeft w:val="0"/>
          <w:marRight w:val="0"/>
          <w:marTop w:val="0"/>
          <w:marBottom w:val="0"/>
          <w:divBdr>
            <w:top w:val="none" w:sz="0" w:space="0" w:color="auto"/>
            <w:left w:val="none" w:sz="0" w:space="0" w:color="auto"/>
            <w:bottom w:val="none" w:sz="0" w:space="0" w:color="auto"/>
            <w:right w:val="none" w:sz="0" w:space="0" w:color="auto"/>
          </w:divBdr>
          <w:divsChild>
            <w:div w:id="72825987">
              <w:marLeft w:val="0"/>
              <w:marRight w:val="0"/>
              <w:marTop w:val="0"/>
              <w:marBottom w:val="0"/>
              <w:divBdr>
                <w:top w:val="none" w:sz="0" w:space="0" w:color="auto"/>
                <w:left w:val="none" w:sz="0" w:space="0" w:color="auto"/>
                <w:bottom w:val="none" w:sz="0" w:space="0" w:color="auto"/>
                <w:right w:val="none" w:sz="0" w:space="0" w:color="auto"/>
              </w:divBdr>
            </w:div>
            <w:div w:id="101076657">
              <w:marLeft w:val="0"/>
              <w:marRight w:val="0"/>
              <w:marTop w:val="0"/>
              <w:marBottom w:val="0"/>
              <w:divBdr>
                <w:top w:val="none" w:sz="0" w:space="0" w:color="auto"/>
                <w:left w:val="none" w:sz="0" w:space="0" w:color="auto"/>
                <w:bottom w:val="none" w:sz="0" w:space="0" w:color="auto"/>
                <w:right w:val="none" w:sz="0" w:space="0" w:color="auto"/>
              </w:divBdr>
            </w:div>
            <w:div w:id="239173606">
              <w:marLeft w:val="0"/>
              <w:marRight w:val="0"/>
              <w:marTop w:val="0"/>
              <w:marBottom w:val="0"/>
              <w:divBdr>
                <w:top w:val="none" w:sz="0" w:space="0" w:color="auto"/>
                <w:left w:val="none" w:sz="0" w:space="0" w:color="auto"/>
                <w:bottom w:val="none" w:sz="0" w:space="0" w:color="auto"/>
                <w:right w:val="none" w:sz="0" w:space="0" w:color="auto"/>
              </w:divBdr>
            </w:div>
            <w:div w:id="460659160">
              <w:marLeft w:val="0"/>
              <w:marRight w:val="0"/>
              <w:marTop w:val="0"/>
              <w:marBottom w:val="0"/>
              <w:divBdr>
                <w:top w:val="none" w:sz="0" w:space="0" w:color="auto"/>
                <w:left w:val="none" w:sz="0" w:space="0" w:color="auto"/>
                <w:bottom w:val="none" w:sz="0" w:space="0" w:color="auto"/>
                <w:right w:val="none" w:sz="0" w:space="0" w:color="auto"/>
              </w:divBdr>
            </w:div>
            <w:div w:id="519708288">
              <w:marLeft w:val="0"/>
              <w:marRight w:val="0"/>
              <w:marTop w:val="0"/>
              <w:marBottom w:val="0"/>
              <w:divBdr>
                <w:top w:val="none" w:sz="0" w:space="0" w:color="auto"/>
                <w:left w:val="none" w:sz="0" w:space="0" w:color="auto"/>
                <w:bottom w:val="none" w:sz="0" w:space="0" w:color="auto"/>
                <w:right w:val="none" w:sz="0" w:space="0" w:color="auto"/>
              </w:divBdr>
            </w:div>
            <w:div w:id="747192348">
              <w:marLeft w:val="0"/>
              <w:marRight w:val="0"/>
              <w:marTop w:val="0"/>
              <w:marBottom w:val="0"/>
              <w:divBdr>
                <w:top w:val="none" w:sz="0" w:space="0" w:color="auto"/>
                <w:left w:val="none" w:sz="0" w:space="0" w:color="auto"/>
                <w:bottom w:val="none" w:sz="0" w:space="0" w:color="auto"/>
                <w:right w:val="none" w:sz="0" w:space="0" w:color="auto"/>
              </w:divBdr>
            </w:div>
            <w:div w:id="872353330">
              <w:marLeft w:val="0"/>
              <w:marRight w:val="0"/>
              <w:marTop w:val="0"/>
              <w:marBottom w:val="0"/>
              <w:divBdr>
                <w:top w:val="none" w:sz="0" w:space="0" w:color="auto"/>
                <w:left w:val="none" w:sz="0" w:space="0" w:color="auto"/>
                <w:bottom w:val="none" w:sz="0" w:space="0" w:color="auto"/>
                <w:right w:val="none" w:sz="0" w:space="0" w:color="auto"/>
              </w:divBdr>
            </w:div>
            <w:div w:id="911351286">
              <w:marLeft w:val="0"/>
              <w:marRight w:val="0"/>
              <w:marTop w:val="0"/>
              <w:marBottom w:val="0"/>
              <w:divBdr>
                <w:top w:val="none" w:sz="0" w:space="0" w:color="auto"/>
                <w:left w:val="none" w:sz="0" w:space="0" w:color="auto"/>
                <w:bottom w:val="none" w:sz="0" w:space="0" w:color="auto"/>
                <w:right w:val="none" w:sz="0" w:space="0" w:color="auto"/>
              </w:divBdr>
            </w:div>
            <w:div w:id="1032652886">
              <w:marLeft w:val="0"/>
              <w:marRight w:val="0"/>
              <w:marTop w:val="0"/>
              <w:marBottom w:val="0"/>
              <w:divBdr>
                <w:top w:val="none" w:sz="0" w:space="0" w:color="auto"/>
                <w:left w:val="none" w:sz="0" w:space="0" w:color="auto"/>
                <w:bottom w:val="none" w:sz="0" w:space="0" w:color="auto"/>
                <w:right w:val="none" w:sz="0" w:space="0" w:color="auto"/>
              </w:divBdr>
            </w:div>
            <w:div w:id="1546212259">
              <w:marLeft w:val="0"/>
              <w:marRight w:val="0"/>
              <w:marTop w:val="0"/>
              <w:marBottom w:val="0"/>
              <w:divBdr>
                <w:top w:val="none" w:sz="0" w:space="0" w:color="auto"/>
                <w:left w:val="none" w:sz="0" w:space="0" w:color="auto"/>
                <w:bottom w:val="none" w:sz="0" w:space="0" w:color="auto"/>
                <w:right w:val="none" w:sz="0" w:space="0" w:color="auto"/>
              </w:divBdr>
            </w:div>
            <w:div w:id="1921211620">
              <w:marLeft w:val="0"/>
              <w:marRight w:val="0"/>
              <w:marTop w:val="0"/>
              <w:marBottom w:val="0"/>
              <w:divBdr>
                <w:top w:val="none" w:sz="0" w:space="0" w:color="auto"/>
                <w:left w:val="none" w:sz="0" w:space="0" w:color="auto"/>
                <w:bottom w:val="none" w:sz="0" w:space="0" w:color="auto"/>
                <w:right w:val="none" w:sz="0" w:space="0" w:color="auto"/>
              </w:divBdr>
            </w:div>
            <w:div w:id="1982493984">
              <w:marLeft w:val="0"/>
              <w:marRight w:val="0"/>
              <w:marTop w:val="0"/>
              <w:marBottom w:val="0"/>
              <w:divBdr>
                <w:top w:val="none" w:sz="0" w:space="0" w:color="auto"/>
                <w:left w:val="none" w:sz="0" w:space="0" w:color="auto"/>
                <w:bottom w:val="none" w:sz="0" w:space="0" w:color="auto"/>
                <w:right w:val="none" w:sz="0" w:space="0" w:color="auto"/>
              </w:divBdr>
            </w:div>
            <w:div w:id="2005236568">
              <w:marLeft w:val="0"/>
              <w:marRight w:val="0"/>
              <w:marTop w:val="0"/>
              <w:marBottom w:val="0"/>
              <w:divBdr>
                <w:top w:val="none" w:sz="0" w:space="0" w:color="auto"/>
                <w:left w:val="none" w:sz="0" w:space="0" w:color="auto"/>
                <w:bottom w:val="none" w:sz="0" w:space="0" w:color="auto"/>
                <w:right w:val="none" w:sz="0" w:space="0" w:color="auto"/>
              </w:divBdr>
            </w:div>
            <w:div w:id="20840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17690">
      <w:bodyDiv w:val="1"/>
      <w:marLeft w:val="0"/>
      <w:marRight w:val="0"/>
      <w:marTop w:val="0"/>
      <w:marBottom w:val="0"/>
      <w:divBdr>
        <w:top w:val="none" w:sz="0" w:space="0" w:color="auto"/>
        <w:left w:val="none" w:sz="0" w:space="0" w:color="auto"/>
        <w:bottom w:val="none" w:sz="0" w:space="0" w:color="auto"/>
        <w:right w:val="none" w:sz="0" w:space="0" w:color="auto"/>
      </w:divBdr>
    </w:div>
    <w:div w:id="2035308056">
      <w:bodyDiv w:val="1"/>
      <w:marLeft w:val="0"/>
      <w:marRight w:val="0"/>
      <w:marTop w:val="0"/>
      <w:marBottom w:val="0"/>
      <w:divBdr>
        <w:top w:val="none" w:sz="0" w:space="0" w:color="auto"/>
        <w:left w:val="none" w:sz="0" w:space="0" w:color="auto"/>
        <w:bottom w:val="none" w:sz="0" w:space="0" w:color="auto"/>
        <w:right w:val="none" w:sz="0" w:space="0" w:color="auto"/>
      </w:divBdr>
    </w:div>
    <w:div w:id="2057581621">
      <w:bodyDiv w:val="1"/>
      <w:marLeft w:val="0"/>
      <w:marRight w:val="0"/>
      <w:marTop w:val="0"/>
      <w:marBottom w:val="0"/>
      <w:divBdr>
        <w:top w:val="none" w:sz="0" w:space="0" w:color="auto"/>
        <w:left w:val="none" w:sz="0" w:space="0" w:color="auto"/>
        <w:bottom w:val="none" w:sz="0" w:space="0" w:color="auto"/>
        <w:right w:val="none" w:sz="0" w:space="0" w:color="auto"/>
      </w:divBdr>
      <w:divsChild>
        <w:div w:id="1621835130">
          <w:marLeft w:val="0"/>
          <w:marRight w:val="0"/>
          <w:marTop w:val="0"/>
          <w:marBottom w:val="0"/>
          <w:divBdr>
            <w:top w:val="none" w:sz="0" w:space="0" w:color="auto"/>
            <w:left w:val="none" w:sz="0" w:space="0" w:color="auto"/>
            <w:bottom w:val="none" w:sz="0" w:space="0" w:color="auto"/>
            <w:right w:val="none" w:sz="0" w:space="0" w:color="auto"/>
          </w:divBdr>
          <w:divsChild>
            <w:div w:id="9642923">
              <w:marLeft w:val="0"/>
              <w:marRight w:val="0"/>
              <w:marTop w:val="0"/>
              <w:marBottom w:val="0"/>
              <w:divBdr>
                <w:top w:val="none" w:sz="0" w:space="0" w:color="auto"/>
                <w:left w:val="none" w:sz="0" w:space="0" w:color="auto"/>
                <w:bottom w:val="none" w:sz="0" w:space="0" w:color="auto"/>
                <w:right w:val="none" w:sz="0" w:space="0" w:color="auto"/>
              </w:divBdr>
            </w:div>
            <w:div w:id="17196058">
              <w:marLeft w:val="0"/>
              <w:marRight w:val="0"/>
              <w:marTop w:val="0"/>
              <w:marBottom w:val="0"/>
              <w:divBdr>
                <w:top w:val="none" w:sz="0" w:space="0" w:color="auto"/>
                <w:left w:val="none" w:sz="0" w:space="0" w:color="auto"/>
                <w:bottom w:val="none" w:sz="0" w:space="0" w:color="auto"/>
                <w:right w:val="none" w:sz="0" w:space="0" w:color="auto"/>
              </w:divBdr>
            </w:div>
            <w:div w:id="21517844">
              <w:marLeft w:val="0"/>
              <w:marRight w:val="0"/>
              <w:marTop w:val="0"/>
              <w:marBottom w:val="0"/>
              <w:divBdr>
                <w:top w:val="none" w:sz="0" w:space="0" w:color="auto"/>
                <w:left w:val="none" w:sz="0" w:space="0" w:color="auto"/>
                <w:bottom w:val="none" w:sz="0" w:space="0" w:color="auto"/>
                <w:right w:val="none" w:sz="0" w:space="0" w:color="auto"/>
              </w:divBdr>
            </w:div>
            <w:div w:id="53621338">
              <w:marLeft w:val="0"/>
              <w:marRight w:val="0"/>
              <w:marTop w:val="0"/>
              <w:marBottom w:val="0"/>
              <w:divBdr>
                <w:top w:val="none" w:sz="0" w:space="0" w:color="auto"/>
                <w:left w:val="none" w:sz="0" w:space="0" w:color="auto"/>
                <w:bottom w:val="none" w:sz="0" w:space="0" w:color="auto"/>
                <w:right w:val="none" w:sz="0" w:space="0" w:color="auto"/>
              </w:divBdr>
            </w:div>
            <w:div w:id="269973939">
              <w:marLeft w:val="0"/>
              <w:marRight w:val="0"/>
              <w:marTop w:val="0"/>
              <w:marBottom w:val="0"/>
              <w:divBdr>
                <w:top w:val="none" w:sz="0" w:space="0" w:color="auto"/>
                <w:left w:val="none" w:sz="0" w:space="0" w:color="auto"/>
                <w:bottom w:val="none" w:sz="0" w:space="0" w:color="auto"/>
                <w:right w:val="none" w:sz="0" w:space="0" w:color="auto"/>
              </w:divBdr>
            </w:div>
            <w:div w:id="286855533">
              <w:marLeft w:val="0"/>
              <w:marRight w:val="0"/>
              <w:marTop w:val="0"/>
              <w:marBottom w:val="0"/>
              <w:divBdr>
                <w:top w:val="none" w:sz="0" w:space="0" w:color="auto"/>
                <w:left w:val="none" w:sz="0" w:space="0" w:color="auto"/>
                <w:bottom w:val="none" w:sz="0" w:space="0" w:color="auto"/>
                <w:right w:val="none" w:sz="0" w:space="0" w:color="auto"/>
              </w:divBdr>
            </w:div>
            <w:div w:id="1117143701">
              <w:marLeft w:val="0"/>
              <w:marRight w:val="0"/>
              <w:marTop w:val="0"/>
              <w:marBottom w:val="0"/>
              <w:divBdr>
                <w:top w:val="none" w:sz="0" w:space="0" w:color="auto"/>
                <w:left w:val="none" w:sz="0" w:space="0" w:color="auto"/>
                <w:bottom w:val="none" w:sz="0" w:space="0" w:color="auto"/>
                <w:right w:val="none" w:sz="0" w:space="0" w:color="auto"/>
              </w:divBdr>
            </w:div>
            <w:div w:id="1268002536">
              <w:marLeft w:val="0"/>
              <w:marRight w:val="0"/>
              <w:marTop w:val="0"/>
              <w:marBottom w:val="0"/>
              <w:divBdr>
                <w:top w:val="none" w:sz="0" w:space="0" w:color="auto"/>
                <w:left w:val="none" w:sz="0" w:space="0" w:color="auto"/>
                <w:bottom w:val="none" w:sz="0" w:space="0" w:color="auto"/>
                <w:right w:val="none" w:sz="0" w:space="0" w:color="auto"/>
              </w:divBdr>
            </w:div>
            <w:div w:id="1372339306">
              <w:marLeft w:val="0"/>
              <w:marRight w:val="0"/>
              <w:marTop w:val="0"/>
              <w:marBottom w:val="0"/>
              <w:divBdr>
                <w:top w:val="none" w:sz="0" w:space="0" w:color="auto"/>
                <w:left w:val="none" w:sz="0" w:space="0" w:color="auto"/>
                <w:bottom w:val="none" w:sz="0" w:space="0" w:color="auto"/>
                <w:right w:val="none" w:sz="0" w:space="0" w:color="auto"/>
              </w:divBdr>
            </w:div>
            <w:div w:id="1682390070">
              <w:marLeft w:val="0"/>
              <w:marRight w:val="0"/>
              <w:marTop w:val="0"/>
              <w:marBottom w:val="0"/>
              <w:divBdr>
                <w:top w:val="none" w:sz="0" w:space="0" w:color="auto"/>
                <w:left w:val="none" w:sz="0" w:space="0" w:color="auto"/>
                <w:bottom w:val="none" w:sz="0" w:space="0" w:color="auto"/>
                <w:right w:val="none" w:sz="0" w:space="0" w:color="auto"/>
              </w:divBdr>
            </w:div>
            <w:div w:id="1914854837">
              <w:marLeft w:val="0"/>
              <w:marRight w:val="0"/>
              <w:marTop w:val="0"/>
              <w:marBottom w:val="0"/>
              <w:divBdr>
                <w:top w:val="none" w:sz="0" w:space="0" w:color="auto"/>
                <w:left w:val="none" w:sz="0" w:space="0" w:color="auto"/>
                <w:bottom w:val="none" w:sz="0" w:space="0" w:color="auto"/>
                <w:right w:val="none" w:sz="0" w:space="0" w:color="auto"/>
              </w:divBdr>
            </w:div>
            <w:div w:id="1968853188">
              <w:marLeft w:val="0"/>
              <w:marRight w:val="0"/>
              <w:marTop w:val="0"/>
              <w:marBottom w:val="0"/>
              <w:divBdr>
                <w:top w:val="none" w:sz="0" w:space="0" w:color="auto"/>
                <w:left w:val="none" w:sz="0" w:space="0" w:color="auto"/>
                <w:bottom w:val="none" w:sz="0" w:space="0" w:color="auto"/>
                <w:right w:val="none" w:sz="0" w:space="0" w:color="auto"/>
              </w:divBdr>
            </w:div>
            <w:div w:id="2009211096">
              <w:marLeft w:val="0"/>
              <w:marRight w:val="0"/>
              <w:marTop w:val="0"/>
              <w:marBottom w:val="0"/>
              <w:divBdr>
                <w:top w:val="none" w:sz="0" w:space="0" w:color="auto"/>
                <w:left w:val="none" w:sz="0" w:space="0" w:color="auto"/>
                <w:bottom w:val="none" w:sz="0" w:space="0" w:color="auto"/>
                <w:right w:val="none" w:sz="0" w:space="0" w:color="auto"/>
              </w:divBdr>
            </w:div>
            <w:div w:id="2068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5AB4959B24447A1BF0247BA3AE4CB13"/>
        <w:category>
          <w:name w:val="Allgemein"/>
          <w:gallery w:val="placeholder"/>
        </w:category>
        <w:types>
          <w:type w:val="bbPlcHdr"/>
        </w:types>
        <w:behaviors>
          <w:behavior w:val="content"/>
        </w:behaviors>
        <w:guid w:val="{F13F1C63-FA55-4587-AC53-00F274B67D76}"/>
      </w:docPartPr>
      <w:docPartBody>
        <w:p w:rsidR="007D05A1" w:rsidRDefault="005564EF">
          <w:pPr>
            <w:pStyle w:val="45AB4959B24447A1BF0247BA3AE4CB13"/>
          </w:pPr>
          <w:r w:rsidRPr="006F674B">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CE0DB3ED-3960-46EE-AB40-444236AEDC95}"/>
      </w:docPartPr>
      <w:docPartBody>
        <w:p w:rsidR="00FC78AC" w:rsidRDefault="0050026E">
          <w:r w:rsidRPr="00D64912">
            <w:rPr>
              <w:rStyle w:val="Platzhaltertext"/>
            </w:rPr>
            <w:t>Klicken oder tippen Sie hier, um Text einzugeben.</w:t>
          </w:r>
        </w:p>
      </w:docPartBody>
    </w:docPart>
    <w:docPart>
      <w:docPartPr>
        <w:name w:val="428A7521555843F09246C3A6C62275CC"/>
        <w:category>
          <w:name w:val="Allgemein"/>
          <w:gallery w:val="placeholder"/>
        </w:category>
        <w:types>
          <w:type w:val="bbPlcHdr"/>
        </w:types>
        <w:behaviors>
          <w:behavior w:val="content"/>
        </w:behaviors>
        <w:guid w:val="{7A0FB565-D57D-488D-8D90-E7C9861C31AC}"/>
      </w:docPartPr>
      <w:docPartBody>
        <w:p w:rsidR="002368F4" w:rsidRDefault="0050026E">
          <w:pPr>
            <w:pStyle w:val="428A7521555843F09246C3A6C62275CC"/>
          </w:pPr>
          <w:r w:rsidRPr="00D64912">
            <w:rPr>
              <w:rStyle w:val="Platzhaltertext"/>
            </w:rPr>
            <w:t>Klicken oder tippen Sie hier, um Text einzugeben.</w:t>
          </w:r>
        </w:p>
      </w:docPartBody>
    </w:docPart>
    <w:docPart>
      <w:docPartPr>
        <w:name w:val="DE266523FE1E48EABBA3C776A4C71DC7"/>
        <w:category>
          <w:name w:val="Allgemein"/>
          <w:gallery w:val="placeholder"/>
        </w:category>
        <w:types>
          <w:type w:val="bbPlcHdr"/>
        </w:types>
        <w:behaviors>
          <w:behavior w:val="content"/>
        </w:behaviors>
        <w:guid w:val="{FD0CF1DA-690E-4783-B771-384EBDAFA80C}"/>
      </w:docPartPr>
      <w:docPartBody>
        <w:p w:rsidR="002368F4" w:rsidRDefault="0050026E">
          <w:pPr>
            <w:pStyle w:val="DE266523FE1E48EABBA3C776A4C71DC7"/>
          </w:pPr>
          <w:r w:rsidRPr="00D64912">
            <w:rPr>
              <w:rStyle w:val="Platzhaltertext"/>
            </w:rPr>
            <w:t>Klicken oder tippen Sie hier, um Text einzugeben.</w:t>
          </w:r>
        </w:p>
      </w:docPartBody>
    </w:docPart>
    <w:docPart>
      <w:docPartPr>
        <w:name w:val="43F3E83E84D641DC925D39A57D017C61"/>
        <w:category>
          <w:name w:val="Allgemein"/>
          <w:gallery w:val="placeholder"/>
        </w:category>
        <w:types>
          <w:type w:val="bbPlcHdr"/>
        </w:types>
        <w:behaviors>
          <w:behavior w:val="content"/>
        </w:behaviors>
        <w:guid w:val="{23399AD3-F797-4110-861F-D51970FBDBBA}"/>
      </w:docPartPr>
      <w:docPartBody>
        <w:p w:rsidR="002368F4" w:rsidRDefault="0057240E">
          <w:pPr>
            <w:pStyle w:val="43F3E83E84D641DC925D39A57D017C61"/>
          </w:pPr>
          <w:r w:rsidRPr="00D64912">
            <w:rPr>
              <w:rStyle w:val="Platzhaltertext"/>
            </w:rPr>
            <w:t>Klicken oder tippen Sie hier, um Text einzugeben.</w:t>
          </w:r>
        </w:p>
      </w:docPartBody>
    </w:docPart>
    <w:docPart>
      <w:docPartPr>
        <w:name w:val="66A3097D3B8C4602AF1E1F1054304426"/>
        <w:category>
          <w:name w:val="Allgemein"/>
          <w:gallery w:val="placeholder"/>
        </w:category>
        <w:types>
          <w:type w:val="bbPlcHdr"/>
        </w:types>
        <w:behaviors>
          <w:behavior w:val="content"/>
        </w:behaviors>
        <w:guid w:val="{0E7E0948-BC86-44EF-BFE9-F9924E76C5F9}"/>
      </w:docPartPr>
      <w:docPartBody>
        <w:p w:rsidR="00E15648" w:rsidRDefault="0050026E">
          <w:pPr>
            <w:pStyle w:val="66A3097D3B8C4602AF1E1F1054304426"/>
          </w:pPr>
          <w:r w:rsidRPr="00D64912">
            <w:rPr>
              <w:rStyle w:val="Platzhaltertext"/>
            </w:rPr>
            <w:t>Klicken oder tippen Sie hier, um Text einzugeben.</w:t>
          </w:r>
        </w:p>
      </w:docPartBody>
    </w:docPart>
    <w:docPart>
      <w:docPartPr>
        <w:name w:val="7CD53F86B9694335A8A0CE227FF4C148"/>
        <w:category>
          <w:name w:val="Allgemein"/>
          <w:gallery w:val="placeholder"/>
        </w:category>
        <w:types>
          <w:type w:val="bbPlcHdr"/>
        </w:types>
        <w:behaviors>
          <w:behavior w:val="content"/>
        </w:behaviors>
        <w:guid w:val="{5A224711-7590-4F73-A82A-A916E59DBAFB}"/>
      </w:docPartPr>
      <w:docPartBody>
        <w:p w:rsidR="00E15648" w:rsidRDefault="009743D4">
          <w:pPr>
            <w:pStyle w:val="7CD53F86B9694335A8A0CE227FF4C148"/>
          </w:pPr>
          <w:r w:rsidRPr="00D64912">
            <w:rPr>
              <w:rStyle w:val="Platzhaltertext"/>
            </w:rPr>
            <w:t>Klicken oder tippen Sie hier, um Text einzugeben.</w:t>
          </w:r>
        </w:p>
      </w:docPartBody>
    </w:docPart>
    <w:docPart>
      <w:docPartPr>
        <w:name w:val="95C4FFE0D3664FE88C891CB7C45BFA2C"/>
        <w:category>
          <w:name w:val="Allgemein"/>
          <w:gallery w:val="placeholder"/>
        </w:category>
        <w:types>
          <w:type w:val="bbPlcHdr"/>
        </w:types>
        <w:behaviors>
          <w:behavior w:val="content"/>
        </w:behaviors>
        <w:guid w:val="{C0576E7A-9030-41F8-9D65-F575B0A682FA}"/>
      </w:docPartPr>
      <w:docPartBody>
        <w:p w:rsidR="00E15648" w:rsidRDefault="0057240E">
          <w:pPr>
            <w:pStyle w:val="95C4FFE0D3664FE88C891CB7C45BFA2C"/>
          </w:pPr>
          <w:r w:rsidRPr="00D64912">
            <w:rPr>
              <w:rStyle w:val="Platzhaltertext"/>
            </w:rPr>
            <w:t>Klicken oder tippen Sie hier, um Text einzugeben.</w:t>
          </w:r>
        </w:p>
      </w:docPartBody>
    </w:docPart>
    <w:docPart>
      <w:docPartPr>
        <w:name w:val="5C58F2A9CD324A04819604BAFA2F4524"/>
        <w:category>
          <w:name w:val="Allgemein"/>
          <w:gallery w:val="placeholder"/>
        </w:category>
        <w:types>
          <w:type w:val="bbPlcHdr"/>
        </w:types>
        <w:behaviors>
          <w:behavior w:val="content"/>
        </w:behaviors>
        <w:guid w:val="{D2916290-26A0-4661-8D28-B8F50C0A8FBE}"/>
      </w:docPartPr>
      <w:docPartBody>
        <w:p w:rsidR="00E15648" w:rsidRDefault="0057240E">
          <w:pPr>
            <w:pStyle w:val="5C58F2A9CD324A04819604BAFA2F4524"/>
          </w:pPr>
          <w:r w:rsidRPr="00303B5F">
            <w:rPr>
              <w:rStyle w:val="Platzhaltertext"/>
            </w:rPr>
            <w:t>Klicken oder tippen Sie hier, um Text einzugeben.</w:t>
          </w:r>
        </w:p>
      </w:docPartBody>
    </w:docPart>
    <w:docPart>
      <w:docPartPr>
        <w:name w:val="A98C87FCDE6D4B4985219AE5C3AC29DE"/>
        <w:category>
          <w:name w:val="Allgemein"/>
          <w:gallery w:val="placeholder"/>
        </w:category>
        <w:types>
          <w:type w:val="bbPlcHdr"/>
        </w:types>
        <w:behaviors>
          <w:behavior w:val="content"/>
        </w:behaviors>
        <w:guid w:val="{322D8CF0-CB6C-4198-BF1A-9022FEB57625}"/>
      </w:docPartPr>
      <w:docPartBody>
        <w:p w:rsidR="00E15648" w:rsidRDefault="0057240E">
          <w:pPr>
            <w:pStyle w:val="A98C87FCDE6D4B4985219AE5C3AC29DE"/>
          </w:pPr>
          <w:r w:rsidRPr="00D64912">
            <w:rPr>
              <w:rStyle w:val="Platzhaltertext"/>
            </w:rPr>
            <w:t>Klicken oder tippen Sie hier, um Text einzugeben.</w:t>
          </w:r>
        </w:p>
      </w:docPartBody>
    </w:docPart>
    <w:docPart>
      <w:docPartPr>
        <w:name w:val="DF22A2C2A95F4910BEEFF7282B995D22"/>
        <w:category>
          <w:name w:val="Allgemein"/>
          <w:gallery w:val="placeholder"/>
        </w:category>
        <w:types>
          <w:type w:val="bbPlcHdr"/>
        </w:types>
        <w:behaviors>
          <w:behavior w:val="content"/>
        </w:behaviors>
        <w:guid w:val="{E1607318-9EF8-4D5A-B3FF-A1AE595A41F2}"/>
      </w:docPartPr>
      <w:docPartBody>
        <w:p w:rsidR="00E15648" w:rsidRDefault="0057240E">
          <w:pPr>
            <w:pStyle w:val="DF22A2C2A95F4910BEEFF7282B995D22"/>
          </w:pPr>
          <w:r w:rsidRPr="00303B5F">
            <w:rPr>
              <w:rStyle w:val="Platzhaltertext"/>
            </w:rPr>
            <w:t>Klicken oder tippen Sie hier, um Text einzugeben.</w:t>
          </w:r>
        </w:p>
      </w:docPartBody>
    </w:docPart>
    <w:docPart>
      <w:docPartPr>
        <w:name w:val="C4B80B5C94E24CD7933D55680AD61620"/>
        <w:category>
          <w:name w:val="Allgemein"/>
          <w:gallery w:val="placeholder"/>
        </w:category>
        <w:types>
          <w:type w:val="bbPlcHdr"/>
        </w:types>
        <w:behaviors>
          <w:behavior w:val="content"/>
        </w:behaviors>
        <w:guid w:val="{FA7A1420-97F1-4786-AC8E-404FCF5E962C}"/>
      </w:docPartPr>
      <w:docPartBody>
        <w:p w:rsidR="00E15648" w:rsidRDefault="0057240E">
          <w:pPr>
            <w:pStyle w:val="C4B80B5C94E24CD7933D55680AD61620"/>
          </w:pPr>
          <w:r w:rsidRPr="00D64912">
            <w:rPr>
              <w:rStyle w:val="Platzhaltertext"/>
            </w:rPr>
            <w:t>Klicken oder tippen Sie hier, um Text einzugeben.</w:t>
          </w:r>
        </w:p>
      </w:docPartBody>
    </w:docPart>
    <w:docPart>
      <w:docPartPr>
        <w:name w:val="85C60F66CE9F47E29EABE2A19B968B04"/>
        <w:category>
          <w:name w:val="Allgemein"/>
          <w:gallery w:val="placeholder"/>
        </w:category>
        <w:types>
          <w:type w:val="bbPlcHdr"/>
        </w:types>
        <w:behaviors>
          <w:behavior w:val="content"/>
        </w:behaviors>
        <w:guid w:val="{88AA501E-EB51-4B6F-AC2A-743921F5D31A}"/>
      </w:docPartPr>
      <w:docPartBody>
        <w:p w:rsidR="00E15648" w:rsidRDefault="0057240E">
          <w:pPr>
            <w:pStyle w:val="85C60F66CE9F47E29EABE2A19B968B04"/>
          </w:pPr>
          <w:r w:rsidRPr="00D64912">
            <w:rPr>
              <w:rStyle w:val="Platzhaltertext"/>
            </w:rPr>
            <w:t>Klicken oder tippen Sie hier, um Text einzugeben.</w:t>
          </w:r>
        </w:p>
      </w:docPartBody>
    </w:docPart>
    <w:docPart>
      <w:docPartPr>
        <w:name w:val="EAE71AD39A2C4FBDBA24765C386A3171"/>
        <w:category>
          <w:name w:val="Allgemein"/>
          <w:gallery w:val="placeholder"/>
        </w:category>
        <w:types>
          <w:type w:val="bbPlcHdr"/>
        </w:types>
        <w:behaviors>
          <w:behavior w:val="content"/>
        </w:behaviors>
        <w:guid w:val="{41FD9BCC-347B-4CC2-8013-A6723355E503}"/>
      </w:docPartPr>
      <w:docPartBody>
        <w:p w:rsidR="000C4900" w:rsidRDefault="0050026E">
          <w:pPr>
            <w:pStyle w:val="EAE71AD39A2C4FBDBA24765C386A3171"/>
          </w:pPr>
          <w:r w:rsidRPr="00D64912">
            <w:rPr>
              <w:rStyle w:val="Platzhaltertext"/>
            </w:rPr>
            <w:t>Klicken oder tippen Sie hier, um Text einzugeben.</w:t>
          </w:r>
        </w:p>
      </w:docPartBody>
    </w:docPart>
    <w:docPart>
      <w:docPartPr>
        <w:name w:val="CAABEBBED9EA41D89FB366D038C6C2B8"/>
        <w:category>
          <w:name w:val="Allgemein"/>
          <w:gallery w:val="placeholder"/>
        </w:category>
        <w:types>
          <w:type w:val="bbPlcHdr"/>
        </w:types>
        <w:behaviors>
          <w:behavior w:val="content"/>
        </w:behaviors>
        <w:guid w:val="{0B3287FB-EFE5-41F8-A4C8-5734FBC7A1AC}"/>
      </w:docPartPr>
      <w:docPartBody>
        <w:p w:rsidR="0057240E" w:rsidRDefault="0057240E">
          <w:pPr>
            <w:pStyle w:val="CAABEBBED9EA41D89FB366D038C6C2B8"/>
          </w:pPr>
          <w:r w:rsidRPr="00D64912">
            <w:rPr>
              <w:rStyle w:val="Platzhaltertext"/>
            </w:rPr>
            <w:t>Klicken oder tippen Sie hier, um Text einzugeben.</w:t>
          </w:r>
        </w:p>
      </w:docPartBody>
    </w:docPart>
    <w:docPart>
      <w:docPartPr>
        <w:name w:val="15A7ED5549394B60B2C1AF6BB2510935"/>
        <w:category>
          <w:name w:val="Allgemein"/>
          <w:gallery w:val="placeholder"/>
        </w:category>
        <w:types>
          <w:type w:val="bbPlcHdr"/>
        </w:types>
        <w:behaviors>
          <w:behavior w:val="content"/>
        </w:behaviors>
        <w:guid w:val="{48ABDA8B-0E1B-435A-8BE3-D5C278B7E7BE}"/>
      </w:docPartPr>
      <w:docPartBody>
        <w:p w:rsidR="0057240E" w:rsidRDefault="0057240E">
          <w:pPr>
            <w:pStyle w:val="15A7ED5549394B60B2C1AF6BB2510935"/>
          </w:pPr>
          <w:r w:rsidRPr="00D64912">
            <w:rPr>
              <w:rStyle w:val="Platzhaltertext"/>
            </w:rPr>
            <w:t>Klicken oder tippen Sie hier, um Text einzugeben.</w:t>
          </w:r>
        </w:p>
      </w:docPartBody>
    </w:docPart>
    <w:docPart>
      <w:docPartPr>
        <w:name w:val="0353E1540CEE4189AD8FB7A60EBBB4D8"/>
        <w:category>
          <w:name w:val="Allgemein"/>
          <w:gallery w:val="placeholder"/>
        </w:category>
        <w:types>
          <w:type w:val="bbPlcHdr"/>
        </w:types>
        <w:behaviors>
          <w:behavior w:val="content"/>
        </w:behaviors>
        <w:guid w:val="{FF2B6EB1-F9EE-40EE-88A1-410C995236C2}"/>
      </w:docPartPr>
      <w:docPartBody>
        <w:p w:rsidR="0057240E" w:rsidRDefault="0050026E">
          <w:pPr>
            <w:pStyle w:val="0353E1540CEE4189AD8FB7A60EBBB4D8"/>
          </w:pPr>
          <w:r w:rsidRPr="00D64912">
            <w:rPr>
              <w:rStyle w:val="Platzhaltertext"/>
            </w:rPr>
            <w:t>Klicken oder tippen Sie hier, um Text einzugeben.</w:t>
          </w:r>
        </w:p>
      </w:docPartBody>
    </w:docPart>
    <w:docPart>
      <w:docPartPr>
        <w:name w:val="0B6BB7AC6DBF49A0BFB0977595DE1A1B"/>
        <w:category>
          <w:name w:val="Allgemein"/>
          <w:gallery w:val="placeholder"/>
        </w:category>
        <w:types>
          <w:type w:val="bbPlcHdr"/>
        </w:types>
        <w:behaviors>
          <w:behavior w:val="content"/>
        </w:behaviors>
        <w:guid w:val="{61A542B1-0E7C-4F1B-9D5A-B770D69C381A}"/>
      </w:docPartPr>
      <w:docPartBody>
        <w:p w:rsidR="0057240E" w:rsidRDefault="0050026E">
          <w:pPr>
            <w:pStyle w:val="0B6BB7AC6DBF49A0BFB0977595DE1A1B"/>
          </w:pPr>
          <w:r w:rsidRPr="00D64912">
            <w:rPr>
              <w:rStyle w:val="Platzhaltertext"/>
            </w:rPr>
            <w:t>Klicken oder tippen Sie hier, um Text einzugeben.</w:t>
          </w:r>
        </w:p>
      </w:docPartBody>
    </w:docPart>
    <w:docPart>
      <w:docPartPr>
        <w:name w:val="A3F128A498C049B19AF5D2F9099EA340"/>
        <w:category>
          <w:name w:val="Allgemein"/>
          <w:gallery w:val="placeholder"/>
        </w:category>
        <w:types>
          <w:type w:val="bbPlcHdr"/>
        </w:types>
        <w:behaviors>
          <w:behavior w:val="content"/>
        </w:behaviors>
        <w:guid w:val="{7131EEB5-BA8A-4F0B-8C39-DEC35AEB6797}"/>
      </w:docPartPr>
      <w:docPartBody>
        <w:p w:rsidR="0057240E" w:rsidRDefault="0057240E">
          <w:pPr>
            <w:pStyle w:val="A3F128A498C049B19AF5D2F9099EA340"/>
          </w:pPr>
          <w:r w:rsidRPr="00303B5F">
            <w:rPr>
              <w:rStyle w:val="Platzhaltertext"/>
            </w:rPr>
            <w:t>Klicken oder tippen Sie hier, um Text einzugeben.</w:t>
          </w:r>
        </w:p>
      </w:docPartBody>
    </w:docPart>
    <w:docPart>
      <w:docPartPr>
        <w:name w:val="347DFC6AB0E34775A6D9A6D372E18E72"/>
        <w:category>
          <w:name w:val="Allgemein"/>
          <w:gallery w:val="placeholder"/>
        </w:category>
        <w:types>
          <w:type w:val="bbPlcHdr"/>
        </w:types>
        <w:behaviors>
          <w:behavior w:val="content"/>
        </w:behaviors>
        <w:guid w:val="{CFE866C7-5F52-457F-B813-300162762B78}"/>
      </w:docPartPr>
      <w:docPartBody>
        <w:p w:rsidR="0057240E" w:rsidRDefault="0057240E">
          <w:pPr>
            <w:pStyle w:val="347DFC6AB0E34775A6D9A6D372E18E72"/>
          </w:pPr>
          <w:r w:rsidRPr="00303B5F">
            <w:rPr>
              <w:rStyle w:val="Platzhaltertext"/>
            </w:rPr>
            <w:t>Klicken oder tippen Sie hier, um Text einzugeben.</w:t>
          </w:r>
        </w:p>
      </w:docPartBody>
    </w:docPart>
    <w:docPart>
      <w:docPartPr>
        <w:name w:val="E074960D3FBC4669B75C6ABF61F4E580"/>
        <w:category>
          <w:name w:val="Allgemein"/>
          <w:gallery w:val="placeholder"/>
        </w:category>
        <w:types>
          <w:type w:val="bbPlcHdr"/>
        </w:types>
        <w:behaviors>
          <w:behavior w:val="content"/>
        </w:behaviors>
        <w:guid w:val="{6D57C14C-CCE1-4D4F-B6CA-5887F46CD48F}"/>
      </w:docPartPr>
      <w:docPartBody>
        <w:p w:rsidR="0057240E" w:rsidRDefault="0057240E">
          <w:pPr>
            <w:pStyle w:val="E074960D3FBC4669B75C6ABF61F4E580"/>
          </w:pPr>
          <w:r w:rsidRPr="00303B5F">
            <w:rPr>
              <w:rStyle w:val="Platzhaltertext"/>
            </w:rPr>
            <w:t>Klicken oder tippen Sie hier, um Text einzugeben.</w:t>
          </w:r>
        </w:p>
      </w:docPartBody>
    </w:docPart>
    <w:docPart>
      <w:docPartPr>
        <w:name w:val="05033DB092FD4D878EBC226E455EA205"/>
        <w:category>
          <w:name w:val="Allgemein"/>
          <w:gallery w:val="placeholder"/>
        </w:category>
        <w:types>
          <w:type w:val="bbPlcHdr"/>
        </w:types>
        <w:behaviors>
          <w:behavior w:val="content"/>
        </w:behaviors>
        <w:guid w:val="{8E5AFB5D-4B8A-4ECF-BE67-DE319A12BB8E}"/>
      </w:docPartPr>
      <w:docPartBody>
        <w:p w:rsidR="0057240E" w:rsidRDefault="0050026E">
          <w:pPr>
            <w:pStyle w:val="05033DB092FD4D878EBC226E455EA205"/>
          </w:pPr>
          <w:r w:rsidRPr="00D64912">
            <w:rPr>
              <w:rStyle w:val="Platzhaltertext"/>
            </w:rPr>
            <w:t>Klicken oder tippen Sie hier, um Text einzugeben.</w:t>
          </w:r>
        </w:p>
      </w:docPartBody>
    </w:docPart>
    <w:docPart>
      <w:docPartPr>
        <w:name w:val="5F659D8818444CA4815EDD267798DB79"/>
        <w:category>
          <w:name w:val="Allgemein"/>
          <w:gallery w:val="placeholder"/>
        </w:category>
        <w:types>
          <w:type w:val="bbPlcHdr"/>
        </w:types>
        <w:behaviors>
          <w:behavior w:val="content"/>
        </w:behaviors>
        <w:guid w:val="{65246EA8-B50D-4E92-8BB7-0A331C5A59B2}"/>
      </w:docPartPr>
      <w:docPartBody>
        <w:p w:rsidR="0057240E" w:rsidRDefault="0057240E">
          <w:pPr>
            <w:pStyle w:val="5F659D8818444CA4815EDD267798DB79"/>
          </w:pPr>
          <w:r w:rsidRPr="00D64912">
            <w:rPr>
              <w:rStyle w:val="Platzhaltertext"/>
            </w:rPr>
            <w:t>Klicken oder tippen Sie hier, um Text einzugeben.</w:t>
          </w:r>
        </w:p>
      </w:docPartBody>
    </w:docPart>
    <w:docPart>
      <w:docPartPr>
        <w:name w:val="7581E53017CF4264982EA7459E7F04DC"/>
        <w:category>
          <w:name w:val="Allgemein"/>
          <w:gallery w:val="placeholder"/>
        </w:category>
        <w:types>
          <w:type w:val="bbPlcHdr"/>
        </w:types>
        <w:behaviors>
          <w:behavior w:val="content"/>
        </w:behaviors>
        <w:guid w:val="{E1ECCB2E-90A6-4D0A-A03D-17313CA1BD87}"/>
      </w:docPartPr>
      <w:docPartBody>
        <w:p w:rsidR="0057240E" w:rsidRDefault="0057240E">
          <w:pPr>
            <w:pStyle w:val="7581E53017CF4264982EA7459E7F04DC"/>
          </w:pPr>
          <w:r w:rsidRPr="00D64912">
            <w:rPr>
              <w:rStyle w:val="Platzhaltertext"/>
            </w:rPr>
            <w:t>Klicken oder tippen Sie hier, um Text einzugeben.</w:t>
          </w:r>
        </w:p>
      </w:docPartBody>
    </w:docPart>
    <w:docPart>
      <w:docPartPr>
        <w:name w:val="35714B63CF2640F28C3D53EE66AD4CE0"/>
        <w:category>
          <w:name w:val="Allgemein"/>
          <w:gallery w:val="placeholder"/>
        </w:category>
        <w:types>
          <w:type w:val="bbPlcHdr"/>
        </w:types>
        <w:behaviors>
          <w:behavior w:val="content"/>
        </w:behaviors>
        <w:guid w:val="{9F13E374-DD5E-4A04-8225-FF1E9EE2A894}"/>
      </w:docPartPr>
      <w:docPartBody>
        <w:p w:rsidR="0057240E" w:rsidRDefault="0057240E">
          <w:pPr>
            <w:pStyle w:val="35714B63CF2640F28C3D53EE66AD4CE0"/>
          </w:pPr>
          <w:r w:rsidRPr="00D64912">
            <w:rPr>
              <w:rStyle w:val="Platzhaltertext"/>
            </w:rPr>
            <w:t>Klicken oder tippen Sie hier, um Text einzugeben.</w:t>
          </w:r>
        </w:p>
      </w:docPartBody>
    </w:docPart>
    <w:docPart>
      <w:docPartPr>
        <w:name w:val="5C2BA72DD2514E979B0C21FAF470449A"/>
        <w:category>
          <w:name w:val="Allgemein"/>
          <w:gallery w:val="placeholder"/>
        </w:category>
        <w:types>
          <w:type w:val="bbPlcHdr"/>
        </w:types>
        <w:behaviors>
          <w:behavior w:val="content"/>
        </w:behaviors>
        <w:guid w:val="{E4C92A64-CB6D-48EF-B630-2C970C3FF2E6}"/>
      </w:docPartPr>
      <w:docPartBody>
        <w:p w:rsidR="0057240E" w:rsidRDefault="0057240E">
          <w:pPr>
            <w:pStyle w:val="5C2BA72DD2514E979B0C21FAF470449A"/>
          </w:pPr>
          <w:r w:rsidRPr="00D64912">
            <w:rPr>
              <w:rStyle w:val="Platzhaltertext"/>
            </w:rPr>
            <w:t>Klicken oder tippen Sie hier, um Text einzugeben.</w:t>
          </w:r>
        </w:p>
      </w:docPartBody>
    </w:docPart>
    <w:docPart>
      <w:docPartPr>
        <w:name w:val="C2FF466214B44E1C9A7A2F7A98469700"/>
        <w:category>
          <w:name w:val="Allgemein"/>
          <w:gallery w:val="placeholder"/>
        </w:category>
        <w:types>
          <w:type w:val="bbPlcHdr"/>
        </w:types>
        <w:behaviors>
          <w:behavior w:val="content"/>
        </w:behaviors>
        <w:guid w:val="{DF1CBBF1-F088-4A51-8B81-24E7088DFF3C}"/>
      </w:docPartPr>
      <w:docPartBody>
        <w:p w:rsidR="0057240E" w:rsidRDefault="0057240E">
          <w:pPr>
            <w:pStyle w:val="C2FF466214B44E1C9A7A2F7A98469700"/>
          </w:pPr>
          <w:r w:rsidRPr="00D64912">
            <w:rPr>
              <w:rStyle w:val="Platzhaltertext"/>
            </w:rPr>
            <w:t>Klicken oder tippen Sie hier, um Text einzugeben.</w:t>
          </w:r>
        </w:p>
      </w:docPartBody>
    </w:docPart>
    <w:docPart>
      <w:docPartPr>
        <w:name w:val="D61930A4DB32444F94C5210C2C036BF6"/>
        <w:category>
          <w:name w:val="Allgemein"/>
          <w:gallery w:val="placeholder"/>
        </w:category>
        <w:types>
          <w:type w:val="bbPlcHdr"/>
        </w:types>
        <w:behaviors>
          <w:behavior w:val="content"/>
        </w:behaviors>
        <w:guid w:val="{5354171D-B1FE-4CD7-982B-E264B0BC4DEE}"/>
      </w:docPartPr>
      <w:docPartBody>
        <w:p w:rsidR="0057240E" w:rsidRDefault="0057240E">
          <w:pPr>
            <w:pStyle w:val="D61930A4DB32444F94C5210C2C036BF6"/>
          </w:pPr>
          <w:r w:rsidRPr="00D64912">
            <w:rPr>
              <w:rStyle w:val="Platzhaltertext"/>
            </w:rPr>
            <w:t>Klicken oder tippen Sie hier, um Text einzugeben.</w:t>
          </w:r>
        </w:p>
      </w:docPartBody>
    </w:docPart>
    <w:docPart>
      <w:docPartPr>
        <w:name w:val="7A1412FEBB8944A6850E3BE0A0D92339"/>
        <w:category>
          <w:name w:val="Allgemein"/>
          <w:gallery w:val="placeholder"/>
        </w:category>
        <w:types>
          <w:type w:val="bbPlcHdr"/>
        </w:types>
        <w:behaviors>
          <w:behavior w:val="content"/>
        </w:behaviors>
        <w:guid w:val="{09CA3AA6-A958-4EBD-A645-88BAB329E127}"/>
      </w:docPartPr>
      <w:docPartBody>
        <w:p w:rsidR="0057240E" w:rsidRDefault="0057240E">
          <w:pPr>
            <w:pStyle w:val="7A1412FEBB8944A6850E3BE0A0D92339"/>
          </w:pPr>
          <w:r w:rsidRPr="00D64912">
            <w:rPr>
              <w:rStyle w:val="Platzhaltertext"/>
            </w:rPr>
            <w:t>Klicken oder tippen Sie hier, um Text einzugeben.</w:t>
          </w:r>
        </w:p>
      </w:docPartBody>
    </w:docPart>
    <w:docPart>
      <w:docPartPr>
        <w:name w:val="EFCA53A1E52247B1A903997256CBA4CD"/>
        <w:category>
          <w:name w:val="Allgemein"/>
          <w:gallery w:val="placeholder"/>
        </w:category>
        <w:types>
          <w:type w:val="bbPlcHdr"/>
        </w:types>
        <w:behaviors>
          <w:behavior w:val="content"/>
        </w:behaviors>
        <w:guid w:val="{FE390B92-9F36-4A82-BF85-CB18C718BD7B}"/>
      </w:docPartPr>
      <w:docPartBody>
        <w:p w:rsidR="0057240E" w:rsidRDefault="0057240E">
          <w:pPr>
            <w:pStyle w:val="EFCA53A1E52247B1A903997256CBA4CD"/>
          </w:pPr>
          <w:r w:rsidRPr="00D64912">
            <w:rPr>
              <w:rStyle w:val="Platzhaltertext"/>
            </w:rPr>
            <w:t>Klicken oder tippen Sie hier, um Text einzugeben.</w:t>
          </w:r>
        </w:p>
      </w:docPartBody>
    </w:docPart>
    <w:docPart>
      <w:docPartPr>
        <w:name w:val="5985FC0940AC44C49E8A7C228F037712"/>
        <w:category>
          <w:name w:val="Allgemein"/>
          <w:gallery w:val="placeholder"/>
        </w:category>
        <w:types>
          <w:type w:val="bbPlcHdr"/>
        </w:types>
        <w:behaviors>
          <w:behavior w:val="content"/>
        </w:behaviors>
        <w:guid w:val="{5C816B6E-AEE4-4303-A630-B0DC18A55A7C}"/>
      </w:docPartPr>
      <w:docPartBody>
        <w:p w:rsidR="0057240E" w:rsidRDefault="0057240E">
          <w:pPr>
            <w:pStyle w:val="5985FC0940AC44C49E8A7C228F037712"/>
          </w:pPr>
          <w:r w:rsidRPr="00D64912">
            <w:rPr>
              <w:rStyle w:val="Platzhaltertext"/>
            </w:rPr>
            <w:t>Klicken oder tippen Sie hier, um Text einzugeben.</w:t>
          </w:r>
        </w:p>
      </w:docPartBody>
    </w:docPart>
    <w:docPart>
      <w:docPartPr>
        <w:name w:val="3789C109E5294A889F53579182745FB8"/>
        <w:category>
          <w:name w:val="Allgemein"/>
          <w:gallery w:val="placeholder"/>
        </w:category>
        <w:types>
          <w:type w:val="bbPlcHdr"/>
        </w:types>
        <w:behaviors>
          <w:behavior w:val="content"/>
        </w:behaviors>
        <w:guid w:val="{335FF4CD-0AB0-45E5-AC34-DE0018CA4FA1}"/>
      </w:docPartPr>
      <w:docPartBody>
        <w:p w:rsidR="0057240E" w:rsidRDefault="0057240E">
          <w:pPr>
            <w:pStyle w:val="3789C109E5294A889F53579182745FB8"/>
          </w:pPr>
          <w:r w:rsidRPr="00F40652">
            <w:rPr>
              <w:rStyle w:val="Platzhaltertext"/>
            </w:rPr>
            <w:t>Klicken oder tippen Sie hier, um Text einzugeben.</w:t>
          </w:r>
        </w:p>
      </w:docPartBody>
    </w:docPart>
    <w:docPart>
      <w:docPartPr>
        <w:name w:val="290D7E912D8740FBA123C7293AC17928"/>
        <w:category>
          <w:name w:val="Allgemein"/>
          <w:gallery w:val="placeholder"/>
        </w:category>
        <w:types>
          <w:type w:val="bbPlcHdr"/>
        </w:types>
        <w:behaviors>
          <w:behavior w:val="content"/>
        </w:behaviors>
        <w:guid w:val="{6A2965C5-E5BC-4035-80CC-57C6ABD35E5E}"/>
      </w:docPartPr>
      <w:docPartBody>
        <w:p w:rsidR="0057240E" w:rsidRDefault="0057240E">
          <w:pPr>
            <w:pStyle w:val="290D7E912D8740FBA123C7293AC17928"/>
          </w:pPr>
          <w:r w:rsidRPr="00D64912">
            <w:rPr>
              <w:rStyle w:val="Platzhaltertext"/>
            </w:rPr>
            <w:t>Klicken oder tippen Sie hier, um Text einzugeben.</w:t>
          </w:r>
        </w:p>
      </w:docPartBody>
    </w:docPart>
    <w:docPart>
      <w:docPartPr>
        <w:name w:val="15BA968F79BA4ECD8E9B7C3406281638"/>
        <w:category>
          <w:name w:val="Allgemein"/>
          <w:gallery w:val="placeholder"/>
        </w:category>
        <w:types>
          <w:type w:val="bbPlcHdr"/>
        </w:types>
        <w:behaviors>
          <w:behavior w:val="content"/>
        </w:behaviors>
        <w:guid w:val="{9892DD6B-7FEF-4519-AC28-E22D4DBCE224}"/>
      </w:docPartPr>
      <w:docPartBody>
        <w:p w:rsidR="0057240E" w:rsidRDefault="0057240E">
          <w:pPr>
            <w:pStyle w:val="15BA968F79BA4ECD8E9B7C3406281638"/>
          </w:pPr>
          <w:r w:rsidRPr="00303B5F">
            <w:rPr>
              <w:rStyle w:val="Platzhaltertext"/>
            </w:rPr>
            <w:t>Klicken oder tippen Sie hier, um Text einzugeben.</w:t>
          </w:r>
        </w:p>
      </w:docPartBody>
    </w:docPart>
    <w:docPart>
      <w:docPartPr>
        <w:name w:val="E5B6D1DC94034F098C1B21419F870B33"/>
        <w:category>
          <w:name w:val="Allgemein"/>
          <w:gallery w:val="placeholder"/>
        </w:category>
        <w:types>
          <w:type w:val="bbPlcHdr"/>
        </w:types>
        <w:behaviors>
          <w:behavior w:val="content"/>
        </w:behaviors>
        <w:guid w:val="{1D0257C1-6E4E-4C42-A460-9BA9AB56169A}"/>
      </w:docPartPr>
      <w:docPartBody>
        <w:p w:rsidR="0057240E" w:rsidRDefault="0057240E">
          <w:pPr>
            <w:pStyle w:val="E5B6D1DC94034F098C1B21419F870B33"/>
          </w:pPr>
          <w:r w:rsidRPr="00303B5F">
            <w:rPr>
              <w:rStyle w:val="Platzhaltertext"/>
            </w:rPr>
            <w:t>Klicken oder tippen Sie hier, um Text einzugeben.</w:t>
          </w:r>
        </w:p>
      </w:docPartBody>
    </w:docPart>
    <w:docPart>
      <w:docPartPr>
        <w:name w:val="C9770D10F5FB480D8DF240FC3D380C07"/>
        <w:category>
          <w:name w:val="Allgemein"/>
          <w:gallery w:val="placeholder"/>
        </w:category>
        <w:types>
          <w:type w:val="bbPlcHdr"/>
        </w:types>
        <w:behaviors>
          <w:behavior w:val="content"/>
        </w:behaviors>
        <w:guid w:val="{B96F47B3-9781-41FF-B4AE-25D251D85A4E}"/>
      </w:docPartPr>
      <w:docPartBody>
        <w:p w:rsidR="0057240E" w:rsidRDefault="0057240E">
          <w:pPr>
            <w:pStyle w:val="C9770D10F5FB480D8DF240FC3D380C07"/>
          </w:pPr>
          <w:r w:rsidRPr="00D64912">
            <w:rPr>
              <w:rStyle w:val="Platzhaltertext"/>
            </w:rPr>
            <w:t>Klicken oder tippen Sie hier, um Text einzugeben.</w:t>
          </w:r>
        </w:p>
      </w:docPartBody>
    </w:docPart>
    <w:docPart>
      <w:docPartPr>
        <w:name w:val="1209E316E5D6467A929421EFD7C7DD1D"/>
        <w:category>
          <w:name w:val="Allgemein"/>
          <w:gallery w:val="placeholder"/>
        </w:category>
        <w:types>
          <w:type w:val="bbPlcHdr"/>
        </w:types>
        <w:behaviors>
          <w:behavior w:val="content"/>
        </w:behaviors>
        <w:guid w:val="{5EE8D3FC-88E9-49AE-AAE0-1654A7EDBCDA}"/>
      </w:docPartPr>
      <w:docPartBody>
        <w:p w:rsidR="0057240E" w:rsidRDefault="0057240E">
          <w:pPr>
            <w:pStyle w:val="1209E316E5D6467A929421EFD7C7DD1D"/>
          </w:pPr>
          <w:r w:rsidRPr="00303B5F">
            <w:rPr>
              <w:rStyle w:val="Platzhaltertext"/>
            </w:rPr>
            <w:t>Klicken oder tippen Sie hier, um Text einzugeben.</w:t>
          </w:r>
        </w:p>
      </w:docPartBody>
    </w:docPart>
    <w:docPart>
      <w:docPartPr>
        <w:name w:val="62CFAB7B0BCD4AC39E48FE505C21F6EC"/>
        <w:category>
          <w:name w:val="Allgemein"/>
          <w:gallery w:val="placeholder"/>
        </w:category>
        <w:types>
          <w:type w:val="bbPlcHdr"/>
        </w:types>
        <w:behaviors>
          <w:behavior w:val="content"/>
        </w:behaviors>
        <w:guid w:val="{A2DED7F2-DBA2-4393-86C1-B27BC28FCAAF}"/>
      </w:docPartPr>
      <w:docPartBody>
        <w:p w:rsidR="0057240E" w:rsidRDefault="0057240E">
          <w:pPr>
            <w:pStyle w:val="62CFAB7B0BCD4AC39E48FE505C21F6EC"/>
          </w:pPr>
          <w:r w:rsidRPr="00D64912">
            <w:rPr>
              <w:rStyle w:val="Platzhaltertext"/>
            </w:rPr>
            <w:t>Klicken oder tippen Sie hier, um Text einzugeben.</w:t>
          </w:r>
        </w:p>
      </w:docPartBody>
    </w:docPart>
    <w:docPart>
      <w:docPartPr>
        <w:name w:val="082D05FC4BFF424082C4FD0790BE11F4"/>
        <w:category>
          <w:name w:val="Allgemein"/>
          <w:gallery w:val="placeholder"/>
        </w:category>
        <w:types>
          <w:type w:val="bbPlcHdr"/>
        </w:types>
        <w:behaviors>
          <w:behavior w:val="content"/>
        </w:behaviors>
        <w:guid w:val="{ABD6B1FB-31CC-42A9-A89C-07BEAB2F844D}"/>
      </w:docPartPr>
      <w:docPartBody>
        <w:p w:rsidR="0057240E" w:rsidRDefault="0057240E">
          <w:pPr>
            <w:pStyle w:val="082D05FC4BFF424082C4FD0790BE11F4"/>
          </w:pPr>
          <w:r w:rsidRPr="00D64912">
            <w:rPr>
              <w:rStyle w:val="Platzhaltertext"/>
            </w:rPr>
            <w:t>Klicken oder tippen Sie hier, um Text einzugeben.</w:t>
          </w:r>
        </w:p>
      </w:docPartBody>
    </w:docPart>
    <w:docPart>
      <w:docPartPr>
        <w:name w:val="15A8F41AF99F4129AE6A82B014992D70"/>
        <w:category>
          <w:name w:val="Allgemein"/>
          <w:gallery w:val="placeholder"/>
        </w:category>
        <w:types>
          <w:type w:val="bbPlcHdr"/>
        </w:types>
        <w:behaviors>
          <w:behavior w:val="content"/>
        </w:behaviors>
        <w:guid w:val="{57C5EB27-29A7-45E1-9D03-581837B266C0}"/>
      </w:docPartPr>
      <w:docPartBody>
        <w:p w:rsidR="0057240E" w:rsidRDefault="0057240E">
          <w:pPr>
            <w:pStyle w:val="15A8F41AF99F4129AE6A82B014992D70"/>
          </w:pPr>
          <w:r w:rsidRPr="00303B5F">
            <w:rPr>
              <w:rStyle w:val="Platzhaltertext"/>
            </w:rPr>
            <w:t>Klicken oder tippen Sie hier, um Text einzugeben.</w:t>
          </w:r>
        </w:p>
      </w:docPartBody>
    </w:docPart>
    <w:docPart>
      <w:docPartPr>
        <w:name w:val="48DE6518D06F4F528E5826DE6A745206"/>
        <w:category>
          <w:name w:val="Allgemein"/>
          <w:gallery w:val="placeholder"/>
        </w:category>
        <w:types>
          <w:type w:val="bbPlcHdr"/>
        </w:types>
        <w:behaviors>
          <w:behavior w:val="content"/>
        </w:behaviors>
        <w:guid w:val="{CE00C23A-B90A-4E15-8E10-02300B9F6635}"/>
      </w:docPartPr>
      <w:docPartBody>
        <w:p w:rsidR="0057240E" w:rsidRDefault="0050026E">
          <w:pPr>
            <w:pStyle w:val="48DE6518D06F4F528E5826DE6A745206"/>
          </w:pPr>
          <w:r w:rsidRPr="00D64912">
            <w:rPr>
              <w:rStyle w:val="Platzhaltertext"/>
            </w:rPr>
            <w:t>Klicken oder tippen Sie hier, um Text einzugeben.</w:t>
          </w:r>
        </w:p>
      </w:docPartBody>
    </w:docPart>
    <w:docPart>
      <w:docPartPr>
        <w:name w:val="1C335D55465B467D97C4F04B6FB6FB9C"/>
        <w:category>
          <w:name w:val="Allgemein"/>
          <w:gallery w:val="placeholder"/>
        </w:category>
        <w:types>
          <w:type w:val="bbPlcHdr"/>
        </w:types>
        <w:behaviors>
          <w:behavior w:val="content"/>
        </w:behaviors>
        <w:guid w:val="{9F8766FC-9916-407B-B3B1-9B1933D48085}"/>
      </w:docPartPr>
      <w:docPartBody>
        <w:p w:rsidR="0057240E" w:rsidRDefault="0057240E">
          <w:pPr>
            <w:pStyle w:val="1C335D55465B467D97C4F04B6FB6FB9C"/>
          </w:pPr>
          <w:r w:rsidRPr="00D64912">
            <w:rPr>
              <w:rStyle w:val="Platzhaltertext"/>
            </w:rPr>
            <w:t>Klicken oder tippen Sie hier, um Text einzugeben.</w:t>
          </w:r>
        </w:p>
      </w:docPartBody>
    </w:docPart>
    <w:docPart>
      <w:docPartPr>
        <w:name w:val="C73462A932DE4CA8B6EF01D9242DDE98"/>
        <w:category>
          <w:name w:val="Allgemein"/>
          <w:gallery w:val="placeholder"/>
        </w:category>
        <w:types>
          <w:type w:val="bbPlcHdr"/>
        </w:types>
        <w:behaviors>
          <w:behavior w:val="content"/>
        </w:behaviors>
        <w:guid w:val="{3C8665E0-9434-4DEC-B40F-BBCDE2A140E3}"/>
      </w:docPartPr>
      <w:docPartBody>
        <w:p w:rsidR="0057240E" w:rsidRDefault="0057240E">
          <w:pPr>
            <w:pStyle w:val="C73462A932DE4CA8B6EF01D9242DDE98"/>
          </w:pPr>
          <w:r w:rsidRPr="00D64912">
            <w:rPr>
              <w:rStyle w:val="Platzhaltertext"/>
            </w:rPr>
            <w:t>Klicken oder tippen Sie hier, um Text einzugeben.</w:t>
          </w:r>
        </w:p>
      </w:docPartBody>
    </w:docPart>
    <w:docPart>
      <w:docPartPr>
        <w:name w:val="29F5129AAE5B4079AFD95CA5D7C92064"/>
        <w:category>
          <w:name w:val="Allgemein"/>
          <w:gallery w:val="placeholder"/>
        </w:category>
        <w:types>
          <w:type w:val="bbPlcHdr"/>
        </w:types>
        <w:behaviors>
          <w:behavior w:val="content"/>
        </w:behaviors>
        <w:guid w:val="{16DB9433-837A-4B5B-9DA3-BFCBF143B83F}"/>
      </w:docPartPr>
      <w:docPartBody>
        <w:p w:rsidR="0057240E" w:rsidRDefault="0057240E">
          <w:pPr>
            <w:pStyle w:val="29F5129AAE5B4079AFD95CA5D7C92064"/>
          </w:pPr>
          <w:r w:rsidRPr="00D64912">
            <w:rPr>
              <w:rStyle w:val="Platzhaltertext"/>
            </w:rPr>
            <w:t>Klicken oder tippen Sie hier, um Text einzugeben.</w:t>
          </w:r>
        </w:p>
      </w:docPartBody>
    </w:docPart>
    <w:docPart>
      <w:docPartPr>
        <w:name w:val="5462BA3B57AA44C8A5118C45DBAB5A8C"/>
        <w:category>
          <w:name w:val="Allgemein"/>
          <w:gallery w:val="placeholder"/>
        </w:category>
        <w:types>
          <w:type w:val="bbPlcHdr"/>
        </w:types>
        <w:behaviors>
          <w:behavior w:val="content"/>
        </w:behaviors>
        <w:guid w:val="{30FAE874-45E5-4F29-AEB7-089831B283E8}"/>
      </w:docPartPr>
      <w:docPartBody>
        <w:p w:rsidR="0057240E" w:rsidRDefault="000C4900">
          <w:pPr>
            <w:pStyle w:val="5462BA3B57AA44C8A5118C45DBAB5A8C"/>
          </w:pPr>
          <w:r w:rsidRPr="00D64912">
            <w:rPr>
              <w:rStyle w:val="Platzhaltertext"/>
            </w:rPr>
            <w:t>Klicken oder tippen Sie hier, um Text einzugeben.</w:t>
          </w:r>
        </w:p>
      </w:docPartBody>
    </w:docPart>
    <w:docPart>
      <w:docPartPr>
        <w:name w:val="7B32CB5ACD3D420294DBD1EC2F21CB44"/>
        <w:category>
          <w:name w:val="Allgemein"/>
          <w:gallery w:val="placeholder"/>
        </w:category>
        <w:types>
          <w:type w:val="bbPlcHdr"/>
        </w:types>
        <w:behaviors>
          <w:behavior w:val="content"/>
        </w:behaviors>
        <w:guid w:val="{ACF6A34B-7E77-4CD2-855E-F8455FE48420}"/>
      </w:docPartPr>
      <w:docPartBody>
        <w:p w:rsidR="0057240E" w:rsidRDefault="000C4900">
          <w:pPr>
            <w:pStyle w:val="7B32CB5ACD3D420294DBD1EC2F21CB44"/>
          </w:pPr>
          <w:r w:rsidRPr="00303B5F">
            <w:rPr>
              <w:rStyle w:val="Platzhaltertext"/>
            </w:rPr>
            <w:t>Klicken oder tippen Sie hier, um Text einzugeben.</w:t>
          </w:r>
        </w:p>
      </w:docPartBody>
    </w:docPart>
    <w:docPart>
      <w:docPartPr>
        <w:name w:val="1BF153F953E040D6B40368AABA337F5C"/>
        <w:category>
          <w:name w:val="Allgemein"/>
          <w:gallery w:val="placeholder"/>
        </w:category>
        <w:types>
          <w:type w:val="bbPlcHdr"/>
        </w:types>
        <w:behaviors>
          <w:behavior w:val="content"/>
        </w:behaviors>
        <w:guid w:val="{8B5D509F-E15C-4BB1-8FC4-B760894420D6}"/>
      </w:docPartPr>
      <w:docPartBody>
        <w:p w:rsidR="0057240E" w:rsidRDefault="0050026E">
          <w:pPr>
            <w:pStyle w:val="1BF153F953E040D6B40368AABA337F5C"/>
          </w:pPr>
          <w:r w:rsidRPr="00D64912">
            <w:rPr>
              <w:rStyle w:val="Platzhaltertext"/>
            </w:rPr>
            <w:t>Klicken oder tippen Sie hier, um Text einzugeben.</w:t>
          </w:r>
        </w:p>
      </w:docPartBody>
    </w:docPart>
    <w:docPart>
      <w:docPartPr>
        <w:name w:val="FDED81409E034B0BB26E980BC33851BF"/>
        <w:category>
          <w:name w:val="Allgemein"/>
          <w:gallery w:val="placeholder"/>
        </w:category>
        <w:types>
          <w:type w:val="bbPlcHdr"/>
        </w:types>
        <w:behaviors>
          <w:behavior w:val="content"/>
        </w:behaviors>
        <w:guid w:val="{DFE7280F-0513-4A06-9923-A92ED28649A5}"/>
      </w:docPartPr>
      <w:docPartBody>
        <w:p w:rsidR="0057240E" w:rsidRDefault="0057240E">
          <w:pPr>
            <w:pStyle w:val="FDED81409E034B0BB26E980BC33851BF"/>
          </w:pPr>
          <w:r w:rsidRPr="00D64912">
            <w:rPr>
              <w:rStyle w:val="Platzhaltertext"/>
            </w:rPr>
            <w:t>Klicken oder tippen Sie hier, um Text einzugeben.</w:t>
          </w:r>
        </w:p>
      </w:docPartBody>
    </w:docPart>
    <w:docPart>
      <w:docPartPr>
        <w:name w:val="A74109315C734BC288CEF7EDA453BD81"/>
        <w:category>
          <w:name w:val="Allgemein"/>
          <w:gallery w:val="placeholder"/>
        </w:category>
        <w:types>
          <w:type w:val="bbPlcHdr"/>
        </w:types>
        <w:behaviors>
          <w:behavior w:val="content"/>
        </w:behaviors>
        <w:guid w:val="{113D45E1-64DD-41AB-AF31-BDC8C5AC9FCB}"/>
      </w:docPartPr>
      <w:docPartBody>
        <w:p w:rsidR="0057240E" w:rsidRDefault="0057240E">
          <w:pPr>
            <w:pStyle w:val="A74109315C734BC288CEF7EDA453BD81"/>
          </w:pPr>
          <w:r w:rsidRPr="00D64912">
            <w:rPr>
              <w:rStyle w:val="Platzhaltertext"/>
            </w:rPr>
            <w:t>Klicken oder tippen Sie hier, um Text einzugeben.</w:t>
          </w:r>
        </w:p>
      </w:docPartBody>
    </w:docPart>
    <w:docPart>
      <w:docPartPr>
        <w:name w:val="D53633B812A34DA1B2E06054F5A33069"/>
        <w:category>
          <w:name w:val="Allgemein"/>
          <w:gallery w:val="placeholder"/>
        </w:category>
        <w:types>
          <w:type w:val="bbPlcHdr"/>
        </w:types>
        <w:behaviors>
          <w:behavior w:val="content"/>
        </w:behaviors>
        <w:guid w:val="{B081DF00-D3DA-4F95-BE6C-949451095A01}"/>
      </w:docPartPr>
      <w:docPartBody>
        <w:p w:rsidR="0057240E" w:rsidRDefault="0057240E">
          <w:pPr>
            <w:pStyle w:val="D53633B812A34DA1B2E06054F5A33069"/>
          </w:pPr>
          <w:r w:rsidRPr="00D64912">
            <w:rPr>
              <w:rStyle w:val="Platzhaltertext"/>
            </w:rPr>
            <w:t>Klicken oder tippen Sie hier, um Text einzugeben.</w:t>
          </w:r>
        </w:p>
      </w:docPartBody>
    </w:docPart>
    <w:docPart>
      <w:docPartPr>
        <w:name w:val="C12C4AFF76934778BF4EEB25B5FA631F"/>
        <w:category>
          <w:name w:val="Allgemein"/>
          <w:gallery w:val="placeholder"/>
        </w:category>
        <w:types>
          <w:type w:val="bbPlcHdr"/>
        </w:types>
        <w:behaviors>
          <w:behavior w:val="content"/>
        </w:behaviors>
        <w:guid w:val="{C3817610-7EB8-436E-A388-BFA0B3BC95C9}"/>
      </w:docPartPr>
      <w:docPartBody>
        <w:p w:rsidR="0057240E" w:rsidRDefault="0057240E">
          <w:pPr>
            <w:pStyle w:val="C12C4AFF76934778BF4EEB25B5FA631F"/>
          </w:pPr>
          <w:r w:rsidRPr="00D64912">
            <w:rPr>
              <w:rStyle w:val="Platzhaltertext"/>
            </w:rPr>
            <w:t>Klicken oder tippen Sie hier, um Text einzugeben.</w:t>
          </w:r>
        </w:p>
      </w:docPartBody>
    </w:docPart>
    <w:docPart>
      <w:docPartPr>
        <w:name w:val="AA481819CC9B4942912EEF7114361384"/>
        <w:category>
          <w:name w:val="Allgemein"/>
          <w:gallery w:val="placeholder"/>
        </w:category>
        <w:types>
          <w:type w:val="bbPlcHdr"/>
        </w:types>
        <w:behaviors>
          <w:behavior w:val="content"/>
        </w:behaviors>
        <w:guid w:val="{B9C5F8C6-0611-43F3-8A2D-7F216ECCC128}"/>
      </w:docPartPr>
      <w:docPartBody>
        <w:p w:rsidR="0057240E" w:rsidRDefault="0057240E">
          <w:pPr>
            <w:pStyle w:val="AA481819CC9B4942912EEF7114361384"/>
          </w:pPr>
          <w:r w:rsidRPr="00D64912">
            <w:rPr>
              <w:rStyle w:val="Platzhaltertext"/>
            </w:rPr>
            <w:t>Klicken oder tippen Sie hier, um Text einzugeben.</w:t>
          </w:r>
        </w:p>
      </w:docPartBody>
    </w:docPart>
    <w:docPart>
      <w:docPartPr>
        <w:name w:val="B284BF2CBC2942419786173217679C7C"/>
        <w:category>
          <w:name w:val="Allgemein"/>
          <w:gallery w:val="placeholder"/>
        </w:category>
        <w:types>
          <w:type w:val="bbPlcHdr"/>
        </w:types>
        <w:behaviors>
          <w:behavior w:val="content"/>
        </w:behaviors>
        <w:guid w:val="{0FFF0220-DD91-4F1F-A441-542AD9CA3EBC}"/>
      </w:docPartPr>
      <w:docPartBody>
        <w:p w:rsidR="0057240E" w:rsidRDefault="0057240E">
          <w:pPr>
            <w:pStyle w:val="B284BF2CBC2942419786173217679C7C"/>
          </w:pPr>
          <w:r w:rsidRPr="00D64912">
            <w:rPr>
              <w:rStyle w:val="Platzhaltertext"/>
            </w:rPr>
            <w:t>Klicken oder tippen Sie hier, um Text einzugeben.</w:t>
          </w:r>
        </w:p>
      </w:docPartBody>
    </w:docPart>
    <w:docPart>
      <w:docPartPr>
        <w:name w:val="E09D3FC4A76E4BDA99F82D4BCFA9BFBD"/>
        <w:category>
          <w:name w:val="Allgemein"/>
          <w:gallery w:val="placeholder"/>
        </w:category>
        <w:types>
          <w:type w:val="bbPlcHdr"/>
        </w:types>
        <w:behaviors>
          <w:behavior w:val="content"/>
        </w:behaviors>
        <w:guid w:val="{183A14C1-0DCA-4B56-BFE4-DC92A636B4BB}"/>
      </w:docPartPr>
      <w:docPartBody>
        <w:p w:rsidR="0057240E" w:rsidRDefault="000C4900">
          <w:pPr>
            <w:pStyle w:val="E09D3FC4A76E4BDA99F82D4BCFA9BFBD"/>
          </w:pPr>
          <w:r w:rsidRPr="00303B5F">
            <w:rPr>
              <w:rStyle w:val="Platzhaltertext"/>
            </w:rPr>
            <w:t>Klicken oder tippen Sie hier, um Text einzugeben.</w:t>
          </w:r>
        </w:p>
      </w:docPartBody>
    </w:docPart>
    <w:docPart>
      <w:docPartPr>
        <w:name w:val="0ECA4126FED1443A914458EF502A18D4"/>
        <w:category>
          <w:name w:val="Allgemein"/>
          <w:gallery w:val="placeholder"/>
        </w:category>
        <w:types>
          <w:type w:val="bbPlcHdr"/>
        </w:types>
        <w:behaviors>
          <w:behavior w:val="content"/>
        </w:behaviors>
        <w:guid w:val="{4D30B0C8-2D63-4947-8CF0-EC4AFA29BE4D}"/>
      </w:docPartPr>
      <w:docPartBody>
        <w:p w:rsidR="00000000" w:rsidRDefault="0057240E">
          <w:pPr>
            <w:pStyle w:val="0ECA4126FED1443A914458EF502A18D4"/>
          </w:pPr>
          <w:r w:rsidRPr="00D64912">
            <w:rPr>
              <w:rStyle w:val="Platzhaltertext"/>
            </w:rPr>
            <w:t>Klicken oder tippen Sie hier, um Text einzugeben.</w:t>
          </w:r>
        </w:p>
      </w:docPartBody>
    </w:docPart>
    <w:docPart>
      <w:docPartPr>
        <w:name w:val="75A0304A8252492AAB2F5DC729900DFC"/>
        <w:category>
          <w:name w:val="Allgemein"/>
          <w:gallery w:val="placeholder"/>
        </w:category>
        <w:types>
          <w:type w:val="bbPlcHdr"/>
        </w:types>
        <w:behaviors>
          <w:behavior w:val="content"/>
        </w:behaviors>
        <w:guid w:val="{7B95C66D-08D6-46E0-868F-F0C3D752E58E}"/>
      </w:docPartPr>
      <w:docPartBody>
        <w:p w:rsidR="00000000" w:rsidRDefault="0057240E">
          <w:pPr>
            <w:pStyle w:val="75A0304A8252492AAB2F5DC729900DFC"/>
          </w:pPr>
          <w:r w:rsidRPr="00D64912">
            <w:rPr>
              <w:rStyle w:val="Platzhaltertext"/>
            </w:rPr>
            <w:t>Klicken oder tippen Sie hier, um Text einzugeben.</w:t>
          </w:r>
        </w:p>
      </w:docPartBody>
    </w:docPart>
    <w:docPart>
      <w:docPartPr>
        <w:name w:val="82283789677141BAAA2DB72D6F03696C"/>
        <w:category>
          <w:name w:val="Allgemein"/>
          <w:gallery w:val="placeholder"/>
        </w:category>
        <w:types>
          <w:type w:val="bbPlcHdr"/>
        </w:types>
        <w:behaviors>
          <w:behavior w:val="content"/>
        </w:behaviors>
        <w:guid w:val="{FDC28F11-4512-4501-8862-7468285839F4}"/>
      </w:docPartPr>
      <w:docPartBody>
        <w:p w:rsidR="00000000" w:rsidRDefault="0057240E">
          <w:pPr>
            <w:pStyle w:val="82283789677141BAAA2DB72D6F03696C"/>
          </w:pPr>
          <w:r w:rsidRPr="00D64912">
            <w:rPr>
              <w:rStyle w:val="Platzhaltertext"/>
            </w:rPr>
            <w:t>Klicken oder tippen Sie hier, um Text einzugeben.</w:t>
          </w:r>
        </w:p>
      </w:docPartBody>
    </w:docPart>
    <w:docPart>
      <w:docPartPr>
        <w:name w:val="B34C2801ABE7471CB878D4B36E1B17A5"/>
        <w:category>
          <w:name w:val="Allgemein"/>
          <w:gallery w:val="placeholder"/>
        </w:category>
        <w:types>
          <w:type w:val="bbPlcHdr"/>
        </w:types>
        <w:behaviors>
          <w:behavior w:val="content"/>
        </w:behaviors>
        <w:guid w:val="{5F4196CA-0493-4248-BB6C-3E1AC1853166}"/>
      </w:docPartPr>
      <w:docPartBody>
        <w:p w:rsidR="00000000" w:rsidRDefault="0050026E">
          <w:pPr>
            <w:pStyle w:val="B34C2801ABE7471CB878D4B36E1B17A5"/>
          </w:pPr>
          <w:r w:rsidRPr="00D64912">
            <w:rPr>
              <w:rStyle w:val="Platzhaltertext"/>
            </w:rPr>
            <w:t>Klicken oder tippen Sie hier, um Text einzugeben.</w:t>
          </w:r>
        </w:p>
      </w:docPartBody>
    </w:docPart>
    <w:docPart>
      <w:docPartPr>
        <w:name w:val="EA43EF6976FA4D809AB0FAB868B09572"/>
        <w:category>
          <w:name w:val="Allgemein"/>
          <w:gallery w:val="placeholder"/>
        </w:category>
        <w:types>
          <w:type w:val="bbPlcHdr"/>
        </w:types>
        <w:behaviors>
          <w:behavior w:val="content"/>
        </w:behaviors>
        <w:guid w:val="{5B69B4A7-3C5B-4E3D-A830-B5BB021E61FB}"/>
      </w:docPartPr>
      <w:docPartBody>
        <w:p w:rsidR="00000000" w:rsidRDefault="0057240E">
          <w:pPr>
            <w:pStyle w:val="EA43EF6976FA4D809AB0FAB868B09572"/>
          </w:pPr>
          <w:r w:rsidRPr="00D64912">
            <w:rPr>
              <w:rStyle w:val="Platzhaltertext"/>
            </w:rPr>
            <w:t>Klicken oder tippen Sie hier, um Text einzugeben.</w:t>
          </w:r>
        </w:p>
      </w:docPartBody>
    </w:docPart>
    <w:docPart>
      <w:docPartPr>
        <w:name w:val="B12CB657BC0342A4AFC46F5C7D498842"/>
        <w:category>
          <w:name w:val="Allgemein"/>
          <w:gallery w:val="placeholder"/>
        </w:category>
        <w:types>
          <w:type w:val="bbPlcHdr"/>
        </w:types>
        <w:behaviors>
          <w:behavior w:val="content"/>
        </w:behaviors>
        <w:guid w:val="{EA5326AC-5B0D-4DDC-AECB-F2E6764484A4}"/>
      </w:docPartPr>
      <w:docPartBody>
        <w:p w:rsidR="00000000" w:rsidRDefault="0057240E">
          <w:pPr>
            <w:pStyle w:val="B12CB657BC0342A4AFC46F5C7D498842"/>
          </w:pPr>
          <w:r w:rsidRPr="00D64912">
            <w:rPr>
              <w:rStyle w:val="Platzhaltertext"/>
            </w:rPr>
            <w:t>Klicken oder tippen Sie hier, um Text einzugeben.</w:t>
          </w:r>
        </w:p>
      </w:docPartBody>
    </w:docPart>
    <w:docPart>
      <w:docPartPr>
        <w:name w:val="F7EE89A6ACC24E33AE450E57BB3D93A0"/>
        <w:category>
          <w:name w:val="Allgemein"/>
          <w:gallery w:val="placeholder"/>
        </w:category>
        <w:types>
          <w:type w:val="bbPlcHdr"/>
        </w:types>
        <w:behaviors>
          <w:behavior w:val="content"/>
        </w:behaviors>
        <w:guid w:val="{41FBC059-ABA7-493D-A52B-97B6CF5B08B0}"/>
      </w:docPartPr>
      <w:docPartBody>
        <w:p w:rsidR="00000000" w:rsidRDefault="0057240E">
          <w:pPr>
            <w:pStyle w:val="F7EE89A6ACC24E33AE450E57BB3D93A0"/>
          </w:pPr>
          <w:r w:rsidRPr="00D64912">
            <w:rPr>
              <w:rStyle w:val="Platzhaltertext"/>
            </w:rPr>
            <w:t>Klicken oder tippen Sie hier, um Text einzugeben.</w:t>
          </w:r>
        </w:p>
      </w:docPartBody>
    </w:docPart>
    <w:docPart>
      <w:docPartPr>
        <w:name w:val="1D395FACE9744663B45EC78C7A3B9501"/>
        <w:category>
          <w:name w:val="Allgemein"/>
          <w:gallery w:val="placeholder"/>
        </w:category>
        <w:types>
          <w:type w:val="bbPlcHdr"/>
        </w:types>
        <w:behaviors>
          <w:behavior w:val="content"/>
        </w:behaviors>
        <w:guid w:val="{3F94EBB8-7E18-4CED-946E-1B4A673D079F}"/>
      </w:docPartPr>
      <w:docPartBody>
        <w:p w:rsidR="00000000" w:rsidRDefault="0057240E">
          <w:pPr>
            <w:pStyle w:val="1D395FACE9744663B45EC78C7A3B9501"/>
          </w:pPr>
          <w:r w:rsidRPr="00D64912">
            <w:rPr>
              <w:rStyle w:val="Platzhaltertext"/>
            </w:rPr>
            <w:t>Klicken oder tippen Sie hier, um Text einzugeben.</w:t>
          </w:r>
        </w:p>
      </w:docPartBody>
    </w:docPart>
    <w:docPart>
      <w:docPartPr>
        <w:name w:val="A20EDF9102B14D4E9A651FE55E111D99"/>
        <w:category>
          <w:name w:val="Allgemein"/>
          <w:gallery w:val="placeholder"/>
        </w:category>
        <w:types>
          <w:type w:val="bbPlcHdr"/>
        </w:types>
        <w:behaviors>
          <w:behavior w:val="content"/>
        </w:behaviors>
        <w:guid w:val="{C10336F9-E384-4691-AA8E-E6B6B197497A}"/>
      </w:docPartPr>
      <w:docPartBody>
        <w:p w:rsidR="00000000" w:rsidRDefault="0050026E">
          <w:pPr>
            <w:pStyle w:val="A20EDF9102B14D4E9A651FE55E111D99"/>
          </w:pPr>
          <w:r w:rsidRPr="00D64912">
            <w:rPr>
              <w:rStyle w:val="Platzhaltertext"/>
            </w:rPr>
            <w:t>Klicken oder tippen Sie hier, um Text einzugeben.</w:t>
          </w:r>
        </w:p>
      </w:docPartBody>
    </w:docPart>
    <w:docPart>
      <w:docPartPr>
        <w:name w:val="3516801FFB57463E92CD28FD46156A66"/>
        <w:category>
          <w:name w:val="Allgemein"/>
          <w:gallery w:val="placeholder"/>
        </w:category>
        <w:types>
          <w:type w:val="bbPlcHdr"/>
        </w:types>
        <w:behaviors>
          <w:behavior w:val="content"/>
        </w:behaviors>
        <w:guid w:val="{9229B827-D95B-44FE-96E1-C520BA2087BD}"/>
      </w:docPartPr>
      <w:docPartBody>
        <w:p w:rsidR="00000000" w:rsidRDefault="0057240E">
          <w:pPr>
            <w:pStyle w:val="3516801FFB57463E92CD28FD46156A66"/>
          </w:pPr>
          <w:r w:rsidRPr="00D64912">
            <w:rPr>
              <w:rStyle w:val="Platzhaltertext"/>
            </w:rPr>
            <w:t>Klicken oder tippen Sie hier, um Text einzugeben.</w:t>
          </w:r>
        </w:p>
      </w:docPartBody>
    </w:docPart>
    <w:docPart>
      <w:docPartPr>
        <w:name w:val="1F59A2F49E6B47B58666CF6CB1943A28"/>
        <w:category>
          <w:name w:val="Allgemein"/>
          <w:gallery w:val="placeholder"/>
        </w:category>
        <w:types>
          <w:type w:val="bbPlcHdr"/>
        </w:types>
        <w:behaviors>
          <w:behavior w:val="content"/>
        </w:behaviors>
        <w:guid w:val="{C3DC564E-AA83-4F19-903D-6884582178CC}"/>
      </w:docPartPr>
      <w:docPartBody>
        <w:p w:rsidR="00000000" w:rsidRDefault="0057240E">
          <w:pPr>
            <w:pStyle w:val="1F59A2F49E6B47B58666CF6CB1943A28"/>
          </w:pPr>
          <w:r w:rsidRPr="00D64912">
            <w:rPr>
              <w:rStyle w:val="Platzhaltertext"/>
            </w:rPr>
            <w:t>Klicken oder tippen Sie hier, um Text einzugeben.</w:t>
          </w:r>
        </w:p>
      </w:docPartBody>
    </w:docPart>
    <w:docPart>
      <w:docPartPr>
        <w:name w:val="86DD098C3FD64D5080EBE27E744C78B3"/>
        <w:category>
          <w:name w:val="Allgemein"/>
          <w:gallery w:val="placeholder"/>
        </w:category>
        <w:types>
          <w:type w:val="bbPlcHdr"/>
        </w:types>
        <w:behaviors>
          <w:behavior w:val="content"/>
        </w:behaviors>
        <w:guid w:val="{76D6544D-A097-48EB-87AC-06D64AD95633}"/>
      </w:docPartPr>
      <w:docPartBody>
        <w:p w:rsidR="00000000" w:rsidRDefault="0050026E">
          <w:pPr>
            <w:pStyle w:val="86DD098C3FD64D5080EBE27E744C78B3"/>
          </w:pPr>
          <w:r w:rsidRPr="00D64912">
            <w:rPr>
              <w:rStyle w:val="Platzhaltertext"/>
            </w:rPr>
            <w:t>Klicken oder tippen Sie hier, um Text einzugeben.</w:t>
          </w:r>
        </w:p>
      </w:docPartBody>
    </w:docPart>
    <w:docPart>
      <w:docPartPr>
        <w:name w:val="736DAB4C6B164F669FED14F486C5E444"/>
        <w:category>
          <w:name w:val="Allgemein"/>
          <w:gallery w:val="placeholder"/>
        </w:category>
        <w:types>
          <w:type w:val="bbPlcHdr"/>
        </w:types>
        <w:behaviors>
          <w:behavior w:val="content"/>
        </w:behaviors>
        <w:guid w:val="{183FC7CD-FCB9-4152-8902-060FD0B0A5E1}"/>
      </w:docPartPr>
      <w:docPartBody>
        <w:p w:rsidR="00000000" w:rsidRDefault="0057240E">
          <w:pPr>
            <w:pStyle w:val="736DAB4C6B164F669FED14F486C5E444"/>
          </w:pPr>
          <w:r w:rsidRPr="00D64912">
            <w:rPr>
              <w:rStyle w:val="Platzhaltertext"/>
            </w:rPr>
            <w:t>Klicken oder tippen Sie hier, um Text einzugeben.</w:t>
          </w:r>
        </w:p>
      </w:docPartBody>
    </w:docPart>
    <w:docPart>
      <w:docPartPr>
        <w:name w:val="0D329D231A6E42CE9A9FAC113848B98D"/>
        <w:category>
          <w:name w:val="Allgemein"/>
          <w:gallery w:val="placeholder"/>
        </w:category>
        <w:types>
          <w:type w:val="bbPlcHdr"/>
        </w:types>
        <w:behaviors>
          <w:behavior w:val="content"/>
        </w:behaviors>
        <w:guid w:val="{FCADCB50-A590-4CD8-AF02-6DE073A21C27}"/>
      </w:docPartPr>
      <w:docPartBody>
        <w:p w:rsidR="00000000" w:rsidRDefault="0050026E">
          <w:pPr>
            <w:pStyle w:val="0D329D231A6E42CE9A9FAC113848B98D"/>
          </w:pPr>
          <w:r w:rsidRPr="00D64912">
            <w:rPr>
              <w:rStyle w:val="Platzhaltertext"/>
            </w:rPr>
            <w:t>Klicken oder tippen Sie hier, um Text einzugeben.</w:t>
          </w:r>
        </w:p>
      </w:docPartBody>
    </w:docPart>
    <w:docPart>
      <w:docPartPr>
        <w:name w:val="163574848B1C41D4A697909CEEEF86BD"/>
        <w:category>
          <w:name w:val="Allgemein"/>
          <w:gallery w:val="placeholder"/>
        </w:category>
        <w:types>
          <w:type w:val="bbPlcHdr"/>
        </w:types>
        <w:behaviors>
          <w:behavior w:val="content"/>
        </w:behaviors>
        <w:guid w:val="{8436FA97-B4DD-4733-945B-0F707F287121}"/>
      </w:docPartPr>
      <w:docPartBody>
        <w:p w:rsidR="00000000" w:rsidRDefault="0057240E">
          <w:pPr>
            <w:pStyle w:val="163574848B1C41D4A697909CEEEF86BD"/>
          </w:pPr>
          <w:r w:rsidRPr="00D64912">
            <w:rPr>
              <w:rStyle w:val="Platzhaltertext"/>
            </w:rPr>
            <w:t>Klicken oder tippen Sie hier, um Text einzugeben.</w:t>
          </w:r>
        </w:p>
      </w:docPartBody>
    </w:docPart>
    <w:docPart>
      <w:docPartPr>
        <w:name w:val="D21AE7E3C84F48E8A32C7B8FD7E08872"/>
        <w:category>
          <w:name w:val="Allgemein"/>
          <w:gallery w:val="placeholder"/>
        </w:category>
        <w:types>
          <w:type w:val="bbPlcHdr"/>
        </w:types>
        <w:behaviors>
          <w:behavior w:val="content"/>
        </w:behaviors>
        <w:guid w:val="{C1240863-26E7-45E1-B8C6-8E15185D267D}"/>
      </w:docPartPr>
      <w:docPartBody>
        <w:p w:rsidR="00000000" w:rsidRDefault="00000000">
          <w:pPr>
            <w:pStyle w:val="D21AE7E3C84F48E8A32C7B8FD7E08872"/>
          </w:pPr>
          <w:r w:rsidRPr="00D64912">
            <w:rPr>
              <w:rStyle w:val="Platzhaltertext"/>
            </w:rPr>
            <w:t>Klicken oder tippen Sie hier, um Text einzugeben.</w:t>
          </w:r>
        </w:p>
      </w:docPartBody>
    </w:docPart>
    <w:docPart>
      <w:docPartPr>
        <w:name w:val="21A83C2C17284A05949D211D9D239AFB"/>
        <w:category>
          <w:name w:val="Allgemein"/>
          <w:gallery w:val="placeholder"/>
        </w:category>
        <w:types>
          <w:type w:val="bbPlcHdr"/>
        </w:types>
        <w:behaviors>
          <w:behavior w:val="content"/>
        </w:behaviors>
        <w:guid w:val="{8699476B-CC0F-419F-8CA0-F166E65F7672}"/>
      </w:docPartPr>
      <w:docPartBody>
        <w:p w:rsidR="00000000" w:rsidRDefault="00000000">
          <w:pPr>
            <w:pStyle w:val="21A83C2C17284A05949D211D9D239AFB"/>
          </w:pPr>
          <w:r w:rsidRPr="00D64912">
            <w:rPr>
              <w:rStyle w:val="Platzhaltertext"/>
            </w:rPr>
            <w:t>Klicken oder tippen Sie hier, um Text einzugeben.</w:t>
          </w:r>
        </w:p>
      </w:docPartBody>
    </w:docPart>
    <w:docPart>
      <w:docPartPr>
        <w:name w:val="6AED9F85F3E94BD98DA365C5653103EE"/>
        <w:category>
          <w:name w:val="Allgemein"/>
          <w:gallery w:val="placeholder"/>
        </w:category>
        <w:types>
          <w:type w:val="bbPlcHdr"/>
        </w:types>
        <w:behaviors>
          <w:behavior w:val="content"/>
        </w:behaviors>
        <w:guid w:val="{43ACD3E7-601E-4B37-9512-1724C9C80A5C}"/>
      </w:docPartPr>
      <w:docPartBody>
        <w:p w:rsidR="00000000" w:rsidRDefault="00000000">
          <w:pPr>
            <w:pStyle w:val="6AED9F85F3E94BD98DA365C5653103EE"/>
          </w:pPr>
          <w:r w:rsidRPr="00D64912">
            <w:rPr>
              <w:rStyle w:val="Platzhaltertext"/>
            </w:rPr>
            <w:t>Klicken oder tippen Sie hier, um Text einzugeben.</w:t>
          </w:r>
        </w:p>
      </w:docPartBody>
    </w:docPart>
    <w:docPart>
      <w:docPartPr>
        <w:name w:val="1C3E0952DAA5427786832C699AE723B7"/>
        <w:category>
          <w:name w:val="Allgemein"/>
          <w:gallery w:val="placeholder"/>
        </w:category>
        <w:types>
          <w:type w:val="bbPlcHdr"/>
        </w:types>
        <w:behaviors>
          <w:behavior w:val="content"/>
        </w:behaviors>
        <w:guid w:val="{1914FFF0-FC18-43CC-9A7A-00F26D069AC9}"/>
      </w:docPartPr>
      <w:docPartBody>
        <w:p w:rsidR="00000000" w:rsidRDefault="00000000">
          <w:pPr>
            <w:pStyle w:val="1C3E0952DAA5427786832C699AE723B7"/>
          </w:pPr>
          <w:r w:rsidRPr="00303B5F">
            <w:rPr>
              <w:rStyle w:val="Platzhaltertext"/>
            </w:rPr>
            <w:t>Klicken oder tippen Sie hier, um Text einzugeben.</w:t>
          </w:r>
        </w:p>
      </w:docPartBody>
    </w:docPart>
    <w:docPart>
      <w:docPartPr>
        <w:name w:val="EF997ABB01BB48A9BAC9C04AAE01C074"/>
        <w:category>
          <w:name w:val="Allgemein"/>
          <w:gallery w:val="placeholder"/>
        </w:category>
        <w:types>
          <w:type w:val="bbPlcHdr"/>
        </w:types>
        <w:behaviors>
          <w:behavior w:val="content"/>
        </w:behaviors>
        <w:guid w:val="{AE471A22-11C7-4CE4-A6DF-188B7FE24D3D}"/>
      </w:docPartPr>
      <w:docPartBody>
        <w:p w:rsidR="00000000" w:rsidRDefault="00000000">
          <w:pPr>
            <w:pStyle w:val="EF997ABB01BB48A9BAC9C04AAE01C074"/>
          </w:pPr>
          <w:r w:rsidRPr="00303B5F">
            <w:rPr>
              <w:rStyle w:val="Platzhaltertext"/>
            </w:rPr>
            <w:t>Klicken oder tippen Sie hier, um Text einzugeben.</w:t>
          </w:r>
        </w:p>
      </w:docPartBody>
    </w:docPart>
    <w:docPart>
      <w:docPartPr>
        <w:name w:val="E2A909E4EB7E4849ADC0039557D53006"/>
        <w:category>
          <w:name w:val="Allgemein"/>
          <w:gallery w:val="placeholder"/>
        </w:category>
        <w:types>
          <w:type w:val="bbPlcHdr"/>
        </w:types>
        <w:behaviors>
          <w:behavior w:val="content"/>
        </w:behaviors>
        <w:guid w:val="{31F8C728-885E-49D7-BA14-19F85720D81A}"/>
      </w:docPartPr>
      <w:docPartBody>
        <w:p w:rsidR="00000000" w:rsidRDefault="00000000">
          <w:pPr>
            <w:pStyle w:val="E2A909E4EB7E4849ADC0039557D53006"/>
          </w:pPr>
          <w:r w:rsidRPr="00D64912">
            <w:rPr>
              <w:rStyle w:val="Platzhaltertext"/>
            </w:rPr>
            <w:t>Klicken oder tippen Sie hier, um Text einzugeben.</w:t>
          </w:r>
        </w:p>
      </w:docPartBody>
    </w:docPart>
    <w:docPart>
      <w:docPartPr>
        <w:name w:val="2CEC8A73BB4B4DFDA3FAB8D257B70246"/>
        <w:category>
          <w:name w:val="Allgemein"/>
          <w:gallery w:val="placeholder"/>
        </w:category>
        <w:types>
          <w:type w:val="bbPlcHdr"/>
        </w:types>
        <w:behaviors>
          <w:behavior w:val="content"/>
        </w:behaviors>
        <w:guid w:val="{A78EF867-1E7A-4188-97E7-B581F368A37D}"/>
      </w:docPartPr>
      <w:docPartBody>
        <w:p w:rsidR="00000000" w:rsidRDefault="00000000">
          <w:pPr>
            <w:pStyle w:val="2CEC8A73BB4B4DFDA3FAB8D257B70246"/>
          </w:pPr>
          <w:r w:rsidRPr="00D64912">
            <w:rPr>
              <w:rStyle w:val="Platzhaltertext"/>
            </w:rPr>
            <w:t>Klicken oder tippen Sie hier, um Text einzugeben.</w:t>
          </w:r>
        </w:p>
      </w:docPartBody>
    </w:docPart>
    <w:docPart>
      <w:docPartPr>
        <w:name w:val="948F5495AEE246FEA84292028102D108"/>
        <w:category>
          <w:name w:val="Allgemein"/>
          <w:gallery w:val="placeholder"/>
        </w:category>
        <w:types>
          <w:type w:val="bbPlcHdr"/>
        </w:types>
        <w:behaviors>
          <w:behavior w:val="content"/>
        </w:behaviors>
        <w:guid w:val="{8F89E34E-24FA-4415-981D-19C022640393}"/>
      </w:docPartPr>
      <w:docPartBody>
        <w:p w:rsidR="00000000" w:rsidRDefault="00000000">
          <w:pPr>
            <w:pStyle w:val="948F5495AEE246FEA84292028102D108"/>
          </w:pPr>
          <w:r w:rsidRPr="00D64912">
            <w:rPr>
              <w:rStyle w:val="Platzhaltertext"/>
            </w:rPr>
            <w:t>Klicken oder tippen Sie hier, um Text einzugeben.</w:t>
          </w:r>
        </w:p>
      </w:docPartBody>
    </w:docPart>
    <w:docPart>
      <w:docPartPr>
        <w:name w:val="F0311F3A181A49AC95F70FB0620BEED7"/>
        <w:category>
          <w:name w:val="Allgemein"/>
          <w:gallery w:val="placeholder"/>
        </w:category>
        <w:types>
          <w:type w:val="bbPlcHdr"/>
        </w:types>
        <w:behaviors>
          <w:behavior w:val="content"/>
        </w:behaviors>
        <w:guid w:val="{CEB5DCAF-F2C5-4D6E-80BF-03F8CA8DD077}"/>
      </w:docPartPr>
      <w:docPartBody>
        <w:p w:rsidR="00000000" w:rsidRDefault="00000000">
          <w:pPr>
            <w:pStyle w:val="F0311F3A181A49AC95F70FB0620BEED7"/>
          </w:pPr>
          <w:r w:rsidRPr="00D64912">
            <w:rPr>
              <w:rStyle w:val="Platzhaltertext"/>
            </w:rPr>
            <w:t>Klicken oder tippen Sie hier, um Text einzugeben.</w:t>
          </w:r>
        </w:p>
      </w:docPartBody>
    </w:docPart>
    <w:docPart>
      <w:docPartPr>
        <w:name w:val="459F8D67BAC74BFAAD2AEE7992ADC2BB"/>
        <w:category>
          <w:name w:val="Allgemein"/>
          <w:gallery w:val="placeholder"/>
        </w:category>
        <w:types>
          <w:type w:val="bbPlcHdr"/>
        </w:types>
        <w:behaviors>
          <w:behavior w:val="content"/>
        </w:behaviors>
        <w:guid w:val="{5D9BEA4F-2968-466F-A790-D716FD1A8F85}"/>
      </w:docPartPr>
      <w:docPartBody>
        <w:p w:rsidR="00000000" w:rsidRDefault="00000000">
          <w:pPr>
            <w:pStyle w:val="459F8D67BAC74BFAAD2AEE7992ADC2BB"/>
          </w:pPr>
          <w:r w:rsidRPr="00D64912">
            <w:rPr>
              <w:rStyle w:val="Platzhaltertext"/>
            </w:rPr>
            <w:t>Klicken oder tippen Sie hier, um Text einzugeben.</w:t>
          </w:r>
        </w:p>
      </w:docPartBody>
    </w:docPart>
    <w:docPart>
      <w:docPartPr>
        <w:name w:val="351974A919D14ECCBB271FB4BFE0A909"/>
        <w:category>
          <w:name w:val="Allgemein"/>
          <w:gallery w:val="placeholder"/>
        </w:category>
        <w:types>
          <w:type w:val="bbPlcHdr"/>
        </w:types>
        <w:behaviors>
          <w:behavior w:val="content"/>
        </w:behaviors>
        <w:guid w:val="{469EE291-C867-410C-94B0-90623FDFE326}"/>
      </w:docPartPr>
      <w:docPartBody>
        <w:p w:rsidR="00000000" w:rsidRDefault="00000000">
          <w:pPr>
            <w:pStyle w:val="351974A919D14ECCBB271FB4BFE0A909"/>
          </w:pPr>
          <w:r w:rsidRPr="00F40652">
            <w:rPr>
              <w:rStyle w:val="Platzhaltertext"/>
            </w:rPr>
            <w:t>Klicken oder tippen Sie hier, um Text einzugeben.</w:t>
          </w:r>
        </w:p>
      </w:docPartBody>
    </w:docPart>
    <w:docPart>
      <w:docPartPr>
        <w:name w:val="4DC2FD03E4CC4AB681941BC9D18CAF24"/>
        <w:category>
          <w:name w:val="Allgemein"/>
          <w:gallery w:val="placeholder"/>
        </w:category>
        <w:types>
          <w:type w:val="bbPlcHdr"/>
        </w:types>
        <w:behaviors>
          <w:behavior w:val="content"/>
        </w:behaviors>
        <w:guid w:val="{E9226039-782D-4788-BF2C-101922546972}"/>
      </w:docPartPr>
      <w:docPartBody>
        <w:p w:rsidR="00000000" w:rsidRDefault="00000000">
          <w:pPr>
            <w:pStyle w:val="4DC2FD03E4CC4AB681941BC9D18CAF24"/>
          </w:pPr>
          <w:r w:rsidRPr="00D64912">
            <w:rPr>
              <w:rStyle w:val="Platzhaltertext"/>
            </w:rPr>
            <w:t>Klicken oder tippen Sie hier, um Text einzugeben.</w:t>
          </w:r>
        </w:p>
      </w:docPartBody>
    </w:docPart>
    <w:docPart>
      <w:docPartPr>
        <w:name w:val="BE74F06BC36E4306A90871A7C4CED1FD"/>
        <w:category>
          <w:name w:val="Allgemein"/>
          <w:gallery w:val="placeholder"/>
        </w:category>
        <w:types>
          <w:type w:val="bbPlcHdr"/>
        </w:types>
        <w:behaviors>
          <w:behavior w:val="content"/>
        </w:behaviors>
        <w:guid w:val="{05188908-8567-4F07-A8B8-660A66CF9046}"/>
      </w:docPartPr>
      <w:docPartBody>
        <w:p w:rsidR="00000000" w:rsidRDefault="00000000">
          <w:pPr>
            <w:pStyle w:val="BE74F06BC36E4306A90871A7C4CED1FD"/>
          </w:pPr>
          <w:r w:rsidRPr="00D64912">
            <w:rPr>
              <w:rStyle w:val="Platzhaltertext"/>
            </w:rPr>
            <w:t>Klicken oder tippen Sie hier, um Text einzugeben.</w:t>
          </w:r>
        </w:p>
      </w:docPartBody>
    </w:docPart>
    <w:docPart>
      <w:docPartPr>
        <w:name w:val="B7666FEA0A0F42FC93BA06163D09EEEE"/>
        <w:category>
          <w:name w:val="Allgemein"/>
          <w:gallery w:val="placeholder"/>
        </w:category>
        <w:types>
          <w:type w:val="bbPlcHdr"/>
        </w:types>
        <w:behaviors>
          <w:behavior w:val="content"/>
        </w:behaviors>
        <w:guid w:val="{AAF92D46-CDD1-4D89-898E-0A9BF8323076}"/>
      </w:docPartPr>
      <w:docPartBody>
        <w:p w:rsidR="00000000" w:rsidRDefault="00000000">
          <w:pPr>
            <w:pStyle w:val="B7666FEA0A0F42FC93BA06163D09EEEE"/>
          </w:pPr>
          <w:r w:rsidRPr="00D64912">
            <w:rPr>
              <w:rStyle w:val="Platzhaltertext"/>
            </w:rPr>
            <w:t>Klicken oder tippen Sie hier, um Text einzugeben.</w:t>
          </w:r>
        </w:p>
      </w:docPartBody>
    </w:docPart>
    <w:docPart>
      <w:docPartPr>
        <w:name w:val="2C16497C29C84202A99CF44BD5F1995A"/>
        <w:category>
          <w:name w:val="Allgemein"/>
          <w:gallery w:val="placeholder"/>
        </w:category>
        <w:types>
          <w:type w:val="bbPlcHdr"/>
        </w:types>
        <w:behaviors>
          <w:behavior w:val="content"/>
        </w:behaviors>
        <w:guid w:val="{D98275AA-483A-4734-A0F3-2BE0635F07F4}"/>
      </w:docPartPr>
      <w:docPartBody>
        <w:p w:rsidR="00000000" w:rsidRDefault="00000000">
          <w:pPr>
            <w:pStyle w:val="2C16497C29C84202A99CF44BD5F1995A"/>
          </w:pPr>
          <w:r w:rsidRPr="00D64912">
            <w:rPr>
              <w:rStyle w:val="Platzhaltertext"/>
            </w:rPr>
            <w:t>Klicken oder tippen Sie hier, um Text einzugeben.</w:t>
          </w:r>
        </w:p>
      </w:docPartBody>
    </w:docPart>
    <w:docPart>
      <w:docPartPr>
        <w:name w:val="E34B5188BB6C4032B6683DA32DC752FE"/>
        <w:category>
          <w:name w:val="Allgemein"/>
          <w:gallery w:val="placeholder"/>
        </w:category>
        <w:types>
          <w:type w:val="bbPlcHdr"/>
        </w:types>
        <w:behaviors>
          <w:behavior w:val="content"/>
        </w:behaviors>
        <w:guid w:val="{6704D844-08A5-49C6-9263-19AD32D74B37}"/>
      </w:docPartPr>
      <w:docPartBody>
        <w:p w:rsidR="00000000" w:rsidRDefault="00000000">
          <w:pPr>
            <w:pStyle w:val="E34B5188BB6C4032B6683DA32DC752FE"/>
          </w:pPr>
          <w:r w:rsidRPr="00D64912">
            <w:rPr>
              <w:rStyle w:val="Platzhaltertext"/>
            </w:rPr>
            <w:t>Klicken oder tippen Sie hier, um Text einzugeben.</w:t>
          </w:r>
        </w:p>
      </w:docPartBody>
    </w:docPart>
    <w:docPart>
      <w:docPartPr>
        <w:name w:val="1D0DC01A69AE4F859F9D3DF6CEFD679D"/>
        <w:category>
          <w:name w:val="Allgemein"/>
          <w:gallery w:val="placeholder"/>
        </w:category>
        <w:types>
          <w:type w:val="bbPlcHdr"/>
        </w:types>
        <w:behaviors>
          <w:behavior w:val="content"/>
        </w:behaviors>
        <w:guid w:val="{41C19838-CFA2-4501-800B-075A0759E0BC}"/>
      </w:docPartPr>
      <w:docPartBody>
        <w:p w:rsidR="00000000" w:rsidRDefault="00000000">
          <w:pPr>
            <w:pStyle w:val="1D0DC01A69AE4F859F9D3DF6CEFD679D"/>
          </w:pPr>
          <w:r w:rsidRPr="00F40652">
            <w:rPr>
              <w:rStyle w:val="Platzhaltertext"/>
            </w:rPr>
            <w:t>Klicken oder tippen Sie hier, um Text einzugeben.</w:t>
          </w:r>
        </w:p>
      </w:docPartBody>
    </w:docPart>
    <w:docPart>
      <w:docPartPr>
        <w:name w:val="F9D7D2F1CEEC4F1FB9D445E38EB6E92D"/>
        <w:category>
          <w:name w:val="Allgemein"/>
          <w:gallery w:val="placeholder"/>
        </w:category>
        <w:types>
          <w:type w:val="bbPlcHdr"/>
        </w:types>
        <w:behaviors>
          <w:behavior w:val="content"/>
        </w:behaviors>
        <w:guid w:val="{34B16B06-B4DD-4467-94B2-BF3E24160D4F}"/>
      </w:docPartPr>
      <w:docPartBody>
        <w:p w:rsidR="00000000" w:rsidRDefault="0057240E">
          <w:pPr>
            <w:pStyle w:val="F9D7D2F1CEEC4F1FB9D445E38EB6E92D"/>
          </w:pPr>
          <w:r w:rsidRPr="00D64912">
            <w:rPr>
              <w:rStyle w:val="Platzhaltertext"/>
            </w:rPr>
            <w:t>Klicken oder tippen Sie hier, um Text einzugeben.</w:t>
          </w:r>
        </w:p>
      </w:docPartBody>
    </w:docPart>
    <w:docPart>
      <w:docPartPr>
        <w:name w:val="7CB1F2470C1B405796BBC0F655F3EF86"/>
        <w:category>
          <w:name w:val="Allgemein"/>
          <w:gallery w:val="placeholder"/>
        </w:category>
        <w:types>
          <w:type w:val="bbPlcHdr"/>
        </w:types>
        <w:behaviors>
          <w:behavior w:val="content"/>
        </w:behaviors>
        <w:guid w:val="{A2A6DECE-E225-42A2-9471-BA1CC7B4C70C}"/>
      </w:docPartPr>
      <w:docPartBody>
        <w:p w:rsidR="00000000" w:rsidRDefault="0057240E">
          <w:pPr>
            <w:pStyle w:val="7CB1F2470C1B405796BBC0F655F3EF86"/>
          </w:pPr>
          <w:r w:rsidRPr="00D64912">
            <w:rPr>
              <w:rStyle w:val="Platzhaltertext"/>
            </w:rPr>
            <w:t>Klicken oder tippen Sie hier, um Text einzugeben.</w:t>
          </w:r>
        </w:p>
      </w:docPartBody>
    </w:docPart>
    <w:docPart>
      <w:docPartPr>
        <w:name w:val="C0FDF3E6959E4D90815EDFB180174941"/>
        <w:category>
          <w:name w:val="Allgemein"/>
          <w:gallery w:val="placeholder"/>
        </w:category>
        <w:types>
          <w:type w:val="bbPlcHdr"/>
        </w:types>
        <w:behaviors>
          <w:behavior w:val="content"/>
        </w:behaviors>
        <w:guid w:val="{AC74D5E9-CFB5-4C28-9002-5BB060B2EA4A}"/>
      </w:docPartPr>
      <w:docPartBody>
        <w:p w:rsidR="00000000" w:rsidRDefault="0057240E">
          <w:pPr>
            <w:pStyle w:val="C0FDF3E6959E4D90815EDFB180174941"/>
          </w:pPr>
          <w:r w:rsidRPr="00D64912">
            <w:rPr>
              <w:rStyle w:val="Platzhaltertext"/>
            </w:rPr>
            <w:t>Klicken oder tippen Sie hier, um Text einzugeben.</w:t>
          </w:r>
        </w:p>
      </w:docPartBody>
    </w:docPart>
    <w:docPart>
      <w:docPartPr>
        <w:name w:val="5C12D390093842918B1C3565C07182CA"/>
        <w:category>
          <w:name w:val="Allgemein"/>
          <w:gallery w:val="placeholder"/>
        </w:category>
        <w:types>
          <w:type w:val="bbPlcHdr"/>
        </w:types>
        <w:behaviors>
          <w:behavior w:val="content"/>
        </w:behaviors>
        <w:guid w:val="{3DD75FA4-5682-4D3D-A39D-02B3B70C2912}"/>
      </w:docPartPr>
      <w:docPartBody>
        <w:p w:rsidR="00000000" w:rsidRDefault="00000000">
          <w:pPr>
            <w:pStyle w:val="5C12D390093842918B1C3565C07182CA"/>
          </w:pPr>
          <w:r w:rsidRPr="00D64912">
            <w:rPr>
              <w:rStyle w:val="Platzhaltertext"/>
            </w:rPr>
            <w:t>Klicken oder tippen Sie hier, um Text einzugeben.</w:t>
          </w:r>
        </w:p>
      </w:docPartBody>
    </w:docPart>
    <w:docPart>
      <w:docPartPr>
        <w:name w:val="357442F6712A4D479C1F9E2D482F00AA"/>
        <w:category>
          <w:name w:val="Allgemein"/>
          <w:gallery w:val="placeholder"/>
        </w:category>
        <w:types>
          <w:type w:val="bbPlcHdr"/>
        </w:types>
        <w:behaviors>
          <w:behavior w:val="content"/>
        </w:behaviors>
        <w:guid w:val="{2A1B0A26-6C73-4121-AB6A-E54A39C37E0B}"/>
      </w:docPartPr>
      <w:docPartBody>
        <w:p w:rsidR="00000000" w:rsidRDefault="00000000">
          <w:pPr>
            <w:pStyle w:val="357442F6712A4D479C1F9E2D482F00AA"/>
          </w:pPr>
          <w:r w:rsidRPr="00F40652">
            <w:rPr>
              <w:rStyle w:val="Platzhaltertext"/>
            </w:rPr>
            <w:t>Klicken oder tippen Sie hier, um Text einzugeben.</w:t>
          </w:r>
        </w:p>
      </w:docPartBody>
    </w:docPart>
    <w:docPart>
      <w:docPartPr>
        <w:name w:val="18FE42F746FE4F179A3CD04190578EF2"/>
        <w:category>
          <w:name w:val="Allgemein"/>
          <w:gallery w:val="placeholder"/>
        </w:category>
        <w:types>
          <w:type w:val="bbPlcHdr"/>
        </w:types>
        <w:behaviors>
          <w:behavior w:val="content"/>
        </w:behaviors>
        <w:guid w:val="{D5046757-53CC-4B43-8311-4AB05F9CE6E9}"/>
      </w:docPartPr>
      <w:docPartBody>
        <w:p w:rsidR="00000000" w:rsidRDefault="0050026E">
          <w:pPr>
            <w:pStyle w:val="18FE42F746FE4F179A3CD04190578EF2"/>
          </w:pPr>
          <w:r w:rsidRPr="00D64912">
            <w:rPr>
              <w:rStyle w:val="Platzhaltertext"/>
            </w:rPr>
            <w:t>Klicken oder tippen Sie hier, um Text einzugeben.</w:t>
          </w:r>
        </w:p>
      </w:docPartBody>
    </w:docPart>
    <w:docPart>
      <w:docPartPr>
        <w:name w:val="EC411299CD354CDDBC274926AA57E2A1"/>
        <w:category>
          <w:name w:val="Allgemein"/>
          <w:gallery w:val="placeholder"/>
        </w:category>
        <w:types>
          <w:type w:val="bbPlcHdr"/>
        </w:types>
        <w:behaviors>
          <w:behavior w:val="content"/>
        </w:behaviors>
        <w:guid w:val="{C54B28CE-80B6-4A5D-8FEC-29302B157F56}"/>
      </w:docPartPr>
      <w:docPartBody>
        <w:p w:rsidR="00000000" w:rsidRDefault="0057240E">
          <w:pPr>
            <w:pStyle w:val="EC411299CD354CDDBC274926AA57E2A1"/>
          </w:pPr>
          <w:r w:rsidRPr="006F674B">
            <w:rPr>
              <w:rStyle w:val="Platzhaltertext"/>
            </w:rPr>
            <w:t>Klicken oder tippen Sie hier, um Text einzugeben.</w:t>
          </w:r>
        </w:p>
      </w:docPartBody>
    </w:docPart>
    <w:docPart>
      <w:docPartPr>
        <w:name w:val="BEB99C1F35594EC0AFBCADFD66D225AF"/>
        <w:category>
          <w:name w:val="Allgemein"/>
          <w:gallery w:val="placeholder"/>
        </w:category>
        <w:types>
          <w:type w:val="bbPlcHdr"/>
        </w:types>
        <w:behaviors>
          <w:behavior w:val="content"/>
        </w:behaviors>
        <w:guid w:val="{AAA0EE24-007E-4C01-8099-67E1EB7CB91C}"/>
      </w:docPartPr>
      <w:docPartBody>
        <w:p w:rsidR="00000000" w:rsidRDefault="0057240E">
          <w:pPr>
            <w:pStyle w:val="BEB99C1F35594EC0AFBCADFD66D225AF"/>
          </w:pPr>
          <w:r w:rsidRPr="00525E10">
            <w:rPr>
              <w:rStyle w:val="Platzhaltertext"/>
            </w:rPr>
            <w:t>Klicken oder tippen Sie hier, um Text einzugeben.</w:t>
          </w:r>
        </w:p>
      </w:docPartBody>
    </w:docPart>
    <w:docPart>
      <w:docPartPr>
        <w:name w:val="4B83FE9D262543E8A129458DE5CA12E5"/>
        <w:category>
          <w:name w:val="Allgemein"/>
          <w:gallery w:val="placeholder"/>
        </w:category>
        <w:types>
          <w:type w:val="bbPlcHdr"/>
        </w:types>
        <w:behaviors>
          <w:behavior w:val="content"/>
        </w:behaviors>
        <w:guid w:val="{4F74A330-DDA7-43F6-AF0D-DF1C849AF9FF}"/>
      </w:docPartPr>
      <w:docPartBody>
        <w:p w:rsidR="00000000" w:rsidRDefault="0057240E">
          <w:pPr>
            <w:pStyle w:val="4B83FE9D262543E8A129458DE5CA12E5"/>
          </w:pPr>
          <w:r w:rsidRPr="00525E10">
            <w:rPr>
              <w:rStyle w:val="Platzhaltertext"/>
            </w:rPr>
            <w:t>Klicken oder tippen Sie hier, um Text einzugeben.</w:t>
          </w:r>
        </w:p>
      </w:docPartBody>
    </w:docPart>
    <w:docPart>
      <w:docPartPr>
        <w:name w:val="836ED0BAB3F04515B4D46F2A432EE093"/>
        <w:category>
          <w:name w:val="Allgemein"/>
          <w:gallery w:val="placeholder"/>
        </w:category>
        <w:types>
          <w:type w:val="bbPlcHdr"/>
        </w:types>
        <w:behaviors>
          <w:behavior w:val="content"/>
        </w:behaviors>
        <w:guid w:val="{8C0C0425-A008-416A-AF8F-8DC744172591}"/>
      </w:docPartPr>
      <w:docPartBody>
        <w:p w:rsidR="00000000" w:rsidRDefault="0050026E">
          <w:pPr>
            <w:pStyle w:val="836ED0BAB3F04515B4D46F2A432EE093"/>
          </w:pPr>
          <w:r w:rsidRPr="00D64912">
            <w:rPr>
              <w:rStyle w:val="Platzhaltertext"/>
            </w:rPr>
            <w:t>Klicken oder tippen Sie hier, um Text einzugeben.</w:t>
          </w:r>
        </w:p>
      </w:docPartBody>
    </w:docPart>
    <w:docPart>
      <w:docPartPr>
        <w:name w:val="DD172B71993C4890884FF2BBFFBDD84E"/>
        <w:category>
          <w:name w:val="Allgemein"/>
          <w:gallery w:val="placeholder"/>
        </w:category>
        <w:types>
          <w:type w:val="bbPlcHdr"/>
        </w:types>
        <w:behaviors>
          <w:behavior w:val="content"/>
        </w:behaviors>
        <w:guid w:val="{8EC507C8-0B15-4AF5-8CD7-39E28C570DCA}"/>
      </w:docPartPr>
      <w:docPartBody>
        <w:p w:rsidR="00000000" w:rsidRDefault="0057240E">
          <w:pPr>
            <w:pStyle w:val="DD172B71993C4890884FF2BBFFBDD84E"/>
          </w:pPr>
          <w:r w:rsidRPr="00D64912">
            <w:rPr>
              <w:rStyle w:val="Platzhaltertext"/>
            </w:rPr>
            <w:t>Klicken oder tippen Sie hier, um Text einzugeben.</w:t>
          </w:r>
        </w:p>
      </w:docPartBody>
    </w:docPart>
    <w:docPart>
      <w:docPartPr>
        <w:name w:val="6CAD4DB70A4E4281BDCC9596A3B7DB58"/>
        <w:category>
          <w:name w:val="Allgemein"/>
          <w:gallery w:val="placeholder"/>
        </w:category>
        <w:types>
          <w:type w:val="bbPlcHdr"/>
        </w:types>
        <w:behaviors>
          <w:behavior w:val="content"/>
        </w:behaviors>
        <w:guid w:val="{D254A48C-B977-4BD3-9E3A-5454FD02E197}"/>
      </w:docPartPr>
      <w:docPartBody>
        <w:p w:rsidR="00000000" w:rsidRDefault="0050026E">
          <w:pPr>
            <w:pStyle w:val="6CAD4DB70A4E4281BDCC9596A3B7DB58"/>
          </w:pPr>
          <w:r w:rsidRPr="00D64912">
            <w:rPr>
              <w:rStyle w:val="Platzhaltertext"/>
            </w:rPr>
            <w:t>Klicken oder tippen Sie hier, um Text einzugeben.</w:t>
          </w:r>
        </w:p>
      </w:docPartBody>
    </w:docPart>
    <w:docPart>
      <w:docPartPr>
        <w:name w:val="2E53905AE6A4445FA988A0F2F9201BC3"/>
        <w:category>
          <w:name w:val="Allgemein"/>
          <w:gallery w:val="placeholder"/>
        </w:category>
        <w:types>
          <w:type w:val="bbPlcHdr"/>
        </w:types>
        <w:behaviors>
          <w:behavior w:val="content"/>
        </w:behaviors>
        <w:guid w:val="{D81A6E6F-0F8D-44AF-A0C6-D10FB1202EAE}"/>
      </w:docPartPr>
      <w:docPartBody>
        <w:p w:rsidR="00000000" w:rsidRDefault="0057240E">
          <w:pPr>
            <w:pStyle w:val="2E53905AE6A4445FA988A0F2F9201BC3"/>
          </w:pPr>
          <w:r w:rsidRPr="00D64912">
            <w:rPr>
              <w:rStyle w:val="Platzhaltertext"/>
            </w:rPr>
            <w:t>Klicken oder tippen Sie hier, um Text einzugeben.</w:t>
          </w:r>
        </w:p>
      </w:docPartBody>
    </w:docPart>
    <w:docPart>
      <w:docPartPr>
        <w:name w:val="3D8FDE31EB394296801A80E5C732AEB3"/>
        <w:category>
          <w:name w:val="Allgemein"/>
          <w:gallery w:val="placeholder"/>
        </w:category>
        <w:types>
          <w:type w:val="bbPlcHdr"/>
        </w:types>
        <w:behaviors>
          <w:behavior w:val="content"/>
        </w:behaviors>
        <w:guid w:val="{5062C57F-61D3-4802-9A2F-079F012071E7}"/>
      </w:docPartPr>
      <w:docPartBody>
        <w:p w:rsidR="00000000" w:rsidRDefault="0057240E">
          <w:pPr>
            <w:pStyle w:val="3D8FDE31EB394296801A80E5C732AEB3"/>
          </w:pPr>
          <w:r w:rsidRPr="006F674B">
            <w:rPr>
              <w:rStyle w:val="Platzhaltertext"/>
            </w:rPr>
            <w:t>Klicken oder tippen Sie hier, um Text einzugeben.</w:t>
          </w:r>
        </w:p>
      </w:docPartBody>
    </w:docPart>
    <w:docPart>
      <w:docPartPr>
        <w:name w:val="F6946040958B466EBA690A6BF1924B0B"/>
        <w:category>
          <w:name w:val="Allgemein"/>
          <w:gallery w:val="placeholder"/>
        </w:category>
        <w:types>
          <w:type w:val="bbPlcHdr"/>
        </w:types>
        <w:behaviors>
          <w:behavior w:val="content"/>
        </w:behaviors>
        <w:guid w:val="{480096DD-7D42-4027-8683-D396109E6E86}"/>
      </w:docPartPr>
      <w:docPartBody>
        <w:p w:rsidR="00000000" w:rsidRDefault="0057240E">
          <w:pPr>
            <w:pStyle w:val="F6946040958B466EBA690A6BF1924B0B"/>
          </w:pPr>
          <w:r w:rsidRPr="00D64912">
            <w:rPr>
              <w:rStyle w:val="Platzhaltertext"/>
            </w:rPr>
            <w:t>Klicken oder tippen Sie hier, um Text einzugeben.</w:t>
          </w:r>
        </w:p>
      </w:docPartBody>
    </w:docPart>
    <w:docPart>
      <w:docPartPr>
        <w:name w:val="14CBAE9447B7486FA46DEEE29E9DB9A4"/>
        <w:category>
          <w:name w:val="Allgemein"/>
          <w:gallery w:val="placeholder"/>
        </w:category>
        <w:types>
          <w:type w:val="bbPlcHdr"/>
        </w:types>
        <w:behaviors>
          <w:behavior w:val="content"/>
        </w:behaviors>
        <w:guid w:val="{F4342DA9-5500-42E3-9BB1-923F7DC4208B}"/>
      </w:docPartPr>
      <w:docPartBody>
        <w:p w:rsidR="00000000" w:rsidRDefault="0057240E">
          <w:pPr>
            <w:pStyle w:val="14CBAE9447B7486FA46DEEE29E9DB9A4"/>
          </w:pPr>
          <w:r w:rsidRPr="00D64912">
            <w:rPr>
              <w:rStyle w:val="Platzhaltertext"/>
            </w:rPr>
            <w:t>Klicken oder tippen Sie hier, um Text einzugeben.</w:t>
          </w:r>
        </w:p>
      </w:docPartBody>
    </w:docPart>
    <w:docPart>
      <w:docPartPr>
        <w:name w:val="A2131088E7BD4C74BBB02E034C46A132"/>
        <w:category>
          <w:name w:val="Allgemein"/>
          <w:gallery w:val="placeholder"/>
        </w:category>
        <w:types>
          <w:type w:val="bbPlcHdr"/>
        </w:types>
        <w:behaviors>
          <w:behavior w:val="content"/>
        </w:behaviors>
        <w:guid w:val="{57B4C9D3-D6D2-4CD7-BFFA-7299EFE57534}"/>
      </w:docPartPr>
      <w:docPartBody>
        <w:p w:rsidR="00000000" w:rsidRDefault="0057240E">
          <w:pPr>
            <w:pStyle w:val="A2131088E7BD4C74BBB02E034C46A132"/>
          </w:pPr>
          <w:r w:rsidRPr="00D64912">
            <w:rPr>
              <w:rStyle w:val="Platzhaltertext"/>
            </w:rPr>
            <w:t>Klicken oder tippen Sie hier, um Text einzugeben.</w:t>
          </w:r>
        </w:p>
      </w:docPartBody>
    </w:docPart>
    <w:docPart>
      <w:docPartPr>
        <w:name w:val="DA752E44A48048F08B0C4ECB252A0D87"/>
        <w:category>
          <w:name w:val="Allgemein"/>
          <w:gallery w:val="placeholder"/>
        </w:category>
        <w:types>
          <w:type w:val="bbPlcHdr"/>
        </w:types>
        <w:behaviors>
          <w:behavior w:val="content"/>
        </w:behaviors>
        <w:guid w:val="{888FD662-6909-4061-8537-CB29F2967FD6}"/>
      </w:docPartPr>
      <w:docPartBody>
        <w:p w:rsidR="00000000" w:rsidRDefault="0057240E">
          <w:pPr>
            <w:pStyle w:val="DA752E44A48048F08B0C4ECB252A0D87"/>
          </w:pPr>
          <w:r w:rsidRPr="00D64912">
            <w:rPr>
              <w:rStyle w:val="Platzhaltertext"/>
            </w:rPr>
            <w:t>Klicken oder tippen Sie hier, um Text einzugeben.</w:t>
          </w:r>
        </w:p>
      </w:docPartBody>
    </w:docPart>
    <w:docPart>
      <w:docPartPr>
        <w:name w:val="83144A3813114330A2082D193FC192A2"/>
        <w:category>
          <w:name w:val="Allgemein"/>
          <w:gallery w:val="placeholder"/>
        </w:category>
        <w:types>
          <w:type w:val="bbPlcHdr"/>
        </w:types>
        <w:behaviors>
          <w:behavior w:val="content"/>
        </w:behaviors>
        <w:guid w:val="{F1A74272-0111-455D-82E1-31B374197F40}"/>
      </w:docPartPr>
      <w:docPartBody>
        <w:p w:rsidR="00000000" w:rsidRDefault="0057240E">
          <w:pPr>
            <w:pStyle w:val="83144A3813114330A2082D193FC192A2"/>
          </w:pPr>
          <w:r w:rsidRPr="00D64912">
            <w:rPr>
              <w:rStyle w:val="Platzhaltertext"/>
            </w:rPr>
            <w:t>Klicken oder tippen Sie hier, um Text einzugeben.</w:t>
          </w:r>
        </w:p>
      </w:docPartBody>
    </w:docPart>
    <w:docPart>
      <w:docPartPr>
        <w:name w:val="E43D136A6C224F1E9C7DC46B37D3F101"/>
        <w:category>
          <w:name w:val="Allgemein"/>
          <w:gallery w:val="placeholder"/>
        </w:category>
        <w:types>
          <w:type w:val="bbPlcHdr"/>
        </w:types>
        <w:behaviors>
          <w:behavior w:val="content"/>
        </w:behaviors>
        <w:guid w:val="{B891DA1C-DBD6-4822-A6E4-4F931B729AB8}"/>
      </w:docPartPr>
      <w:docPartBody>
        <w:p w:rsidR="00000000" w:rsidRDefault="0050026E">
          <w:pPr>
            <w:pStyle w:val="E43D136A6C224F1E9C7DC46B37D3F101"/>
          </w:pPr>
          <w:r w:rsidRPr="00D64912">
            <w:rPr>
              <w:rStyle w:val="Platzhaltertext"/>
            </w:rPr>
            <w:t>Klicken oder tippen Sie hier, um Text einzugeben.</w:t>
          </w:r>
        </w:p>
      </w:docPartBody>
    </w:docPart>
    <w:docPart>
      <w:docPartPr>
        <w:name w:val="95DEB0E18B0B4A089B99EBED56B95C02"/>
        <w:category>
          <w:name w:val="Allgemein"/>
          <w:gallery w:val="placeholder"/>
        </w:category>
        <w:types>
          <w:type w:val="bbPlcHdr"/>
        </w:types>
        <w:behaviors>
          <w:behavior w:val="content"/>
        </w:behaviors>
        <w:guid w:val="{23113EDD-573E-477B-9B63-5222081E8EF7}"/>
      </w:docPartPr>
      <w:docPartBody>
        <w:p w:rsidR="00000000" w:rsidRDefault="0050026E">
          <w:pPr>
            <w:pStyle w:val="95DEB0E18B0B4A089B99EBED56B95C02"/>
          </w:pPr>
          <w:r w:rsidRPr="00D64912">
            <w:rPr>
              <w:rStyle w:val="Platzhaltertext"/>
            </w:rPr>
            <w:t>Klicken oder tippen Sie hier, um Text einzugeben.</w:t>
          </w:r>
        </w:p>
      </w:docPartBody>
    </w:docPart>
    <w:docPart>
      <w:docPartPr>
        <w:name w:val="4D5CBA6EE47E44AEA1AB4B3F0B556BC8"/>
        <w:category>
          <w:name w:val="Allgemein"/>
          <w:gallery w:val="placeholder"/>
        </w:category>
        <w:types>
          <w:type w:val="bbPlcHdr"/>
        </w:types>
        <w:behaviors>
          <w:behavior w:val="content"/>
        </w:behaviors>
        <w:guid w:val="{89FCF438-BBA0-4031-86F7-C10DFDDE2BAD}"/>
      </w:docPartPr>
      <w:docPartBody>
        <w:p w:rsidR="00000000" w:rsidRDefault="0050026E">
          <w:pPr>
            <w:pStyle w:val="4D5CBA6EE47E44AEA1AB4B3F0B556BC8"/>
          </w:pPr>
          <w:r w:rsidRPr="00D64912">
            <w:rPr>
              <w:rStyle w:val="Platzhaltertext"/>
            </w:rPr>
            <w:t>Klicken oder tippen Sie hier, um Text einzugeben.</w:t>
          </w:r>
        </w:p>
      </w:docPartBody>
    </w:docPart>
    <w:docPart>
      <w:docPartPr>
        <w:name w:val="D57CED74DB694A7C8CFFF1A06C09E4EF"/>
        <w:category>
          <w:name w:val="Allgemein"/>
          <w:gallery w:val="placeholder"/>
        </w:category>
        <w:types>
          <w:type w:val="bbPlcHdr"/>
        </w:types>
        <w:behaviors>
          <w:behavior w:val="content"/>
        </w:behaviors>
        <w:guid w:val="{6D155DF5-6227-4C1D-88CB-EAC7F19BE113}"/>
      </w:docPartPr>
      <w:docPartBody>
        <w:p w:rsidR="00000000" w:rsidRDefault="0050026E">
          <w:pPr>
            <w:pStyle w:val="D57CED74DB694A7C8CFFF1A06C09E4EF"/>
          </w:pPr>
          <w:r w:rsidRPr="00D64912">
            <w:rPr>
              <w:rStyle w:val="Platzhaltertext"/>
            </w:rPr>
            <w:t>Klicken oder tippen Sie hier, um Text einzugeben.</w:t>
          </w:r>
        </w:p>
      </w:docPartBody>
    </w:docPart>
    <w:docPart>
      <w:docPartPr>
        <w:name w:val="834EC4B95B4949F0A7D076CEE50063ED"/>
        <w:category>
          <w:name w:val="Allgemein"/>
          <w:gallery w:val="placeholder"/>
        </w:category>
        <w:types>
          <w:type w:val="bbPlcHdr"/>
        </w:types>
        <w:behaviors>
          <w:behavior w:val="content"/>
        </w:behaviors>
        <w:guid w:val="{F2021110-C78C-4D41-83B6-E35CAAB57C2A}"/>
      </w:docPartPr>
      <w:docPartBody>
        <w:p w:rsidR="00000000" w:rsidRDefault="002A487A">
          <w:pPr>
            <w:pStyle w:val="834EC4B95B4949F0A7D076CEE50063ED"/>
          </w:pPr>
          <w:r w:rsidRPr="00D64912">
            <w:rPr>
              <w:rStyle w:val="Platzhaltertext"/>
            </w:rPr>
            <w:t>Klicken oder tippen Sie hier, um Text einzugeben.</w:t>
          </w:r>
        </w:p>
      </w:docPartBody>
    </w:docPart>
    <w:docPart>
      <w:docPartPr>
        <w:name w:val="F8A5E7C581BA455C9FE8BB2A0E5EF76E"/>
        <w:category>
          <w:name w:val="Allgemein"/>
          <w:gallery w:val="placeholder"/>
        </w:category>
        <w:types>
          <w:type w:val="bbPlcHdr"/>
        </w:types>
        <w:behaviors>
          <w:behavior w:val="content"/>
        </w:behaviors>
        <w:guid w:val="{B844DA4F-6907-411E-BC23-269DED1A053B}"/>
      </w:docPartPr>
      <w:docPartBody>
        <w:p w:rsidR="00000000" w:rsidRDefault="00AB3B85">
          <w:pPr>
            <w:pStyle w:val="F8A5E7C581BA455C9FE8BB2A0E5EF76E"/>
          </w:pPr>
          <w:r w:rsidRPr="00D64912">
            <w:rPr>
              <w:rStyle w:val="Platzhaltertext"/>
            </w:rPr>
            <w:t>Klicken oder tippen Sie hier, um Text einzugeben.</w:t>
          </w:r>
        </w:p>
      </w:docPartBody>
    </w:docPart>
    <w:docPart>
      <w:docPartPr>
        <w:name w:val="BDEC92B636924FFDA1FF7E20CC19D1ED"/>
        <w:category>
          <w:name w:val="Allgemein"/>
          <w:gallery w:val="placeholder"/>
        </w:category>
        <w:types>
          <w:type w:val="bbPlcHdr"/>
        </w:types>
        <w:behaviors>
          <w:behavior w:val="content"/>
        </w:behaviors>
        <w:guid w:val="{828B4D0F-9F45-4178-AE51-A04A9D4FFAE0}"/>
      </w:docPartPr>
      <w:docPartBody>
        <w:p w:rsidR="00000000" w:rsidRDefault="002A487A">
          <w:pPr>
            <w:pStyle w:val="BDEC92B636924FFDA1FF7E20CC19D1ED"/>
          </w:pPr>
          <w:r w:rsidRPr="00D64912">
            <w:rPr>
              <w:rStyle w:val="Platzhaltertext"/>
            </w:rPr>
            <w:t>Klicken oder tippen Sie hier, um Text einzugeben.</w:t>
          </w:r>
        </w:p>
      </w:docPartBody>
    </w:docPart>
    <w:docPart>
      <w:docPartPr>
        <w:name w:val="FF5CA2F9877F4100A7523B9EF0A9F7CC"/>
        <w:category>
          <w:name w:val="Allgemein"/>
          <w:gallery w:val="placeholder"/>
        </w:category>
        <w:types>
          <w:type w:val="bbPlcHdr"/>
        </w:types>
        <w:behaviors>
          <w:behavior w:val="content"/>
        </w:behaviors>
        <w:guid w:val="{28EF1485-A28B-4812-BA1A-0A649487667E}"/>
      </w:docPartPr>
      <w:docPartBody>
        <w:p w:rsidR="00000000" w:rsidRDefault="0050026E">
          <w:pPr>
            <w:pStyle w:val="FF5CA2F9877F4100A7523B9EF0A9F7CC"/>
          </w:pPr>
          <w:r w:rsidRPr="00D64912">
            <w:rPr>
              <w:rStyle w:val="Platzhaltertext"/>
            </w:rPr>
            <w:t>Klicken oder tippen Sie hier, um Text einzugeben.</w:t>
          </w:r>
        </w:p>
      </w:docPartBody>
    </w:docPart>
    <w:docPart>
      <w:docPartPr>
        <w:name w:val="EE4F940B07754F3BB264A9E8131A90E1"/>
        <w:category>
          <w:name w:val="Allgemein"/>
          <w:gallery w:val="placeholder"/>
        </w:category>
        <w:types>
          <w:type w:val="bbPlcHdr"/>
        </w:types>
        <w:behaviors>
          <w:behavior w:val="content"/>
        </w:behaviors>
        <w:guid w:val="{987F4333-8EFB-4708-ACCA-85C4CC5F4C5F}"/>
      </w:docPartPr>
      <w:docPartBody>
        <w:p w:rsidR="00000000" w:rsidRDefault="009743D4">
          <w:pPr>
            <w:pStyle w:val="EE4F940B07754F3BB264A9E8131A90E1"/>
          </w:pPr>
          <w:r w:rsidRPr="00D64912">
            <w:rPr>
              <w:rStyle w:val="Platzhaltertext"/>
            </w:rPr>
            <w:t>Klicken oder tippen Sie hier, um Text einzugeben.</w:t>
          </w:r>
        </w:p>
      </w:docPartBody>
    </w:docPart>
    <w:docPart>
      <w:docPartPr>
        <w:name w:val="3169777700014D1297FA9E746D7C9510"/>
        <w:category>
          <w:name w:val="Allgemein"/>
          <w:gallery w:val="placeholder"/>
        </w:category>
        <w:types>
          <w:type w:val="bbPlcHdr"/>
        </w:types>
        <w:behaviors>
          <w:behavior w:val="content"/>
        </w:behaviors>
        <w:guid w:val="{D9074912-1B6C-4604-B696-A5DA8231B541}"/>
      </w:docPartPr>
      <w:docPartBody>
        <w:p w:rsidR="00000000" w:rsidRDefault="00AB3B85">
          <w:pPr>
            <w:pStyle w:val="3169777700014D1297FA9E746D7C9510"/>
          </w:pPr>
          <w:r w:rsidRPr="00D64912">
            <w:rPr>
              <w:rStyle w:val="Platzhaltertext"/>
            </w:rPr>
            <w:t>Klicken oder tippen Sie hier, um Text einzugeben.</w:t>
          </w:r>
        </w:p>
      </w:docPartBody>
    </w:docPart>
    <w:docPart>
      <w:docPartPr>
        <w:name w:val="EE275971C69E4E91B2DE3843E3DE02BA"/>
        <w:category>
          <w:name w:val="Allgemein"/>
          <w:gallery w:val="placeholder"/>
        </w:category>
        <w:types>
          <w:type w:val="bbPlcHdr"/>
        </w:types>
        <w:behaviors>
          <w:behavior w:val="content"/>
        </w:behaviors>
        <w:guid w:val="{9C3482AD-1C8A-43D9-B700-A60DC69B2A7C}"/>
      </w:docPartPr>
      <w:docPartBody>
        <w:p w:rsidR="00000000" w:rsidRDefault="00AB3B85">
          <w:pPr>
            <w:pStyle w:val="EE275971C69E4E91B2DE3843E3DE02BA"/>
          </w:pPr>
          <w:r w:rsidRPr="00D64912">
            <w:rPr>
              <w:rStyle w:val="Platzhaltertext"/>
            </w:rPr>
            <w:t>Klicken oder tippen Sie hier, um Text einzugeben.</w:t>
          </w:r>
        </w:p>
      </w:docPartBody>
    </w:docPart>
    <w:docPart>
      <w:docPartPr>
        <w:name w:val="B34D58B23D3047CE90620F8B9767F2AE"/>
        <w:category>
          <w:name w:val="Allgemein"/>
          <w:gallery w:val="placeholder"/>
        </w:category>
        <w:types>
          <w:type w:val="bbPlcHdr"/>
        </w:types>
        <w:behaviors>
          <w:behavior w:val="content"/>
        </w:behaviors>
        <w:guid w:val="{2F060069-8908-4534-A43A-99C53D98056B}"/>
      </w:docPartPr>
      <w:docPartBody>
        <w:p w:rsidR="00000000" w:rsidRDefault="00AB3B85">
          <w:pPr>
            <w:pStyle w:val="B34D58B23D3047CE90620F8B9767F2AE"/>
          </w:pPr>
          <w:r w:rsidRPr="00D64912">
            <w:rPr>
              <w:rStyle w:val="Platzhaltertext"/>
            </w:rPr>
            <w:t>Klicken oder tippen Sie hier, um Text einzugeben.</w:t>
          </w:r>
        </w:p>
      </w:docPartBody>
    </w:docPart>
    <w:docPart>
      <w:docPartPr>
        <w:name w:val="87C7AE5EA6014D839DDEFE6024C21EBE"/>
        <w:category>
          <w:name w:val="Allgemein"/>
          <w:gallery w:val="placeholder"/>
        </w:category>
        <w:types>
          <w:type w:val="bbPlcHdr"/>
        </w:types>
        <w:behaviors>
          <w:behavior w:val="content"/>
        </w:behaviors>
        <w:guid w:val="{A7A5F7E2-EF49-4A9E-B018-49CD891F1F8F}"/>
      </w:docPartPr>
      <w:docPartBody>
        <w:p w:rsidR="00000000" w:rsidRDefault="00AB3B85">
          <w:pPr>
            <w:pStyle w:val="87C7AE5EA6014D839DDEFE6024C21EBE"/>
          </w:pPr>
          <w:r w:rsidRPr="00D64912">
            <w:rPr>
              <w:rStyle w:val="Platzhaltertext"/>
            </w:rPr>
            <w:t>Klicken oder tippen Sie hier, um Text einzugeben.</w:t>
          </w:r>
        </w:p>
      </w:docPartBody>
    </w:docPart>
    <w:docPart>
      <w:docPartPr>
        <w:name w:val="50FE2B25B5194FA0B77FBA2A6836D62B"/>
        <w:category>
          <w:name w:val="Allgemein"/>
          <w:gallery w:val="placeholder"/>
        </w:category>
        <w:types>
          <w:type w:val="bbPlcHdr"/>
        </w:types>
        <w:behaviors>
          <w:behavior w:val="content"/>
        </w:behaviors>
        <w:guid w:val="{D497028A-C22A-4B2F-BC34-C6109F79EB5C}"/>
      </w:docPartPr>
      <w:docPartBody>
        <w:p w:rsidR="00000000" w:rsidRDefault="0057240E">
          <w:pPr>
            <w:pStyle w:val="50FE2B25B5194FA0B77FBA2A6836D62B"/>
          </w:pPr>
          <w:r w:rsidRPr="00D64912">
            <w:rPr>
              <w:rStyle w:val="Platzhaltertext"/>
            </w:rPr>
            <w:t>Klicken oder tippen Sie hier, um Text einzugeben.</w:t>
          </w:r>
        </w:p>
      </w:docPartBody>
    </w:docPart>
    <w:docPart>
      <w:docPartPr>
        <w:name w:val="EEF74F5843B64E3BBF23195D5CC783A6"/>
        <w:category>
          <w:name w:val="Allgemein"/>
          <w:gallery w:val="placeholder"/>
        </w:category>
        <w:types>
          <w:type w:val="bbPlcHdr"/>
        </w:types>
        <w:behaviors>
          <w:behavior w:val="content"/>
        </w:behaviors>
        <w:guid w:val="{42415071-1F47-4F34-BBE6-CF1C93E5798E}"/>
      </w:docPartPr>
      <w:docPartBody>
        <w:p w:rsidR="00000000" w:rsidRDefault="0050026E">
          <w:pPr>
            <w:pStyle w:val="EEF74F5843B64E3BBF23195D5CC783A6"/>
          </w:pPr>
          <w:r w:rsidRPr="00D64912">
            <w:rPr>
              <w:rStyle w:val="Platzhaltertext"/>
            </w:rPr>
            <w:t>Klicken oder tippen Sie hier, um Text einzugeben.</w:t>
          </w:r>
        </w:p>
      </w:docPartBody>
    </w:docPart>
    <w:docPart>
      <w:docPartPr>
        <w:name w:val="3A59BA5EEC61446B8E5839CA1D357E7E"/>
        <w:category>
          <w:name w:val="Allgemein"/>
          <w:gallery w:val="placeholder"/>
        </w:category>
        <w:types>
          <w:type w:val="bbPlcHdr"/>
        </w:types>
        <w:behaviors>
          <w:behavior w:val="content"/>
        </w:behaviors>
        <w:guid w:val="{77AFC854-B318-4D80-A2F7-BD2C2B422D61}"/>
      </w:docPartPr>
      <w:docPartBody>
        <w:p w:rsidR="00000000" w:rsidRDefault="00AB3B85">
          <w:pPr>
            <w:pStyle w:val="3A59BA5EEC61446B8E5839CA1D357E7E"/>
          </w:pPr>
          <w:r w:rsidRPr="00D64912">
            <w:rPr>
              <w:rStyle w:val="Platzhaltertext"/>
            </w:rPr>
            <w:t>Klicken oder tippen Sie hier, um Text einzugeben.</w:t>
          </w:r>
        </w:p>
      </w:docPartBody>
    </w:docPart>
    <w:docPart>
      <w:docPartPr>
        <w:name w:val="F93E48F64F1E450E8C6D99EBF647AF34"/>
        <w:category>
          <w:name w:val="Allgemein"/>
          <w:gallery w:val="placeholder"/>
        </w:category>
        <w:types>
          <w:type w:val="bbPlcHdr"/>
        </w:types>
        <w:behaviors>
          <w:behavior w:val="content"/>
        </w:behaviors>
        <w:guid w:val="{183F613E-6052-4F89-9C3A-881E8BD1EF98}"/>
      </w:docPartPr>
      <w:docPartBody>
        <w:p w:rsidR="00000000" w:rsidRDefault="00AB3B85">
          <w:pPr>
            <w:pStyle w:val="F93E48F64F1E450E8C6D99EBF647AF34"/>
          </w:pPr>
          <w:r w:rsidRPr="00D64912">
            <w:rPr>
              <w:rStyle w:val="Platzhaltertext"/>
            </w:rPr>
            <w:t>Klicken oder tippen Sie hier, um Text einzugeben.</w:t>
          </w:r>
        </w:p>
      </w:docPartBody>
    </w:docPart>
    <w:docPart>
      <w:docPartPr>
        <w:name w:val="A8EABA9DA07C4A23890D6C37FC759019"/>
        <w:category>
          <w:name w:val="Allgemein"/>
          <w:gallery w:val="placeholder"/>
        </w:category>
        <w:types>
          <w:type w:val="bbPlcHdr"/>
        </w:types>
        <w:behaviors>
          <w:behavior w:val="content"/>
        </w:behaviors>
        <w:guid w:val="{54C0AF5C-20FD-4A01-92FE-FF3F338BC1B9}"/>
      </w:docPartPr>
      <w:docPartBody>
        <w:p w:rsidR="00000000" w:rsidRDefault="0050026E">
          <w:pPr>
            <w:pStyle w:val="A8EABA9DA07C4A23890D6C37FC759019"/>
          </w:pPr>
          <w:r w:rsidRPr="00D64912">
            <w:rPr>
              <w:rStyle w:val="Platzhaltertext"/>
            </w:rPr>
            <w:t>Klicken oder tippen Sie hier, um Text einzugeben.</w:t>
          </w:r>
        </w:p>
      </w:docPartBody>
    </w:docPart>
    <w:docPart>
      <w:docPartPr>
        <w:name w:val="72E944477FDF4EB7B3B1CB6C01860F87"/>
        <w:category>
          <w:name w:val="Allgemein"/>
          <w:gallery w:val="placeholder"/>
        </w:category>
        <w:types>
          <w:type w:val="bbPlcHdr"/>
        </w:types>
        <w:behaviors>
          <w:behavior w:val="content"/>
        </w:behaviors>
        <w:guid w:val="{57BC494A-09AB-4F3D-B6D6-AF28947C876F}"/>
      </w:docPartPr>
      <w:docPartBody>
        <w:p w:rsidR="00000000" w:rsidRDefault="0057240E">
          <w:pPr>
            <w:pStyle w:val="72E944477FDF4EB7B3B1CB6C01860F87"/>
          </w:pPr>
          <w:r w:rsidRPr="00D64912">
            <w:rPr>
              <w:rStyle w:val="Platzhaltertext"/>
            </w:rPr>
            <w:t>Klicken oder tippen Sie hier, um Text einzugeben.</w:t>
          </w:r>
        </w:p>
      </w:docPartBody>
    </w:docPart>
    <w:docPart>
      <w:docPartPr>
        <w:name w:val="386B8556D3F1449FA0B6E1603A8FE057"/>
        <w:category>
          <w:name w:val="Allgemein"/>
          <w:gallery w:val="placeholder"/>
        </w:category>
        <w:types>
          <w:type w:val="bbPlcHdr"/>
        </w:types>
        <w:behaviors>
          <w:behavior w:val="content"/>
        </w:behaviors>
        <w:guid w:val="{5D13FD70-8471-4597-AEA6-9F4212750E94}"/>
      </w:docPartPr>
      <w:docPartBody>
        <w:p w:rsidR="00000000" w:rsidRDefault="0050026E">
          <w:pPr>
            <w:pStyle w:val="386B8556D3F1449FA0B6E1603A8FE057"/>
          </w:pPr>
          <w:r w:rsidRPr="00D64912">
            <w:rPr>
              <w:rStyle w:val="Platzhaltertext"/>
            </w:rPr>
            <w:t>Klicken oder tippen Sie hier, um Text einzugeben.</w:t>
          </w:r>
        </w:p>
      </w:docPartBody>
    </w:docPart>
    <w:docPart>
      <w:docPartPr>
        <w:name w:val="FC4A3A303167431587A6625C23B462CC"/>
        <w:category>
          <w:name w:val="Allgemein"/>
          <w:gallery w:val="placeholder"/>
        </w:category>
        <w:types>
          <w:type w:val="bbPlcHdr"/>
        </w:types>
        <w:behaviors>
          <w:behavior w:val="content"/>
        </w:behaviors>
        <w:guid w:val="{112149A6-1966-4025-A4F5-30946355A6E9}"/>
      </w:docPartPr>
      <w:docPartBody>
        <w:p w:rsidR="00000000" w:rsidRDefault="0050026E">
          <w:pPr>
            <w:pStyle w:val="FC4A3A303167431587A6625C23B462CC"/>
          </w:pPr>
          <w:r w:rsidRPr="00D64912">
            <w:rPr>
              <w:rStyle w:val="Platzhaltertext"/>
            </w:rPr>
            <w:t>Klicken oder tippen Sie hier, um Text einzugeben.</w:t>
          </w:r>
        </w:p>
      </w:docPartBody>
    </w:docPart>
    <w:docPart>
      <w:docPartPr>
        <w:name w:val="66301B1FEF5B42B398D45543F1A638C2"/>
        <w:category>
          <w:name w:val="Allgemein"/>
          <w:gallery w:val="placeholder"/>
        </w:category>
        <w:types>
          <w:type w:val="bbPlcHdr"/>
        </w:types>
        <w:behaviors>
          <w:behavior w:val="content"/>
        </w:behaviors>
        <w:guid w:val="{9162A875-CD0F-423D-A69B-5573EB3589C2}"/>
      </w:docPartPr>
      <w:docPartBody>
        <w:p w:rsidR="00000000" w:rsidRDefault="0050026E">
          <w:pPr>
            <w:pStyle w:val="66301B1FEF5B42B398D45543F1A638C2"/>
          </w:pPr>
          <w:r w:rsidRPr="00D64912">
            <w:rPr>
              <w:rStyle w:val="Platzhaltertext"/>
            </w:rPr>
            <w:t>Klicken oder tippen Sie hier, um Text einzugeben.</w:t>
          </w:r>
        </w:p>
      </w:docPartBody>
    </w:docPart>
    <w:docPart>
      <w:docPartPr>
        <w:name w:val="D48206C9521E4BDEA80A004A08D8C3A7"/>
        <w:category>
          <w:name w:val="Allgemein"/>
          <w:gallery w:val="placeholder"/>
        </w:category>
        <w:types>
          <w:type w:val="bbPlcHdr"/>
        </w:types>
        <w:behaviors>
          <w:behavior w:val="content"/>
        </w:behaviors>
        <w:guid w:val="{E24D5DE3-B470-4BEE-8B7F-1427955778FD}"/>
      </w:docPartPr>
      <w:docPartBody>
        <w:p w:rsidR="00000000" w:rsidRDefault="0050026E">
          <w:pPr>
            <w:pStyle w:val="D48206C9521E4BDEA80A004A08D8C3A7"/>
          </w:pPr>
          <w:r w:rsidRPr="00D64912">
            <w:rPr>
              <w:rStyle w:val="Platzhaltertext"/>
            </w:rPr>
            <w:t>Klicken oder tippen Sie hier, um Text einzugeben.</w:t>
          </w:r>
        </w:p>
      </w:docPartBody>
    </w:docPart>
    <w:docPart>
      <w:docPartPr>
        <w:name w:val="08BC395D847246C0BFDAFF1A0775E82B"/>
        <w:category>
          <w:name w:val="Allgemein"/>
          <w:gallery w:val="placeholder"/>
        </w:category>
        <w:types>
          <w:type w:val="bbPlcHdr"/>
        </w:types>
        <w:behaviors>
          <w:behavior w:val="content"/>
        </w:behaviors>
        <w:guid w:val="{E7DB4B71-C0DA-437F-89DC-197971EFC9B0}"/>
      </w:docPartPr>
      <w:docPartBody>
        <w:p w:rsidR="00000000" w:rsidRDefault="0050026E">
          <w:pPr>
            <w:pStyle w:val="08BC395D847246C0BFDAFF1A0775E82B"/>
          </w:pPr>
          <w:r w:rsidRPr="00D64912">
            <w:rPr>
              <w:rStyle w:val="Platzhaltertext"/>
            </w:rPr>
            <w:t>Klicken oder tippen Sie hier, um Text einzugeben.</w:t>
          </w:r>
        </w:p>
      </w:docPartBody>
    </w:docPart>
    <w:docPart>
      <w:docPartPr>
        <w:name w:val="FC6D2A2AD5FA4F18853A0183727C5207"/>
        <w:category>
          <w:name w:val="Allgemein"/>
          <w:gallery w:val="placeholder"/>
        </w:category>
        <w:types>
          <w:type w:val="bbPlcHdr"/>
        </w:types>
        <w:behaviors>
          <w:behavior w:val="content"/>
        </w:behaviors>
        <w:guid w:val="{81867139-4F69-420C-9F68-C19484130E36}"/>
      </w:docPartPr>
      <w:docPartBody>
        <w:p w:rsidR="00000000" w:rsidRDefault="0050026E">
          <w:pPr>
            <w:pStyle w:val="FC6D2A2AD5FA4F18853A0183727C5207"/>
          </w:pPr>
          <w:r w:rsidRPr="00D64912">
            <w:rPr>
              <w:rStyle w:val="Platzhaltertext"/>
            </w:rPr>
            <w:t>Klicken oder tippen Sie hier, um Text einzugeben.</w:t>
          </w:r>
        </w:p>
      </w:docPartBody>
    </w:docPart>
    <w:docPart>
      <w:docPartPr>
        <w:name w:val="19158E3E24C640B1B1243A31047380D1"/>
        <w:category>
          <w:name w:val="Allgemein"/>
          <w:gallery w:val="placeholder"/>
        </w:category>
        <w:types>
          <w:type w:val="bbPlcHdr"/>
        </w:types>
        <w:behaviors>
          <w:behavior w:val="content"/>
        </w:behaviors>
        <w:guid w:val="{25A6E5D2-E9B0-49D2-944C-FA4F4D13A459}"/>
      </w:docPartPr>
      <w:docPartBody>
        <w:p w:rsidR="00000000" w:rsidRDefault="0057240E">
          <w:pPr>
            <w:pStyle w:val="19158E3E24C640B1B1243A31047380D1"/>
          </w:pPr>
          <w:r w:rsidRPr="00D64912">
            <w:rPr>
              <w:rStyle w:val="Platzhaltertext"/>
            </w:rPr>
            <w:t>Klicken oder tippen Sie hier, um Text einzugeben.</w:t>
          </w:r>
        </w:p>
      </w:docPartBody>
    </w:docPart>
    <w:docPart>
      <w:docPartPr>
        <w:name w:val="D5343B182650453DA7ACAA50CCA451DC"/>
        <w:category>
          <w:name w:val="Allgemein"/>
          <w:gallery w:val="placeholder"/>
        </w:category>
        <w:types>
          <w:type w:val="bbPlcHdr"/>
        </w:types>
        <w:behaviors>
          <w:behavior w:val="content"/>
        </w:behaviors>
        <w:guid w:val="{509A4970-3CEC-4432-AE76-75BB5B18071F}"/>
      </w:docPartPr>
      <w:docPartBody>
        <w:p w:rsidR="00000000" w:rsidRDefault="0057240E">
          <w:pPr>
            <w:pStyle w:val="D5343B182650453DA7ACAA50CCA451DC"/>
          </w:pPr>
          <w:r w:rsidRPr="00D64912">
            <w:rPr>
              <w:rStyle w:val="Platzhaltertext"/>
            </w:rPr>
            <w:t>Klicken oder tippen Sie hier, um Text einzugeben.</w:t>
          </w:r>
        </w:p>
      </w:docPartBody>
    </w:docPart>
    <w:docPart>
      <w:docPartPr>
        <w:name w:val="4F7D5F8C63764466A6DDADFC248EAF46"/>
        <w:category>
          <w:name w:val="Allgemein"/>
          <w:gallery w:val="placeholder"/>
        </w:category>
        <w:types>
          <w:type w:val="bbPlcHdr"/>
        </w:types>
        <w:behaviors>
          <w:behavior w:val="content"/>
        </w:behaviors>
        <w:guid w:val="{5BF35E60-C723-4442-A65B-7AD1401139CE}"/>
      </w:docPartPr>
      <w:docPartBody>
        <w:p w:rsidR="00000000" w:rsidRDefault="0050026E">
          <w:pPr>
            <w:pStyle w:val="4F7D5F8C63764466A6DDADFC248EAF46"/>
          </w:pPr>
          <w:r w:rsidRPr="00D64912">
            <w:rPr>
              <w:rStyle w:val="Platzhaltertext"/>
            </w:rPr>
            <w:t>Klicken oder tippen Sie hier, um Text einzugeben.</w:t>
          </w:r>
        </w:p>
      </w:docPartBody>
    </w:docPart>
    <w:docPart>
      <w:docPartPr>
        <w:name w:val="A04DAFE890834207A9AE4C045FAEB93B"/>
        <w:category>
          <w:name w:val="Allgemein"/>
          <w:gallery w:val="placeholder"/>
        </w:category>
        <w:types>
          <w:type w:val="bbPlcHdr"/>
        </w:types>
        <w:behaviors>
          <w:behavior w:val="content"/>
        </w:behaviors>
        <w:guid w:val="{7D3EA152-74F4-4A43-A811-841B42E051B3}"/>
      </w:docPartPr>
      <w:docPartBody>
        <w:p w:rsidR="00000000" w:rsidRDefault="00424A58">
          <w:pPr>
            <w:pStyle w:val="A04DAFE890834207A9AE4C045FAEB93B"/>
          </w:pPr>
          <w:r w:rsidRPr="00D64912">
            <w:rPr>
              <w:rStyle w:val="Platzhaltertext"/>
            </w:rPr>
            <w:t>Klicken oder tippen Sie hier, um Text einzugeben.</w:t>
          </w:r>
        </w:p>
      </w:docPartBody>
    </w:docPart>
    <w:docPart>
      <w:docPartPr>
        <w:name w:val="DAA42CC1910540E7842B7DB03252A51A"/>
        <w:category>
          <w:name w:val="Allgemein"/>
          <w:gallery w:val="placeholder"/>
        </w:category>
        <w:types>
          <w:type w:val="bbPlcHdr"/>
        </w:types>
        <w:behaviors>
          <w:behavior w:val="content"/>
        </w:behaviors>
        <w:guid w:val="{35062F7F-D229-4555-B888-00665C176360}"/>
      </w:docPartPr>
      <w:docPartBody>
        <w:p w:rsidR="00000000" w:rsidRDefault="0050026E">
          <w:pPr>
            <w:pStyle w:val="DAA42CC1910540E7842B7DB03252A51A"/>
          </w:pPr>
          <w:r w:rsidRPr="00D64912">
            <w:rPr>
              <w:rStyle w:val="Platzhaltertext"/>
            </w:rPr>
            <w:t>Klicken oder tippen Sie hier, um Text einzugeben.</w:t>
          </w:r>
        </w:p>
      </w:docPartBody>
    </w:docPart>
    <w:docPart>
      <w:docPartPr>
        <w:name w:val="7B6B8F27B5C0489C945CFF95729A6CE8"/>
        <w:category>
          <w:name w:val="Allgemein"/>
          <w:gallery w:val="placeholder"/>
        </w:category>
        <w:types>
          <w:type w:val="bbPlcHdr"/>
        </w:types>
        <w:behaviors>
          <w:behavior w:val="content"/>
        </w:behaviors>
        <w:guid w:val="{1DB17AE8-0C47-425B-A9C1-CB830F707CAB}"/>
      </w:docPartPr>
      <w:docPartBody>
        <w:p w:rsidR="00000000" w:rsidRDefault="0050026E">
          <w:pPr>
            <w:pStyle w:val="7B6B8F27B5C0489C945CFF95729A6CE8"/>
          </w:pPr>
          <w:r w:rsidRPr="00D64912">
            <w:rPr>
              <w:rStyle w:val="Platzhaltertext"/>
            </w:rPr>
            <w:t>Klicken oder tippen Sie hier, um Text einzugeben.</w:t>
          </w:r>
        </w:p>
      </w:docPartBody>
    </w:docPart>
    <w:docPart>
      <w:docPartPr>
        <w:name w:val="E0E4B935CEF64E7086E7622329A7388F"/>
        <w:category>
          <w:name w:val="Allgemein"/>
          <w:gallery w:val="placeholder"/>
        </w:category>
        <w:types>
          <w:type w:val="bbPlcHdr"/>
        </w:types>
        <w:behaviors>
          <w:behavior w:val="content"/>
        </w:behaviors>
        <w:guid w:val="{CAFB8F2F-3D58-4FDD-859E-D1C430382A4A}"/>
      </w:docPartPr>
      <w:docPartBody>
        <w:p w:rsidR="00000000" w:rsidRDefault="00861E4A">
          <w:pPr>
            <w:pStyle w:val="E0E4B935CEF64E7086E7622329A7388F"/>
          </w:pPr>
          <w:r w:rsidRPr="00D64912">
            <w:rPr>
              <w:rStyle w:val="Platzhaltertext"/>
            </w:rPr>
            <w:t>Klicken oder tippen Sie hier, um Text einzugeben.</w:t>
          </w:r>
        </w:p>
      </w:docPartBody>
    </w:docPart>
    <w:docPart>
      <w:docPartPr>
        <w:name w:val="A61BFEA78D22423BB56F912B604E36B6"/>
        <w:category>
          <w:name w:val="Allgemein"/>
          <w:gallery w:val="placeholder"/>
        </w:category>
        <w:types>
          <w:type w:val="bbPlcHdr"/>
        </w:types>
        <w:behaviors>
          <w:behavior w:val="content"/>
        </w:behaviors>
        <w:guid w:val="{22DEB462-CE15-4379-AB6C-18D8DA65AACB}"/>
      </w:docPartPr>
      <w:docPartBody>
        <w:p w:rsidR="00000000" w:rsidRDefault="00E837DE">
          <w:pPr>
            <w:pStyle w:val="A61BFEA78D22423BB56F912B604E36B6"/>
          </w:pPr>
          <w:r w:rsidRPr="00D64912">
            <w:rPr>
              <w:rStyle w:val="Platzhaltertext"/>
            </w:rPr>
            <w:t>Klicken oder tippen Sie hier, um Text einzugeben.</w:t>
          </w:r>
        </w:p>
      </w:docPartBody>
    </w:docPart>
    <w:docPart>
      <w:docPartPr>
        <w:name w:val="23D02EE737994475A6138CC31DC07F41"/>
        <w:category>
          <w:name w:val="Allgemein"/>
          <w:gallery w:val="placeholder"/>
        </w:category>
        <w:types>
          <w:type w:val="bbPlcHdr"/>
        </w:types>
        <w:behaviors>
          <w:behavior w:val="content"/>
        </w:behaviors>
        <w:guid w:val="{3EE1078E-16C1-4356-B88A-D82A55E6F78E}"/>
      </w:docPartPr>
      <w:docPartBody>
        <w:p w:rsidR="00000000" w:rsidRDefault="0057240E">
          <w:pPr>
            <w:pStyle w:val="23D02EE737994475A6138CC31DC07F41"/>
          </w:pPr>
          <w:r w:rsidRPr="00D64912">
            <w:rPr>
              <w:rStyle w:val="Platzhaltertext"/>
            </w:rPr>
            <w:t>Klicken oder tippen Sie hier, um Text einzugeben.</w:t>
          </w:r>
        </w:p>
      </w:docPartBody>
    </w:docPart>
    <w:docPart>
      <w:docPartPr>
        <w:name w:val="2B22E2A7E97A43B3B2E0B5338E223B21"/>
        <w:category>
          <w:name w:val="Allgemein"/>
          <w:gallery w:val="placeholder"/>
        </w:category>
        <w:types>
          <w:type w:val="bbPlcHdr"/>
        </w:types>
        <w:behaviors>
          <w:behavior w:val="content"/>
        </w:behaviors>
        <w:guid w:val="{45075ED1-902A-4194-A415-743FF9CADDB9}"/>
      </w:docPartPr>
      <w:docPartBody>
        <w:p w:rsidR="00000000" w:rsidRDefault="00961931">
          <w:pPr>
            <w:pStyle w:val="2B22E2A7E97A43B3B2E0B5338E223B21"/>
          </w:pPr>
          <w:r w:rsidRPr="00D64912">
            <w:rPr>
              <w:rStyle w:val="Platzhaltertext"/>
            </w:rPr>
            <w:t>Klicken oder tippen Sie hier, um Text einzugeben.</w:t>
          </w:r>
        </w:p>
      </w:docPartBody>
    </w:docPart>
    <w:docPart>
      <w:docPartPr>
        <w:name w:val="A5A49D22499047A7B4199CD4DBAA9699"/>
        <w:category>
          <w:name w:val="Allgemein"/>
          <w:gallery w:val="placeholder"/>
        </w:category>
        <w:types>
          <w:type w:val="bbPlcHdr"/>
        </w:types>
        <w:behaviors>
          <w:behavior w:val="content"/>
        </w:behaviors>
        <w:guid w:val="{4B433F1B-61AA-46CC-88DE-9F125D3A6675}"/>
      </w:docPartPr>
      <w:docPartBody>
        <w:p w:rsidR="00000000" w:rsidRDefault="0050026E">
          <w:pPr>
            <w:pStyle w:val="A5A49D22499047A7B4199CD4DBAA9699"/>
          </w:pPr>
          <w:r w:rsidRPr="00D64912">
            <w:rPr>
              <w:rStyle w:val="Platzhaltertext"/>
            </w:rPr>
            <w:t>Klicken oder tippen Sie hier, um Text einzugeben.</w:t>
          </w:r>
        </w:p>
      </w:docPartBody>
    </w:docPart>
    <w:docPart>
      <w:docPartPr>
        <w:name w:val="D3FFC467FB134BA296515AAA826B227E"/>
        <w:category>
          <w:name w:val="Allgemein"/>
          <w:gallery w:val="placeholder"/>
        </w:category>
        <w:types>
          <w:type w:val="bbPlcHdr"/>
        </w:types>
        <w:behaviors>
          <w:behavior w:val="content"/>
        </w:behaviors>
        <w:guid w:val="{3EF52472-B9EC-4DE0-80C2-4729861D108E}"/>
      </w:docPartPr>
      <w:docPartBody>
        <w:p w:rsidR="00000000" w:rsidRDefault="00961931">
          <w:pPr>
            <w:pStyle w:val="D3FFC467FB134BA296515AAA826B227E"/>
          </w:pPr>
          <w:r w:rsidRPr="00D64912">
            <w:rPr>
              <w:rStyle w:val="Platzhaltertext"/>
            </w:rPr>
            <w:t>Klicken oder tippen Sie hier, um Text einzugeben.</w:t>
          </w:r>
        </w:p>
      </w:docPartBody>
    </w:docPart>
    <w:docPart>
      <w:docPartPr>
        <w:name w:val="FA6F14FA9CFF4708B77EA0469E49AFAD"/>
        <w:category>
          <w:name w:val="Allgemein"/>
          <w:gallery w:val="placeholder"/>
        </w:category>
        <w:types>
          <w:type w:val="bbPlcHdr"/>
        </w:types>
        <w:behaviors>
          <w:behavior w:val="content"/>
        </w:behaviors>
        <w:guid w:val="{70D77697-E075-4C2B-BFDF-2AF9397A7EDE}"/>
      </w:docPartPr>
      <w:docPartBody>
        <w:p w:rsidR="00000000" w:rsidRDefault="00961931">
          <w:pPr>
            <w:pStyle w:val="FA6F14FA9CFF4708B77EA0469E49AFAD"/>
          </w:pPr>
          <w:r w:rsidRPr="00D64912">
            <w:rPr>
              <w:rStyle w:val="Platzhaltertext"/>
            </w:rPr>
            <w:t>Klicken oder tippen Sie hier, um Text einzugeben.</w:t>
          </w:r>
        </w:p>
      </w:docPartBody>
    </w:docPart>
    <w:docPart>
      <w:docPartPr>
        <w:name w:val="2D0BD52D96564B7F8F93EC17F2CAF68C"/>
        <w:category>
          <w:name w:val="Allgemein"/>
          <w:gallery w:val="placeholder"/>
        </w:category>
        <w:types>
          <w:type w:val="bbPlcHdr"/>
        </w:types>
        <w:behaviors>
          <w:behavior w:val="content"/>
        </w:behaviors>
        <w:guid w:val="{B052066B-D0D0-45FC-9116-41D1E6328039}"/>
      </w:docPartPr>
      <w:docPartBody>
        <w:p w:rsidR="00000000" w:rsidRDefault="00961931">
          <w:pPr>
            <w:pStyle w:val="2D0BD52D96564B7F8F93EC17F2CAF68C"/>
          </w:pPr>
          <w:r w:rsidRPr="00D64912">
            <w:rPr>
              <w:rStyle w:val="Platzhaltertext"/>
            </w:rPr>
            <w:t>Klicken oder tippen Sie hier, um Text einzugeben.</w:t>
          </w:r>
        </w:p>
      </w:docPartBody>
    </w:docPart>
    <w:docPart>
      <w:docPartPr>
        <w:name w:val="53E64FFA35AC4D6D81C11CE4487D60DB"/>
        <w:category>
          <w:name w:val="Allgemein"/>
          <w:gallery w:val="placeholder"/>
        </w:category>
        <w:types>
          <w:type w:val="bbPlcHdr"/>
        </w:types>
        <w:behaviors>
          <w:behavior w:val="content"/>
        </w:behaviors>
        <w:guid w:val="{2315D340-461F-4A8F-BAC4-69E742783786}"/>
      </w:docPartPr>
      <w:docPartBody>
        <w:p w:rsidR="00000000" w:rsidRDefault="00961931">
          <w:pPr>
            <w:pStyle w:val="53E64FFA35AC4D6D81C11CE4487D60DB"/>
          </w:pPr>
          <w:r w:rsidRPr="00D64912">
            <w:rPr>
              <w:rStyle w:val="Platzhaltertext"/>
            </w:rPr>
            <w:t>Klicken oder tippen Sie hier, um Text einzugeben.</w:t>
          </w:r>
        </w:p>
      </w:docPartBody>
    </w:docPart>
    <w:docPart>
      <w:docPartPr>
        <w:name w:val="CDA5090DFBF648079B0DC0EF6C9DD02F"/>
        <w:category>
          <w:name w:val="Allgemein"/>
          <w:gallery w:val="placeholder"/>
        </w:category>
        <w:types>
          <w:type w:val="bbPlcHdr"/>
        </w:types>
        <w:behaviors>
          <w:behavior w:val="content"/>
        </w:behaviors>
        <w:guid w:val="{72115EEA-4E26-48B1-ACD1-8305777D96FC}"/>
      </w:docPartPr>
      <w:docPartBody>
        <w:p w:rsidR="00000000" w:rsidRDefault="0050026E">
          <w:pPr>
            <w:pStyle w:val="CDA5090DFBF648079B0DC0EF6C9DD02F"/>
          </w:pPr>
          <w:r w:rsidRPr="00D64912">
            <w:rPr>
              <w:rStyle w:val="Platzhaltertext"/>
            </w:rPr>
            <w:t>Klicken oder tippen Sie hier, um Text einzugeben.</w:t>
          </w:r>
        </w:p>
      </w:docPartBody>
    </w:docPart>
    <w:docPart>
      <w:docPartPr>
        <w:name w:val="788688BAFE3E466A8090C430D7C54010"/>
        <w:category>
          <w:name w:val="Allgemein"/>
          <w:gallery w:val="placeholder"/>
        </w:category>
        <w:types>
          <w:type w:val="bbPlcHdr"/>
        </w:types>
        <w:behaviors>
          <w:behavior w:val="content"/>
        </w:behaviors>
        <w:guid w:val="{0405E24F-6F1E-4189-9C5D-4E77C90B42B0}"/>
      </w:docPartPr>
      <w:docPartBody>
        <w:p w:rsidR="00000000" w:rsidRDefault="0050026E">
          <w:pPr>
            <w:pStyle w:val="788688BAFE3E466A8090C430D7C54010"/>
          </w:pPr>
          <w:r w:rsidRPr="00D64912">
            <w:rPr>
              <w:rStyle w:val="Platzhaltertext"/>
            </w:rPr>
            <w:t>Klicken oder tippen Sie hier, um Text einzugeben.</w:t>
          </w:r>
        </w:p>
      </w:docPartBody>
    </w:docPart>
    <w:docPart>
      <w:docPartPr>
        <w:name w:val="4DE37A173ABC4BFDBB1EFE6D99CC6796"/>
        <w:category>
          <w:name w:val="Allgemein"/>
          <w:gallery w:val="placeholder"/>
        </w:category>
        <w:types>
          <w:type w:val="bbPlcHdr"/>
        </w:types>
        <w:behaviors>
          <w:behavior w:val="content"/>
        </w:behaviors>
        <w:guid w:val="{CDC3F56D-4EC3-4191-9BE7-464BBEF3A550}"/>
      </w:docPartPr>
      <w:docPartBody>
        <w:p w:rsidR="00000000" w:rsidRDefault="00961931">
          <w:pPr>
            <w:pStyle w:val="4DE37A173ABC4BFDBB1EFE6D99CC6796"/>
          </w:pPr>
          <w:r w:rsidRPr="00D64912">
            <w:rPr>
              <w:rStyle w:val="Platzhaltertext"/>
            </w:rPr>
            <w:t>Klicken oder tippen Sie hier, um Text einzugeben.</w:t>
          </w:r>
        </w:p>
      </w:docPartBody>
    </w:docPart>
    <w:docPart>
      <w:docPartPr>
        <w:name w:val="B0D7FE59D79E419BB71976BBC35886C3"/>
        <w:category>
          <w:name w:val="Allgemein"/>
          <w:gallery w:val="placeholder"/>
        </w:category>
        <w:types>
          <w:type w:val="bbPlcHdr"/>
        </w:types>
        <w:behaviors>
          <w:behavior w:val="content"/>
        </w:behaviors>
        <w:guid w:val="{8E6EAE2E-FC06-4B96-9CDE-0C3C10ED64CB}"/>
      </w:docPartPr>
      <w:docPartBody>
        <w:p w:rsidR="00000000" w:rsidRDefault="00961931">
          <w:pPr>
            <w:pStyle w:val="B0D7FE59D79E419BB71976BBC35886C3"/>
          </w:pPr>
          <w:r w:rsidRPr="00D64912">
            <w:rPr>
              <w:rStyle w:val="Platzhaltertext"/>
            </w:rPr>
            <w:t>Klicken oder tippen Sie hier, um Text einzugeben.</w:t>
          </w:r>
        </w:p>
      </w:docPartBody>
    </w:docPart>
    <w:docPart>
      <w:docPartPr>
        <w:name w:val="DA4DBAA02C894CE6AB62834FB2DC8FD8"/>
        <w:category>
          <w:name w:val="Allgemein"/>
          <w:gallery w:val="placeholder"/>
        </w:category>
        <w:types>
          <w:type w:val="bbPlcHdr"/>
        </w:types>
        <w:behaviors>
          <w:behavior w:val="content"/>
        </w:behaviors>
        <w:guid w:val="{4F93C57B-D664-4128-95B4-14E3DAA36381}"/>
      </w:docPartPr>
      <w:docPartBody>
        <w:p w:rsidR="00000000" w:rsidRDefault="0050026E">
          <w:pPr>
            <w:pStyle w:val="DA4DBAA02C894CE6AB62834FB2DC8FD8"/>
          </w:pPr>
          <w:r w:rsidRPr="00D64912">
            <w:rPr>
              <w:rStyle w:val="Platzhaltertext"/>
            </w:rPr>
            <w:t>Klicken oder tippen Sie hier, um Text einzugeben.</w:t>
          </w:r>
        </w:p>
      </w:docPartBody>
    </w:docPart>
    <w:docPart>
      <w:docPartPr>
        <w:name w:val="D20087A8BD794B4F8BAC580F93919815"/>
        <w:category>
          <w:name w:val="Allgemein"/>
          <w:gallery w:val="placeholder"/>
        </w:category>
        <w:types>
          <w:type w:val="bbPlcHdr"/>
        </w:types>
        <w:behaviors>
          <w:behavior w:val="content"/>
        </w:behaviors>
        <w:guid w:val="{7EA5E0E7-98F8-4CF2-B21E-7A163B1A8B68}"/>
      </w:docPartPr>
      <w:docPartBody>
        <w:p w:rsidR="00000000" w:rsidRDefault="00E15648">
          <w:pPr>
            <w:pStyle w:val="D20087A8BD794B4F8BAC580F93919815"/>
          </w:pPr>
          <w:r w:rsidRPr="00D64912">
            <w:rPr>
              <w:rStyle w:val="Platzhaltertext"/>
            </w:rPr>
            <w:t>Klicken oder tippen Sie hier, um Text einzugeben.</w:t>
          </w:r>
        </w:p>
      </w:docPartBody>
    </w:docPart>
    <w:docPart>
      <w:docPartPr>
        <w:name w:val="9BA2BC83CCA640CCB110C8BE5BC98B18"/>
        <w:category>
          <w:name w:val="Allgemein"/>
          <w:gallery w:val="placeholder"/>
        </w:category>
        <w:types>
          <w:type w:val="bbPlcHdr"/>
        </w:types>
        <w:behaviors>
          <w:behavior w:val="content"/>
        </w:behaviors>
        <w:guid w:val="{E450B2A8-3C27-41CD-AF76-C966299F198F}"/>
      </w:docPartPr>
      <w:docPartBody>
        <w:p w:rsidR="00000000" w:rsidRDefault="0057240E">
          <w:pPr>
            <w:pStyle w:val="9BA2BC83CCA640CCB110C8BE5BC98B18"/>
          </w:pPr>
          <w:r w:rsidRPr="00D64912">
            <w:rPr>
              <w:rStyle w:val="Platzhaltertext"/>
            </w:rPr>
            <w:t>Klicken oder tippen Sie hier, um Text einzugeben.</w:t>
          </w:r>
        </w:p>
      </w:docPartBody>
    </w:docPart>
    <w:docPart>
      <w:docPartPr>
        <w:name w:val="42D339EC64C3450DBBCD6F44950C573D"/>
        <w:category>
          <w:name w:val="Allgemein"/>
          <w:gallery w:val="placeholder"/>
        </w:category>
        <w:types>
          <w:type w:val="bbPlcHdr"/>
        </w:types>
        <w:behaviors>
          <w:behavior w:val="content"/>
        </w:behaviors>
        <w:guid w:val="{569DEB1F-8CC2-4502-9F16-F24822BFF7E9}"/>
      </w:docPartPr>
      <w:docPartBody>
        <w:p w:rsidR="00000000" w:rsidRDefault="0057240E">
          <w:pPr>
            <w:pStyle w:val="42D339EC64C3450DBBCD6F44950C573D"/>
          </w:pPr>
          <w:r w:rsidRPr="00D64912">
            <w:rPr>
              <w:rStyle w:val="Platzhaltertext"/>
            </w:rPr>
            <w:t>Klicken oder tippen Sie hier, um Text einzugeben.</w:t>
          </w:r>
        </w:p>
      </w:docPartBody>
    </w:docPart>
    <w:docPart>
      <w:docPartPr>
        <w:name w:val="31B5DBE558224AD3A4D5E95F7DC84CC3"/>
        <w:category>
          <w:name w:val="Allgemein"/>
          <w:gallery w:val="placeholder"/>
        </w:category>
        <w:types>
          <w:type w:val="bbPlcHdr"/>
        </w:types>
        <w:behaviors>
          <w:behavior w:val="content"/>
        </w:behaviors>
        <w:guid w:val="{84D4858A-A687-4330-B6BE-45FD247ED57A}"/>
      </w:docPartPr>
      <w:docPartBody>
        <w:p w:rsidR="00000000" w:rsidRDefault="0057240E">
          <w:pPr>
            <w:pStyle w:val="31B5DBE558224AD3A4D5E95F7DC84CC3"/>
          </w:pPr>
          <w:r w:rsidRPr="00D64912">
            <w:rPr>
              <w:rStyle w:val="Platzhaltertext"/>
            </w:rPr>
            <w:t>Klicken oder tippen Sie hier, um Text einzugeben.</w:t>
          </w:r>
        </w:p>
      </w:docPartBody>
    </w:docPart>
    <w:docPart>
      <w:docPartPr>
        <w:name w:val="AD0B6ED9A528478982A7C5DAF2957093"/>
        <w:category>
          <w:name w:val="Allgemein"/>
          <w:gallery w:val="placeholder"/>
        </w:category>
        <w:types>
          <w:type w:val="bbPlcHdr"/>
        </w:types>
        <w:behaviors>
          <w:behavior w:val="content"/>
        </w:behaviors>
        <w:guid w:val="{1D8A3A50-FA95-4851-BDED-D4CD1472758D}"/>
      </w:docPartPr>
      <w:docPartBody>
        <w:p w:rsidR="00000000" w:rsidRDefault="0057240E">
          <w:pPr>
            <w:pStyle w:val="AD0B6ED9A528478982A7C5DAF2957093"/>
          </w:pPr>
          <w:r w:rsidRPr="00D64912">
            <w:rPr>
              <w:rStyle w:val="Platzhaltertext"/>
            </w:rPr>
            <w:t>Klicken oder tippen Sie hier, um Text einzugeben.</w:t>
          </w:r>
        </w:p>
      </w:docPartBody>
    </w:docPart>
    <w:docPart>
      <w:docPartPr>
        <w:name w:val="0F37387697FE498D9A90935B91132D16"/>
        <w:category>
          <w:name w:val="Allgemein"/>
          <w:gallery w:val="placeholder"/>
        </w:category>
        <w:types>
          <w:type w:val="bbPlcHdr"/>
        </w:types>
        <w:behaviors>
          <w:behavior w:val="content"/>
        </w:behaviors>
        <w:guid w:val="{C534CB42-22B0-4C0C-AF11-A66EE8020EC4}"/>
      </w:docPartPr>
      <w:docPartBody>
        <w:p w:rsidR="00000000" w:rsidRDefault="0057240E">
          <w:pPr>
            <w:pStyle w:val="0F37387697FE498D9A90935B91132D16"/>
          </w:pPr>
          <w:r w:rsidRPr="00D64912">
            <w:rPr>
              <w:rStyle w:val="Platzhaltertext"/>
            </w:rPr>
            <w:t>Klicken oder tippen Sie hier, um Text einzugeben.</w:t>
          </w:r>
        </w:p>
      </w:docPartBody>
    </w:docPart>
    <w:docPart>
      <w:docPartPr>
        <w:name w:val="25B8626BED534C3AAFEDAF55585619B2"/>
        <w:category>
          <w:name w:val="Allgemein"/>
          <w:gallery w:val="placeholder"/>
        </w:category>
        <w:types>
          <w:type w:val="bbPlcHdr"/>
        </w:types>
        <w:behaviors>
          <w:behavior w:val="content"/>
        </w:behaviors>
        <w:guid w:val="{EC6709E5-96BB-4C46-A2F3-55024E0F51F4}"/>
      </w:docPartPr>
      <w:docPartBody>
        <w:p w:rsidR="00000000" w:rsidRDefault="0057240E">
          <w:pPr>
            <w:pStyle w:val="25B8626BED534C3AAFEDAF55585619B2"/>
          </w:pPr>
          <w:r w:rsidRPr="00D64912">
            <w:rPr>
              <w:rStyle w:val="Platzhaltertext"/>
            </w:rPr>
            <w:t>Klicken oder tippen Sie hier, um Text einzugeben.</w:t>
          </w:r>
        </w:p>
      </w:docPartBody>
    </w:docPart>
    <w:docPart>
      <w:docPartPr>
        <w:name w:val="9FC68D99DA7F4D72A06E099DCEEF5FAE"/>
        <w:category>
          <w:name w:val="Allgemein"/>
          <w:gallery w:val="placeholder"/>
        </w:category>
        <w:types>
          <w:type w:val="bbPlcHdr"/>
        </w:types>
        <w:behaviors>
          <w:behavior w:val="content"/>
        </w:behaviors>
        <w:guid w:val="{9CD6F1D5-A778-4628-9C3C-E38B6AE2509F}"/>
      </w:docPartPr>
      <w:docPartBody>
        <w:p w:rsidR="00000000" w:rsidRDefault="0057240E">
          <w:pPr>
            <w:pStyle w:val="9FC68D99DA7F4D72A06E099DCEEF5FAE"/>
          </w:pPr>
          <w:r w:rsidRPr="00D64912">
            <w:rPr>
              <w:rStyle w:val="Platzhaltertext"/>
            </w:rPr>
            <w:t>Klicken oder tippen Sie hier, um Text einzugeben.</w:t>
          </w:r>
        </w:p>
      </w:docPartBody>
    </w:docPart>
    <w:docPart>
      <w:docPartPr>
        <w:name w:val="9BF46B7CC19E46CFBB464E6B04D28DE9"/>
        <w:category>
          <w:name w:val="Allgemein"/>
          <w:gallery w:val="placeholder"/>
        </w:category>
        <w:types>
          <w:type w:val="bbPlcHdr"/>
        </w:types>
        <w:behaviors>
          <w:behavior w:val="content"/>
        </w:behaviors>
        <w:guid w:val="{8297FF5B-5D0A-4C25-82F6-B7E36642AB6C}"/>
      </w:docPartPr>
      <w:docPartBody>
        <w:p w:rsidR="00000000" w:rsidRDefault="0057240E">
          <w:pPr>
            <w:pStyle w:val="9BF46B7CC19E46CFBB464E6B04D28DE9"/>
          </w:pPr>
          <w:r w:rsidRPr="00D64912">
            <w:rPr>
              <w:rStyle w:val="Platzhaltertext"/>
            </w:rPr>
            <w:t>Klicken oder tippen Sie hier, um Text einzugeben.</w:t>
          </w:r>
        </w:p>
      </w:docPartBody>
    </w:docPart>
    <w:docPart>
      <w:docPartPr>
        <w:name w:val="44174F4F463A4D3781A46AE76CD84871"/>
        <w:category>
          <w:name w:val="Allgemein"/>
          <w:gallery w:val="placeholder"/>
        </w:category>
        <w:types>
          <w:type w:val="bbPlcHdr"/>
        </w:types>
        <w:behaviors>
          <w:behavior w:val="content"/>
        </w:behaviors>
        <w:guid w:val="{9423036F-DFB3-48D5-B48F-19FC1F06C159}"/>
      </w:docPartPr>
      <w:docPartBody>
        <w:p w:rsidR="00000000" w:rsidRDefault="0057240E">
          <w:pPr>
            <w:pStyle w:val="44174F4F463A4D3781A46AE76CD84871"/>
          </w:pPr>
          <w:r w:rsidRPr="00D64912">
            <w:rPr>
              <w:rStyle w:val="Platzhaltertext"/>
            </w:rPr>
            <w:t>Klicken oder tippen Sie hier, um Text einzugeben.</w:t>
          </w:r>
        </w:p>
      </w:docPartBody>
    </w:docPart>
    <w:docPart>
      <w:docPartPr>
        <w:name w:val="C04BF26D8FA24A4A921719B5F8885BE1"/>
        <w:category>
          <w:name w:val="Allgemein"/>
          <w:gallery w:val="placeholder"/>
        </w:category>
        <w:types>
          <w:type w:val="bbPlcHdr"/>
        </w:types>
        <w:behaviors>
          <w:behavior w:val="content"/>
        </w:behaviors>
        <w:guid w:val="{F33472D2-B24D-4641-BC9F-676B8A8C4DD2}"/>
      </w:docPartPr>
      <w:docPartBody>
        <w:p w:rsidR="00000000" w:rsidRDefault="0057240E">
          <w:pPr>
            <w:pStyle w:val="C04BF26D8FA24A4A921719B5F8885BE1"/>
          </w:pPr>
          <w:r w:rsidRPr="00D64912">
            <w:rPr>
              <w:rStyle w:val="Platzhaltertext"/>
            </w:rPr>
            <w:t>Klicken oder tippen Sie hier, um Text einzugeben.</w:t>
          </w:r>
        </w:p>
      </w:docPartBody>
    </w:docPart>
    <w:docPart>
      <w:docPartPr>
        <w:name w:val="5E4F8EA3B53446C49B65633354FADFDD"/>
        <w:category>
          <w:name w:val="Allgemein"/>
          <w:gallery w:val="placeholder"/>
        </w:category>
        <w:types>
          <w:type w:val="bbPlcHdr"/>
        </w:types>
        <w:behaviors>
          <w:behavior w:val="content"/>
        </w:behaviors>
        <w:guid w:val="{187B64EE-FE75-4923-B64D-083B8B198A50}"/>
      </w:docPartPr>
      <w:docPartBody>
        <w:p w:rsidR="00000000" w:rsidRDefault="0057240E">
          <w:pPr>
            <w:pStyle w:val="5E4F8EA3B53446C49B65633354FADFDD"/>
          </w:pPr>
          <w:r w:rsidRPr="00303B5F">
            <w:rPr>
              <w:rStyle w:val="Platzhaltertext"/>
            </w:rPr>
            <w:t>Klicken oder tippen Sie hier, um Text einzugeben.</w:t>
          </w:r>
        </w:p>
      </w:docPartBody>
    </w:docPart>
    <w:docPart>
      <w:docPartPr>
        <w:name w:val="E96E47F981C744C1906B92671659EE87"/>
        <w:category>
          <w:name w:val="Allgemein"/>
          <w:gallery w:val="placeholder"/>
        </w:category>
        <w:types>
          <w:type w:val="bbPlcHdr"/>
        </w:types>
        <w:behaviors>
          <w:behavior w:val="content"/>
        </w:behaviors>
        <w:guid w:val="{680326AB-9220-485F-B208-E8F9A89DC119}"/>
      </w:docPartPr>
      <w:docPartBody>
        <w:p w:rsidR="00000000" w:rsidRDefault="0057240E">
          <w:pPr>
            <w:pStyle w:val="E96E47F981C744C1906B92671659EE87"/>
          </w:pPr>
          <w:r w:rsidRPr="00303B5F">
            <w:rPr>
              <w:rStyle w:val="Platzhaltertext"/>
            </w:rPr>
            <w:t>Klicken oder tippen Sie hier, um Text einzugeben.</w:t>
          </w:r>
        </w:p>
      </w:docPartBody>
    </w:docPart>
    <w:docPart>
      <w:docPartPr>
        <w:name w:val="F50CEACCA1D441EA8159E43E5B05FDAC"/>
        <w:category>
          <w:name w:val="Allgemein"/>
          <w:gallery w:val="placeholder"/>
        </w:category>
        <w:types>
          <w:type w:val="bbPlcHdr"/>
        </w:types>
        <w:behaviors>
          <w:behavior w:val="content"/>
        </w:behaviors>
        <w:guid w:val="{5C634BA6-AD0E-4F71-B419-3D2098A555FC}"/>
      </w:docPartPr>
      <w:docPartBody>
        <w:p w:rsidR="00000000" w:rsidRDefault="0057240E">
          <w:pPr>
            <w:pStyle w:val="F50CEACCA1D441EA8159E43E5B05FDAC"/>
          </w:pPr>
          <w:r w:rsidRPr="00D64912">
            <w:rPr>
              <w:rStyle w:val="Platzhaltertext"/>
            </w:rPr>
            <w:t>Klicken oder tippen Sie hier, um Text einzugeben.</w:t>
          </w:r>
        </w:p>
      </w:docPartBody>
    </w:docPart>
    <w:docPart>
      <w:docPartPr>
        <w:name w:val="A860BC0FC91C4D319C2DCD14B1C0BC94"/>
        <w:category>
          <w:name w:val="Allgemein"/>
          <w:gallery w:val="placeholder"/>
        </w:category>
        <w:types>
          <w:type w:val="bbPlcHdr"/>
        </w:types>
        <w:behaviors>
          <w:behavior w:val="content"/>
        </w:behaviors>
        <w:guid w:val="{3EB1720C-3DEC-4069-B5D5-CF0D563C7AE2}"/>
      </w:docPartPr>
      <w:docPartBody>
        <w:p w:rsidR="00000000" w:rsidRDefault="0057240E">
          <w:pPr>
            <w:pStyle w:val="A860BC0FC91C4D319C2DCD14B1C0BC94"/>
          </w:pPr>
          <w:r w:rsidRPr="00D64912">
            <w:rPr>
              <w:rStyle w:val="Platzhaltertext"/>
            </w:rPr>
            <w:t>Klicken oder tippen Sie hier, um Text einzugeben.</w:t>
          </w:r>
        </w:p>
      </w:docPartBody>
    </w:docPart>
    <w:docPart>
      <w:docPartPr>
        <w:name w:val="0711D60A28DB4A18B23931F9E229045B"/>
        <w:category>
          <w:name w:val="Allgemein"/>
          <w:gallery w:val="placeholder"/>
        </w:category>
        <w:types>
          <w:type w:val="bbPlcHdr"/>
        </w:types>
        <w:behaviors>
          <w:behavior w:val="content"/>
        </w:behaviors>
        <w:guid w:val="{409DF839-E811-4DCC-8144-DB23F15D8821}"/>
      </w:docPartPr>
      <w:docPartBody>
        <w:p w:rsidR="00000000" w:rsidRDefault="0057240E">
          <w:pPr>
            <w:pStyle w:val="0711D60A28DB4A18B23931F9E229045B"/>
          </w:pPr>
          <w:r w:rsidRPr="00D64912">
            <w:rPr>
              <w:rStyle w:val="Platzhaltertext"/>
            </w:rPr>
            <w:t>Klicken oder tippen Sie hier, um Text einzugeben.</w:t>
          </w:r>
        </w:p>
      </w:docPartBody>
    </w:docPart>
    <w:docPart>
      <w:docPartPr>
        <w:name w:val="B2BEF78228484C4C875B0419D23C5C4A"/>
        <w:category>
          <w:name w:val="Allgemein"/>
          <w:gallery w:val="placeholder"/>
        </w:category>
        <w:types>
          <w:type w:val="bbPlcHdr"/>
        </w:types>
        <w:behaviors>
          <w:behavior w:val="content"/>
        </w:behaviors>
        <w:guid w:val="{CDD4EEA1-57CC-44AC-B706-DC5DB93F83A7}"/>
      </w:docPartPr>
      <w:docPartBody>
        <w:p w:rsidR="00000000" w:rsidRDefault="0057240E">
          <w:pPr>
            <w:pStyle w:val="B2BEF78228484C4C875B0419D23C5C4A"/>
          </w:pPr>
          <w:r w:rsidRPr="00D64912">
            <w:rPr>
              <w:rStyle w:val="Platzhaltertext"/>
            </w:rPr>
            <w:t>Klicken oder tippen Sie hier, um Text einzugeben.</w:t>
          </w:r>
        </w:p>
      </w:docPartBody>
    </w:docPart>
    <w:docPart>
      <w:docPartPr>
        <w:name w:val="E7DEF43B3F06406B8EBD3317D42E1FD6"/>
        <w:category>
          <w:name w:val="Allgemein"/>
          <w:gallery w:val="placeholder"/>
        </w:category>
        <w:types>
          <w:type w:val="bbPlcHdr"/>
        </w:types>
        <w:behaviors>
          <w:behavior w:val="content"/>
        </w:behaviors>
        <w:guid w:val="{EBF4BB03-9E60-40AE-B776-B45C5779264C}"/>
      </w:docPartPr>
      <w:docPartBody>
        <w:p w:rsidR="00000000" w:rsidRDefault="0057240E">
          <w:pPr>
            <w:pStyle w:val="E7DEF43B3F06406B8EBD3317D42E1FD6"/>
          </w:pPr>
          <w:r w:rsidRPr="00D64912">
            <w:rPr>
              <w:rStyle w:val="Platzhaltertext"/>
            </w:rPr>
            <w:t>Klicken oder tippen Sie hier, um Text einzugeben.</w:t>
          </w:r>
        </w:p>
      </w:docPartBody>
    </w:docPart>
    <w:docPart>
      <w:docPartPr>
        <w:name w:val="B7761E2C03AD4D67BFDFCB87FAD07064"/>
        <w:category>
          <w:name w:val="Allgemein"/>
          <w:gallery w:val="placeholder"/>
        </w:category>
        <w:types>
          <w:type w:val="bbPlcHdr"/>
        </w:types>
        <w:behaviors>
          <w:behavior w:val="content"/>
        </w:behaviors>
        <w:guid w:val="{5B866B0C-B6A6-444F-85E8-221A701D626E}"/>
      </w:docPartPr>
      <w:docPartBody>
        <w:p w:rsidR="00000000" w:rsidRDefault="0057240E">
          <w:pPr>
            <w:pStyle w:val="B7761E2C03AD4D67BFDFCB87FAD07064"/>
          </w:pPr>
          <w:r w:rsidRPr="00D64912">
            <w:rPr>
              <w:rStyle w:val="Platzhaltertext"/>
            </w:rPr>
            <w:t>Klicken oder tippen Sie hier, um Text einzugeben.</w:t>
          </w:r>
        </w:p>
      </w:docPartBody>
    </w:docPart>
    <w:docPart>
      <w:docPartPr>
        <w:name w:val="B442F038A021497FB9FC02F26E8E1980"/>
        <w:category>
          <w:name w:val="Allgemein"/>
          <w:gallery w:val="placeholder"/>
        </w:category>
        <w:types>
          <w:type w:val="bbPlcHdr"/>
        </w:types>
        <w:behaviors>
          <w:behavior w:val="content"/>
        </w:behaviors>
        <w:guid w:val="{B7255A14-030D-4337-B4B1-4A8DE41387D6}"/>
      </w:docPartPr>
      <w:docPartBody>
        <w:p w:rsidR="00000000" w:rsidRDefault="0057240E">
          <w:pPr>
            <w:pStyle w:val="B442F038A021497FB9FC02F26E8E1980"/>
          </w:pPr>
          <w:r w:rsidRPr="00D64912">
            <w:rPr>
              <w:rStyle w:val="Platzhaltertext"/>
            </w:rPr>
            <w:t>Klicken oder tippen Sie hier, um Text einzugeben.</w:t>
          </w:r>
        </w:p>
      </w:docPartBody>
    </w:docPart>
    <w:docPart>
      <w:docPartPr>
        <w:name w:val="389DFB87B0D84003AF70A74C72CC45EE"/>
        <w:category>
          <w:name w:val="Allgemein"/>
          <w:gallery w:val="placeholder"/>
        </w:category>
        <w:types>
          <w:type w:val="bbPlcHdr"/>
        </w:types>
        <w:behaviors>
          <w:behavior w:val="content"/>
        </w:behaviors>
        <w:guid w:val="{59FA0FF3-187F-479B-8C78-70448F0839A0}"/>
      </w:docPartPr>
      <w:docPartBody>
        <w:p w:rsidR="00000000" w:rsidRDefault="0057240E">
          <w:pPr>
            <w:pStyle w:val="389DFB87B0D84003AF70A74C72CC45EE"/>
          </w:pPr>
          <w:r w:rsidRPr="00D64912">
            <w:rPr>
              <w:rStyle w:val="Platzhaltertext"/>
            </w:rPr>
            <w:t>Klicken oder tippen Sie hier, um Text einzugeben.</w:t>
          </w:r>
        </w:p>
      </w:docPartBody>
    </w:docPart>
    <w:docPart>
      <w:docPartPr>
        <w:name w:val="9FDE47D2ADE243D9B828EDA12B0E6FE2"/>
        <w:category>
          <w:name w:val="Allgemein"/>
          <w:gallery w:val="placeholder"/>
        </w:category>
        <w:types>
          <w:type w:val="bbPlcHdr"/>
        </w:types>
        <w:behaviors>
          <w:behavior w:val="content"/>
        </w:behaviors>
        <w:guid w:val="{0B9A5BD6-2652-4195-8379-D8A03C9E5400}"/>
      </w:docPartPr>
      <w:docPartBody>
        <w:p w:rsidR="00000000" w:rsidRDefault="0057240E">
          <w:pPr>
            <w:pStyle w:val="9FDE47D2ADE243D9B828EDA12B0E6FE2"/>
          </w:pPr>
          <w:r w:rsidRPr="00D64912">
            <w:rPr>
              <w:rStyle w:val="Platzhaltertext"/>
            </w:rPr>
            <w:t>Klicken oder tippen Sie hier, um Text einzugeben.</w:t>
          </w:r>
        </w:p>
      </w:docPartBody>
    </w:docPart>
    <w:docPart>
      <w:docPartPr>
        <w:name w:val="8C83B53C3C274E09AE5E6F21CA29F379"/>
        <w:category>
          <w:name w:val="Allgemein"/>
          <w:gallery w:val="placeholder"/>
        </w:category>
        <w:types>
          <w:type w:val="bbPlcHdr"/>
        </w:types>
        <w:behaviors>
          <w:behavior w:val="content"/>
        </w:behaviors>
        <w:guid w:val="{3D40062C-3AAF-4379-8DF5-18B560640B82}"/>
      </w:docPartPr>
      <w:docPartBody>
        <w:p w:rsidR="00000000" w:rsidRDefault="0057240E">
          <w:pPr>
            <w:pStyle w:val="8C83B53C3C274E09AE5E6F21CA29F379"/>
          </w:pPr>
          <w:r w:rsidRPr="00D64912">
            <w:rPr>
              <w:rStyle w:val="Platzhaltertext"/>
            </w:rPr>
            <w:t>Klicken oder tippen Sie hier, um Text einzugeben.</w:t>
          </w:r>
        </w:p>
      </w:docPartBody>
    </w:docPart>
    <w:docPart>
      <w:docPartPr>
        <w:name w:val="D52507282CCC4D9AA2DDE6C460ACB3D9"/>
        <w:category>
          <w:name w:val="Allgemein"/>
          <w:gallery w:val="placeholder"/>
        </w:category>
        <w:types>
          <w:type w:val="bbPlcHdr"/>
        </w:types>
        <w:behaviors>
          <w:behavior w:val="content"/>
        </w:behaviors>
        <w:guid w:val="{AC8FDDF5-6953-45F3-B519-629D418AA7E4}"/>
      </w:docPartPr>
      <w:docPartBody>
        <w:p w:rsidR="00000000" w:rsidRDefault="0057240E">
          <w:pPr>
            <w:pStyle w:val="D52507282CCC4D9AA2DDE6C460ACB3D9"/>
          </w:pPr>
          <w:r w:rsidRPr="00D64912">
            <w:rPr>
              <w:rStyle w:val="Platzhaltertext"/>
            </w:rPr>
            <w:t>Klicken oder tippen Sie hier, um Text einzugeben.</w:t>
          </w:r>
        </w:p>
      </w:docPartBody>
    </w:docPart>
    <w:docPart>
      <w:docPartPr>
        <w:name w:val="2701D127F91846E1999D0C021372F25C"/>
        <w:category>
          <w:name w:val="Allgemein"/>
          <w:gallery w:val="placeholder"/>
        </w:category>
        <w:types>
          <w:type w:val="bbPlcHdr"/>
        </w:types>
        <w:behaviors>
          <w:behavior w:val="content"/>
        </w:behaviors>
        <w:guid w:val="{AC9B8145-B5E8-4BB8-A814-7BB7E87B6AF3}"/>
      </w:docPartPr>
      <w:docPartBody>
        <w:p w:rsidR="00000000" w:rsidRDefault="0057240E">
          <w:pPr>
            <w:pStyle w:val="2701D127F91846E1999D0C021372F25C"/>
          </w:pPr>
          <w:r w:rsidRPr="00D64912">
            <w:rPr>
              <w:rStyle w:val="Platzhaltertext"/>
            </w:rPr>
            <w:t>Klicken oder tippen Sie hier, um Text einzugeben.</w:t>
          </w:r>
        </w:p>
      </w:docPartBody>
    </w:docPart>
    <w:docPart>
      <w:docPartPr>
        <w:name w:val="F6F1A8C406D14E64B5CA298C83DD1086"/>
        <w:category>
          <w:name w:val="Allgemein"/>
          <w:gallery w:val="placeholder"/>
        </w:category>
        <w:types>
          <w:type w:val="bbPlcHdr"/>
        </w:types>
        <w:behaviors>
          <w:behavior w:val="content"/>
        </w:behaviors>
        <w:guid w:val="{D366A821-03BE-4A99-823F-7B1C1185764E}"/>
      </w:docPartPr>
      <w:docPartBody>
        <w:p w:rsidR="00000000" w:rsidRDefault="0057240E">
          <w:pPr>
            <w:pStyle w:val="F6F1A8C406D14E64B5CA298C83DD1086"/>
          </w:pPr>
          <w:r w:rsidRPr="00D64912">
            <w:rPr>
              <w:rStyle w:val="Platzhaltertext"/>
            </w:rPr>
            <w:t>Klicken oder tippen Sie hier, um Text einzugeben.</w:t>
          </w:r>
        </w:p>
      </w:docPartBody>
    </w:docPart>
    <w:docPart>
      <w:docPartPr>
        <w:name w:val="34CD3470EFB24EB7826D4ACA6B8A8B9E"/>
        <w:category>
          <w:name w:val="Allgemein"/>
          <w:gallery w:val="placeholder"/>
        </w:category>
        <w:types>
          <w:type w:val="bbPlcHdr"/>
        </w:types>
        <w:behaviors>
          <w:behavior w:val="content"/>
        </w:behaviors>
        <w:guid w:val="{2E93D270-92F5-4719-A612-104FE59C6E12}"/>
      </w:docPartPr>
      <w:docPartBody>
        <w:p w:rsidR="00000000" w:rsidRDefault="0057240E">
          <w:pPr>
            <w:pStyle w:val="34CD3470EFB24EB7826D4ACA6B8A8B9E"/>
          </w:pPr>
          <w:r w:rsidRPr="00D64912">
            <w:rPr>
              <w:rStyle w:val="Platzhaltertext"/>
            </w:rPr>
            <w:t>Klicken oder tippen Sie hier, um Text einzugeben.</w:t>
          </w:r>
        </w:p>
      </w:docPartBody>
    </w:docPart>
    <w:docPart>
      <w:docPartPr>
        <w:name w:val="0E8D0FBC410643AF95272F3484A4DE9C"/>
        <w:category>
          <w:name w:val="Allgemein"/>
          <w:gallery w:val="placeholder"/>
        </w:category>
        <w:types>
          <w:type w:val="bbPlcHdr"/>
        </w:types>
        <w:behaviors>
          <w:behavior w:val="content"/>
        </w:behaviors>
        <w:guid w:val="{9D80D043-56D5-4BCE-B262-400A68C2930A}"/>
      </w:docPartPr>
      <w:docPartBody>
        <w:p w:rsidR="00000000" w:rsidRDefault="0057240E">
          <w:pPr>
            <w:pStyle w:val="0E8D0FBC410643AF95272F3484A4DE9C"/>
          </w:pPr>
          <w:r w:rsidRPr="00D64912">
            <w:rPr>
              <w:rStyle w:val="Platzhaltertext"/>
            </w:rPr>
            <w:t>Klicken oder tippen Sie hier, um Text einzugeben.</w:t>
          </w:r>
        </w:p>
      </w:docPartBody>
    </w:docPart>
    <w:docPart>
      <w:docPartPr>
        <w:name w:val="3E7BF793D64B4C68914E6AAB9E6CC578"/>
        <w:category>
          <w:name w:val="Allgemein"/>
          <w:gallery w:val="placeholder"/>
        </w:category>
        <w:types>
          <w:type w:val="bbPlcHdr"/>
        </w:types>
        <w:behaviors>
          <w:behavior w:val="content"/>
        </w:behaviors>
        <w:guid w:val="{E6E5934B-472C-4449-A5EE-1CBBF32CE504}"/>
      </w:docPartPr>
      <w:docPartBody>
        <w:p w:rsidR="00000000" w:rsidRDefault="0057240E">
          <w:pPr>
            <w:pStyle w:val="3E7BF793D64B4C68914E6AAB9E6CC578"/>
          </w:pPr>
          <w:r w:rsidRPr="00D64912">
            <w:rPr>
              <w:rStyle w:val="Platzhaltertext"/>
            </w:rPr>
            <w:t>Klicken oder tippen Sie hier, um Text einzugeben.</w:t>
          </w:r>
        </w:p>
      </w:docPartBody>
    </w:docPart>
    <w:docPart>
      <w:docPartPr>
        <w:name w:val="2BA788407C3742C685AE6C6A9EC0CC25"/>
        <w:category>
          <w:name w:val="Allgemein"/>
          <w:gallery w:val="placeholder"/>
        </w:category>
        <w:types>
          <w:type w:val="bbPlcHdr"/>
        </w:types>
        <w:behaviors>
          <w:behavior w:val="content"/>
        </w:behaviors>
        <w:guid w:val="{B3FE1172-3F98-41A2-B9D1-F3D16756153C}"/>
      </w:docPartPr>
      <w:docPartBody>
        <w:p w:rsidR="00000000" w:rsidRDefault="0057240E">
          <w:pPr>
            <w:pStyle w:val="2BA788407C3742C685AE6C6A9EC0CC25"/>
          </w:pPr>
          <w:r w:rsidRPr="00D64912">
            <w:rPr>
              <w:rStyle w:val="Platzhaltertext"/>
            </w:rPr>
            <w:t>Klicken oder tippen Sie hier, um Text einzugeben.</w:t>
          </w:r>
        </w:p>
      </w:docPartBody>
    </w:docPart>
    <w:docPart>
      <w:docPartPr>
        <w:name w:val="246CDC416F8A4C4BA372C55D1D3C8E7B"/>
        <w:category>
          <w:name w:val="Allgemein"/>
          <w:gallery w:val="placeholder"/>
        </w:category>
        <w:types>
          <w:type w:val="bbPlcHdr"/>
        </w:types>
        <w:behaviors>
          <w:behavior w:val="content"/>
        </w:behaviors>
        <w:guid w:val="{682EBD48-91A8-46F7-B287-B65A971D6CEB}"/>
      </w:docPartPr>
      <w:docPartBody>
        <w:p w:rsidR="00000000" w:rsidRDefault="0057240E">
          <w:pPr>
            <w:pStyle w:val="246CDC416F8A4C4BA372C55D1D3C8E7B"/>
          </w:pPr>
          <w:r w:rsidRPr="00D64912">
            <w:rPr>
              <w:rStyle w:val="Platzhaltertext"/>
            </w:rPr>
            <w:t>Klicken oder tippen Sie hier, um Text einzugeben.</w:t>
          </w:r>
        </w:p>
      </w:docPartBody>
    </w:docPart>
    <w:docPart>
      <w:docPartPr>
        <w:name w:val="D58F9E90C8E8430CBD820132C30966F0"/>
        <w:category>
          <w:name w:val="Allgemein"/>
          <w:gallery w:val="placeholder"/>
        </w:category>
        <w:types>
          <w:type w:val="bbPlcHdr"/>
        </w:types>
        <w:behaviors>
          <w:behavior w:val="content"/>
        </w:behaviors>
        <w:guid w:val="{971D6952-4E92-4124-BFDA-1F471632E1DA}"/>
      </w:docPartPr>
      <w:docPartBody>
        <w:p w:rsidR="00000000" w:rsidRDefault="0057240E">
          <w:pPr>
            <w:pStyle w:val="D58F9E90C8E8430CBD820132C30966F0"/>
          </w:pPr>
          <w:r w:rsidRPr="00D64912">
            <w:rPr>
              <w:rStyle w:val="Platzhaltertext"/>
            </w:rPr>
            <w:t>Klicken oder tippen Sie hier, um Text einzugeben.</w:t>
          </w:r>
        </w:p>
      </w:docPartBody>
    </w:docPart>
    <w:docPart>
      <w:docPartPr>
        <w:name w:val="2A166C1DE37042C480DDCD6BF2392B66"/>
        <w:category>
          <w:name w:val="Allgemein"/>
          <w:gallery w:val="placeholder"/>
        </w:category>
        <w:types>
          <w:type w:val="bbPlcHdr"/>
        </w:types>
        <w:behaviors>
          <w:behavior w:val="content"/>
        </w:behaviors>
        <w:guid w:val="{21AD6010-F7F8-428A-8D8D-FED322DABA2C}"/>
      </w:docPartPr>
      <w:docPartBody>
        <w:p w:rsidR="00000000" w:rsidRDefault="0057240E">
          <w:pPr>
            <w:pStyle w:val="2A166C1DE37042C480DDCD6BF2392B66"/>
          </w:pPr>
          <w:r w:rsidRPr="00D64912">
            <w:rPr>
              <w:rStyle w:val="Platzhaltertext"/>
            </w:rPr>
            <w:t>Klicken oder tippen Sie hier, um Text einzugeben.</w:t>
          </w:r>
        </w:p>
      </w:docPartBody>
    </w:docPart>
    <w:docPart>
      <w:docPartPr>
        <w:name w:val="EEFE9709DB4F4535BFE6823A5BCFB855"/>
        <w:category>
          <w:name w:val="Allgemein"/>
          <w:gallery w:val="placeholder"/>
        </w:category>
        <w:types>
          <w:type w:val="bbPlcHdr"/>
        </w:types>
        <w:behaviors>
          <w:behavior w:val="content"/>
        </w:behaviors>
        <w:guid w:val="{FF07DC42-15C2-4098-BD27-913843A2A987}"/>
      </w:docPartPr>
      <w:docPartBody>
        <w:p w:rsidR="00000000" w:rsidRDefault="0057240E">
          <w:pPr>
            <w:pStyle w:val="EEFE9709DB4F4535BFE6823A5BCFB855"/>
          </w:pPr>
          <w:r w:rsidRPr="00D64912">
            <w:rPr>
              <w:rStyle w:val="Platzhaltertext"/>
            </w:rPr>
            <w:t>Klicken oder tippen Sie hier, um Text einzugeben.</w:t>
          </w:r>
        </w:p>
      </w:docPartBody>
    </w:docPart>
    <w:docPart>
      <w:docPartPr>
        <w:name w:val="1EF7F73F6A734E77A68C5516E90218F9"/>
        <w:category>
          <w:name w:val="Allgemein"/>
          <w:gallery w:val="placeholder"/>
        </w:category>
        <w:types>
          <w:type w:val="bbPlcHdr"/>
        </w:types>
        <w:behaviors>
          <w:behavior w:val="content"/>
        </w:behaviors>
        <w:guid w:val="{0259D01F-5B66-4110-989D-DCB8BA10C8E5}"/>
      </w:docPartPr>
      <w:docPartBody>
        <w:p w:rsidR="00000000" w:rsidRDefault="0057240E">
          <w:pPr>
            <w:pStyle w:val="1EF7F73F6A734E77A68C5516E90218F9"/>
          </w:pPr>
          <w:r w:rsidRPr="00D64912">
            <w:rPr>
              <w:rStyle w:val="Platzhaltertext"/>
            </w:rPr>
            <w:t>Klicken oder tippen Sie hier, um Text einzugeben.</w:t>
          </w:r>
        </w:p>
      </w:docPartBody>
    </w:docPart>
    <w:docPart>
      <w:docPartPr>
        <w:name w:val="54B95842FFC84609B62A6EA658241E6F"/>
        <w:category>
          <w:name w:val="Allgemein"/>
          <w:gallery w:val="placeholder"/>
        </w:category>
        <w:types>
          <w:type w:val="bbPlcHdr"/>
        </w:types>
        <w:behaviors>
          <w:behavior w:val="content"/>
        </w:behaviors>
        <w:guid w:val="{39D48C0E-D68C-47B0-94FD-1E8E2FED1907}"/>
      </w:docPartPr>
      <w:docPartBody>
        <w:p w:rsidR="00000000" w:rsidRDefault="0057240E">
          <w:pPr>
            <w:pStyle w:val="54B95842FFC84609B62A6EA658241E6F"/>
          </w:pPr>
          <w:r w:rsidRPr="00D64912">
            <w:rPr>
              <w:rStyle w:val="Platzhaltertext"/>
            </w:rPr>
            <w:t>Klicken oder tippen Sie hier, um Text einzugeben.</w:t>
          </w:r>
        </w:p>
      </w:docPartBody>
    </w:docPart>
    <w:docPart>
      <w:docPartPr>
        <w:name w:val="57DE9787E45D45578EDCEDA503C98C82"/>
        <w:category>
          <w:name w:val="Allgemein"/>
          <w:gallery w:val="placeholder"/>
        </w:category>
        <w:types>
          <w:type w:val="bbPlcHdr"/>
        </w:types>
        <w:behaviors>
          <w:behavior w:val="content"/>
        </w:behaviors>
        <w:guid w:val="{2C4EB799-AFDA-4128-B88D-12CAA99A4949}"/>
      </w:docPartPr>
      <w:docPartBody>
        <w:p w:rsidR="00000000" w:rsidRDefault="0057240E">
          <w:pPr>
            <w:pStyle w:val="57DE9787E45D45578EDCEDA503C98C82"/>
          </w:pPr>
          <w:r w:rsidRPr="00D64912">
            <w:rPr>
              <w:rStyle w:val="Platzhaltertext"/>
            </w:rPr>
            <w:t>Klicken oder tippen Sie hier, um Text einzugeben.</w:t>
          </w:r>
        </w:p>
      </w:docPartBody>
    </w:docPart>
    <w:docPart>
      <w:docPartPr>
        <w:name w:val="CB9C0A3F2C7F492C9D67E70CDEBF99EF"/>
        <w:category>
          <w:name w:val="Allgemein"/>
          <w:gallery w:val="placeholder"/>
        </w:category>
        <w:types>
          <w:type w:val="bbPlcHdr"/>
        </w:types>
        <w:behaviors>
          <w:behavior w:val="content"/>
        </w:behaviors>
        <w:guid w:val="{B83661F9-E3A7-4BF2-8333-54409F5FD549}"/>
      </w:docPartPr>
      <w:docPartBody>
        <w:p w:rsidR="00000000" w:rsidRDefault="0057240E">
          <w:pPr>
            <w:pStyle w:val="CB9C0A3F2C7F492C9D67E70CDEBF99EF"/>
          </w:pPr>
          <w:r w:rsidRPr="00D64912">
            <w:rPr>
              <w:rStyle w:val="Platzhaltertext"/>
            </w:rPr>
            <w:t>Klicken oder tippen Sie hier, um Text einzugeben.</w:t>
          </w:r>
        </w:p>
      </w:docPartBody>
    </w:docPart>
    <w:docPart>
      <w:docPartPr>
        <w:name w:val="C5A4F992629A46F0927BDBB797BC8AE6"/>
        <w:category>
          <w:name w:val="Allgemein"/>
          <w:gallery w:val="placeholder"/>
        </w:category>
        <w:types>
          <w:type w:val="bbPlcHdr"/>
        </w:types>
        <w:behaviors>
          <w:behavior w:val="content"/>
        </w:behaviors>
        <w:guid w:val="{C5F766E2-718F-49E8-834A-224543816362}"/>
      </w:docPartPr>
      <w:docPartBody>
        <w:p w:rsidR="00000000" w:rsidRDefault="0057240E">
          <w:pPr>
            <w:pStyle w:val="C5A4F992629A46F0927BDBB797BC8AE6"/>
          </w:pPr>
          <w:r w:rsidRPr="00D64912">
            <w:rPr>
              <w:rStyle w:val="Platzhaltertext"/>
            </w:rPr>
            <w:t>Klicken oder tippen Sie hier, um Text einzugeben.</w:t>
          </w:r>
        </w:p>
      </w:docPartBody>
    </w:docPart>
    <w:docPart>
      <w:docPartPr>
        <w:name w:val="D385B348AB03445F8FA857B4E20289D6"/>
        <w:category>
          <w:name w:val="Allgemein"/>
          <w:gallery w:val="placeholder"/>
        </w:category>
        <w:types>
          <w:type w:val="bbPlcHdr"/>
        </w:types>
        <w:behaviors>
          <w:behavior w:val="content"/>
        </w:behaviors>
        <w:guid w:val="{A3610937-8543-43D7-9D87-2843EF060BBA}"/>
      </w:docPartPr>
      <w:docPartBody>
        <w:p w:rsidR="00000000" w:rsidRDefault="0057240E">
          <w:pPr>
            <w:pStyle w:val="D385B348AB03445F8FA857B4E20289D6"/>
          </w:pPr>
          <w:r w:rsidRPr="00D64912">
            <w:rPr>
              <w:rStyle w:val="Platzhaltertext"/>
            </w:rPr>
            <w:t>Klicken oder tippen Sie hier, um Text einzugeben.</w:t>
          </w:r>
        </w:p>
      </w:docPartBody>
    </w:docPart>
    <w:docPart>
      <w:docPartPr>
        <w:name w:val="86E0D435EB7C4F5A8FE0A5ED433244D2"/>
        <w:category>
          <w:name w:val="Allgemein"/>
          <w:gallery w:val="placeholder"/>
        </w:category>
        <w:types>
          <w:type w:val="bbPlcHdr"/>
        </w:types>
        <w:behaviors>
          <w:behavior w:val="content"/>
        </w:behaviors>
        <w:guid w:val="{1762BD0F-4F5D-40FB-845B-0E602C02D789}"/>
      </w:docPartPr>
      <w:docPartBody>
        <w:p w:rsidR="00000000" w:rsidRDefault="0057240E">
          <w:pPr>
            <w:pStyle w:val="86E0D435EB7C4F5A8FE0A5ED433244D2"/>
          </w:pPr>
          <w:r w:rsidRPr="00D64912">
            <w:rPr>
              <w:rStyle w:val="Platzhaltertext"/>
            </w:rPr>
            <w:t>Klicken oder tippen Sie hier, um Text einzugeben.</w:t>
          </w:r>
        </w:p>
      </w:docPartBody>
    </w:docPart>
    <w:docPart>
      <w:docPartPr>
        <w:name w:val="8D0CB0F63F7D4C87A63C2BCD703D8CCD"/>
        <w:category>
          <w:name w:val="Allgemein"/>
          <w:gallery w:val="placeholder"/>
        </w:category>
        <w:types>
          <w:type w:val="bbPlcHdr"/>
        </w:types>
        <w:behaviors>
          <w:behavior w:val="content"/>
        </w:behaviors>
        <w:guid w:val="{F0489556-9DA5-4D49-9FF7-CABC917B4DF5}"/>
      </w:docPartPr>
      <w:docPartBody>
        <w:p w:rsidR="00000000" w:rsidRDefault="0057240E">
          <w:pPr>
            <w:pStyle w:val="8D0CB0F63F7D4C87A63C2BCD703D8CCD"/>
          </w:pPr>
          <w:r w:rsidRPr="00D64912">
            <w:rPr>
              <w:rStyle w:val="Platzhaltertext"/>
            </w:rPr>
            <w:t>Klicken oder tippen Sie hier, um Text einzugeben.</w:t>
          </w:r>
        </w:p>
      </w:docPartBody>
    </w:docPart>
    <w:docPart>
      <w:docPartPr>
        <w:name w:val="63F0206906154AF7A19AD422A3AEDD19"/>
        <w:category>
          <w:name w:val="Allgemein"/>
          <w:gallery w:val="placeholder"/>
        </w:category>
        <w:types>
          <w:type w:val="bbPlcHdr"/>
        </w:types>
        <w:behaviors>
          <w:behavior w:val="content"/>
        </w:behaviors>
        <w:guid w:val="{6A6CB75F-BB45-402C-958E-D14F2C4D9ECD}"/>
      </w:docPartPr>
      <w:docPartBody>
        <w:p w:rsidR="00000000" w:rsidRDefault="0057240E">
          <w:pPr>
            <w:pStyle w:val="63F0206906154AF7A19AD422A3AEDD19"/>
          </w:pPr>
          <w:r w:rsidRPr="00D64912">
            <w:rPr>
              <w:rStyle w:val="Platzhaltertext"/>
            </w:rPr>
            <w:t>Klicken oder tippen Sie hier, um Text einzugeben.</w:t>
          </w:r>
        </w:p>
      </w:docPartBody>
    </w:docPart>
    <w:docPart>
      <w:docPartPr>
        <w:name w:val="F3D9650CFD6144808713B8CBBD2216B5"/>
        <w:category>
          <w:name w:val="Allgemein"/>
          <w:gallery w:val="placeholder"/>
        </w:category>
        <w:types>
          <w:type w:val="bbPlcHdr"/>
        </w:types>
        <w:behaviors>
          <w:behavior w:val="content"/>
        </w:behaviors>
        <w:guid w:val="{B0CD4997-3050-4495-A3D3-959049FF3604}"/>
      </w:docPartPr>
      <w:docPartBody>
        <w:p w:rsidR="00000000" w:rsidRDefault="0057240E">
          <w:pPr>
            <w:pStyle w:val="F3D9650CFD6144808713B8CBBD2216B5"/>
          </w:pPr>
          <w:r w:rsidRPr="00D64912">
            <w:rPr>
              <w:rStyle w:val="Platzhaltertext"/>
            </w:rPr>
            <w:t>Klicken oder tippen Sie hier, um Text einzugeben.</w:t>
          </w:r>
        </w:p>
      </w:docPartBody>
    </w:docPart>
    <w:docPart>
      <w:docPartPr>
        <w:name w:val="A743B0766CF746B39A418E40155567C2"/>
        <w:category>
          <w:name w:val="Allgemein"/>
          <w:gallery w:val="placeholder"/>
        </w:category>
        <w:types>
          <w:type w:val="bbPlcHdr"/>
        </w:types>
        <w:behaviors>
          <w:behavior w:val="content"/>
        </w:behaviors>
        <w:guid w:val="{832F15C6-6E45-4F57-96B6-B92DA9D97841}"/>
      </w:docPartPr>
      <w:docPartBody>
        <w:p w:rsidR="00000000" w:rsidRDefault="0057240E">
          <w:pPr>
            <w:pStyle w:val="A743B0766CF746B39A418E40155567C2"/>
          </w:pPr>
          <w:r w:rsidRPr="00D64912">
            <w:rPr>
              <w:rStyle w:val="Platzhaltertext"/>
            </w:rPr>
            <w:t>Klicken oder tippen Sie hier, um Text einzugeben.</w:t>
          </w:r>
        </w:p>
      </w:docPartBody>
    </w:docPart>
    <w:docPart>
      <w:docPartPr>
        <w:name w:val="632C25C70D9E46F7AED05FEA2773F7E9"/>
        <w:category>
          <w:name w:val="Allgemein"/>
          <w:gallery w:val="placeholder"/>
        </w:category>
        <w:types>
          <w:type w:val="bbPlcHdr"/>
        </w:types>
        <w:behaviors>
          <w:behavior w:val="content"/>
        </w:behaviors>
        <w:guid w:val="{3889670B-7746-4DEF-BC48-C96C96671521}"/>
      </w:docPartPr>
      <w:docPartBody>
        <w:p w:rsidR="00000000" w:rsidRDefault="0057240E">
          <w:pPr>
            <w:pStyle w:val="632C25C70D9E46F7AED05FEA2773F7E9"/>
          </w:pPr>
          <w:r w:rsidRPr="00303B5F">
            <w:rPr>
              <w:rStyle w:val="Platzhaltertext"/>
            </w:rPr>
            <w:t>Klicken oder tippen Sie hier, um Text einzugeben.</w:t>
          </w:r>
        </w:p>
      </w:docPartBody>
    </w:docPart>
    <w:docPart>
      <w:docPartPr>
        <w:name w:val="2F46E51B27D94E6CB4790A9577457D92"/>
        <w:category>
          <w:name w:val="Allgemein"/>
          <w:gallery w:val="placeholder"/>
        </w:category>
        <w:types>
          <w:type w:val="bbPlcHdr"/>
        </w:types>
        <w:behaviors>
          <w:behavior w:val="content"/>
        </w:behaviors>
        <w:guid w:val="{5015ECBE-DD4C-4E6D-B847-EE6E44EF2547}"/>
      </w:docPartPr>
      <w:docPartBody>
        <w:p w:rsidR="00000000" w:rsidRDefault="0057240E">
          <w:pPr>
            <w:pStyle w:val="2F46E51B27D94E6CB4790A9577457D92"/>
          </w:pPr>
          <w:r w:rsidRPr="00303B5F">
            <w:rPr>
              <w:rStyle w:val="Platzhaltertext"/>
            </w:rPr>
            <w:t>Klicken oder tippen Sie hier, um Text einzugeben.</w:t>
          </w:r>
        </w:p>
      </w:docPartBody>
    </w:docPart>
    <w:docPart>
      <w:docPartPr>
        <w:name w:val="71F92AF0A6334EBD965CB244244B73D4"/>
        <w:category>
          <w:name w:val="Allgemein"/>
          <w:gallery w:val="placeholder"/>
        </w:category>
        <w:types>
          <w:type w:val="bbPlcHdr"/>
        </w:types>
        <w:behaviors>
          <w:behavior w:val="content"/>
        </w:behaviors>
        <w:guid w:val="{E89ACF48-4771-4F95-891A-A5B63EC76E73}"/>
      </w:docPartPr>
      <w:docPartBody>
        <w:p w:rsidR="00000000" w:rsidRDefault="0057240E">
          <w:pPr>
            <w:pStyle w:val="71F92AF0A6334EBD965CB244244B73D4"/>
          </w:pPr>
          <w:r w:rsidRPr="00D64912">
            <w:rPr>
              <w:rStyle w:val="Platzhaltertext"/>
            </w:rPr>
            <w:t>Klicken oder tippen Sie hier, um Text einzugeben.</w:t>
          </w:r>
        </w:p>
      </w:docPartBody>
    </w:docPart>
    <w:docPart>
      <w:docPartPr>
        <w:name w:val="4F48A67C5DC7404DA51DA04943ED8532"/>
        <w:category>
          <w:name w:val="Allgemein"/>
          <w:gallery w:val="placeholder"/>
        </w:category>
        <w:types>
          <w:type w:val="bbPlcHdr"/>
        </w:types>
        <w:behaviors>
          <w:behavior w:val="content"/>
        </w:behaviors>
        <w:guid w:val="{342C41B5-84EB-4188-8B68-6BA0C01286A7}"/>
      </w:docPartPr>
      <w:docPartBody>
        <w:p w:rsidR="00000000" w:rsidRDefault="0057240E">
          <w:pPr>
            <w:pStyle w:val="4F48A67C5DC7404DA51DA04943ED8532"/>
          </w:pPr>
          <w:r w:rsidRPr="00D64912">
            <w:rPr>
              <w:rStyle w:val="Platzhaltertext"/>
            </w:rPr>
            <w:t>Klicken oder tippen Sie hier, um Text einzugeben.</w:t>
          </w:r>
        </w:p>
      </w:docPartBody>
    </w:docPart>
    <w:docPart>
      <w:docPartPr>
        <w:name w:val="68FC98135D924C7AAD70497CC8FCE5D1"/>
        <w:category>
          <w:name w:val="Allgemein"/>
          <w:gallery w:val="placeholder"/>
        </w:category>
        <w:types>
          <w:type w:val="bbPlcHdr"/>
        </w:types>
        <w:behaviors>
          <w:behavior w:val="content"/>
        </w:behaviors>
        <w:guid w:val="{79215423-F494-4841-9812-1F163C83452D}"/>
      </w:docPartPr>
      <w:docPartBody>
        <w:p w:rsidR="00000000" w:rsidRDefault="0057240E">
          <w:pPr>
            <w:pStyle w:val="68FC98135D924C7AAD70497CC8FCE5D1"/>
          </w:pPr>
          <w:r w:rsidRPr="006F674B">
            <w:rPr>
              <w:rStyle w:val="Platzhaltertext"/>
            </w:rPr>
            <w:t>Klicken oder tippen Sie hier, um Text einzugeben.</w:t>
          </w:r>
        </w:p>
      </w:docPartBody>
    </w:docPart>
    <w:docPart>
      <w:docPartPr>
        <w:name w:val="C357E7533C9046A59BCB73010FB2B2C9"/>
        <w:category>
          <w:name w:val="Allgemein"/>
          <w:gallery w:val="placeholder"/>
        </w:category>
        <w:types>
          <w:type w:val="bbPlcHdr"/>
        </w:types>
        <w:behaviors>
          <w:behavior w:val="content"/>
        </w:behaviors>
        <w:guid w:val="{D2C3D215-225B-460F-9684-373921DC4D30}"/>
      </w:docPartPr>
      <w:docPartBody>
        <w:p w:rsidR="00000000" w:rsidRDefault="0057240E">
          <w:pPr>
            <w:pStyle w:val="C357E7533C9046A59BCB73010FB2B2C9"/>
          </w:pPr>
          <w:r w:rsidRPr="00D64912">
            <w:rPr>
              <w:rStyle w:val="Platzhaltertext"/>
            </w:rPr>
            <w:t>Klicken oder tippen Sie hier, um Text einzugeben.</w:t>
          </w:r>
        </w:p>
      </w:docPartBody>
    </w:docPart>
    <w:docPart>
      <w:docPartPr>
        <w:name w:val="D8D493F4B240465A8B8EF136F806A375"/>
        <w:category>
          <w:name w:val="Allgemein"/>
          <w:gallery w:val="placeholder"/>
        </w:category>
        <w:types>
          <w:type w:val="bbPlcHdr"/>
        </w:types>
        <w:behaviors>
          <w:behavior w:val="content"/>
        </w:behaviors>
        <w:guid w:val="{7428E3A3-9578-4B43-9B1E-456975F37BEF}"/>
      </w:docPartPr>
      <w:docPartBody>
        <w:p w:rsidR="00000000" w:rsidRDefault="0057240E">
          <w:pPr>
            <w:pStyle w:val="D8D493F4B240465A8B8EF136F806A375"/>
          </w:pPr>
          <w:r w:rsidRPr="006F674B">
            <w:rPr>
              <w:rStyle w:val="Platzhaltertext"/>
            </w:rPr>
            <w:t>Klicken oder tippen Sie hier, um Text einzugeben.</w:t>
          </w:r>
        </w:p>
      </w:docPartBody>
    </w:docPart>
    <w:docPart>
      <w:docPartPr>
        <w:name w:val="29F5308C648F42E6AAED2D7C0A2AD502"/>
        <w:category>
          <w:name w:val="Allgemein"/>
          <w:gallery w:val="placeholder"/>
        </w:category>
        <w:types>
          <w:type w:val="bbPlcHdr"/>
        </w:types>
        <w:behaviors>
          <w:behavior w:val="content"/>
        </w:behaviors>
        <w:guid w:val="{0DBFB6BA-2337-411D-9FEF-165149F0DE0F}"/>
      </w:docPartPr>
      <w:docPartBody>
        <w:p w:rsidR="00000000" w:rsidRDefault="0057240E">
          <w:pPr>
            <w:pStyle w:val="29F5308C648F42E6AAED2D7C0A2AD502"/>
          </w:pPr>
          <w:r w:rsidRPr="00D64912">
            <w:rPr>
              <w:rStyle w:val="Platzhaltertext"/>
            </w:rPr>
            <w:t>Klicken oder tippen Sie hier, um Text einzugeben.</w:t>
          </w:r>
        </w:p>
      </w:docPartBody>
    </w:docPart>
    <w:docPart>
      <w:docPartPr>
        <w:name w:val="9004C08BC1564BC8AF80E87DA8803546"/>
        <w:category>
          <w:name w:val="Allgemein"/>
          <w:gallery w:val="placeholder"/>
        </w:category>
        <w:types>
          <w:type w:val="bbPlcHdr"/>
        </w:types>
        <w:behaviors>
          <w:behavior w:val="content"/>
        </w:behaviors>
        <w:guid w:val="{49B336FC-63BB-4647-AD6A-6CD50F96608D}"/>
      </w:docPartPr>
      <w:docPartBody>
        <w:p w:rsidR="00000000" w:rsidRDefault="0057240E">
          <w:pPr>
            <w:pStyle w:val="9004C08BC1564BC8AF80E87DA8803546"/>
          </w:pPr>
          <w:r w:rsidRPr="00D64912">
            <w:rPr>
              <w:rStyle w:val="Platzhaltertext"/>
            </w:rPr>
            <w:t>Klicken oder tippen Sie hier, um Text einzugeben.</w:t>
          </w:r>
        </w:p>
      </w:docPartBody>
    </w:docPart>
    <w:docPart>
      <w:docPartPr>
        <w:name w:val="586698A2DFA14A11B4A2FB61E375B0B9"/>
        <w:category>
          <w:name w:val="Allgemein"/>
          <w:gallery w:val="placeholder"/>
        </w:category>
        <w:types>
          <w:type w:val="bbPlcHdr"/>
        </w:types>
        <w:behaviors>
          <w:behavior w:val="content"/>
        </w:behaviors>
        <w:guid w:val="{4EBCEDBB-6294-43CD-B469-A26C0CCE667C}"/>
      </w:docPartPr>
      <w:docPartBody>
        <w:p w:rsidR="00000000" w:rsidRDefault="0057240E">
          <w:pPr>
            <w:pStyle w:val="586698A2DFA14A11B4A2FB61E375B0B9"/>
          </w:pPr>
          <w:r w:rsidRPr="00D64912">
            <w:rPr>
              <w:rStyle w:val="Platzhaltertext"/>
            </w:rPr>
            <w:t>Klicken oder tippen Sie hier, um Text einzugeben.</w:t>
          </w:r>
        </w:p>
      </w:docPartBody>
    </w:docPart>
    <w:docPart>
      <w:docPartPr>
        <w:name w:val="51CE303598E54D04B7FF072A0FE3A490"/>
        <w:category>
          <w:name w:val="Allgemein"/>
          <w:gallery w:val="placeholder"/>
        </w:category>
        <w:types>
          <w:type w:val="bbPlcHdr"/>
        </w:types>
        <w:behaviors>
          <w:behavior w:val="content"/>
        </w:behaviors>
        <w:guid w:val="{3CA25250-BEAF-4EFC-9E49-CCD8A0758C73}"/>
      </w:docPartPr>
      <w:docPartBody>
        <w:p w:rsidR="00000000" w:rsidRDefault="0057240E">
          <w:pPr>
            <w:pStyle w:val="51CE303598E54D04B7FF072A0FE3A490"/>
          </w:pPr>
          <w:r w:rsidRPr="00D64912">
            <w:rPr>
              <w:rStyle w:val="Platzhaltertext"/>
            </w:rPr>
            <w:t>Klicken oder tippen Sie hier, um Text einzugeben.</w:t>
          </w:r>
        </w:p>
      </w:docPartBody>
    </w:docPart>
    <w:docPart>
      <w:docPartPr>
        <w:name w:val="2094730C5C7B41BA90BE1E975B4545A4"/>
        <w:category>
          <w:name w:val="Allgemein"/>
          <w:gallery w:val="placeholder"/>
        </w:category>
        <w:types>
          <w:type w:val="bbPlcHdr"/>
        </w:types>
        <w:behaviors>
          <w:behavior w:val="content"/>
        </w:behaviors>
        <w:guid w:val="{D61755AF-69F7-4F60-B5DC-F09FBA6500BC}"/>
      </w:docPartPr>
      <w:docPartBody>
        <w:p w:rsidR="00000000" w:rsidRDefault="0057240E">
          <w:pPr>
            <w:pStyle w:val="2094730C5C7B41BA90BE1E975B4545A4"/>
          </w:pPr>
          <w:r w:rsidRPr="00D64912">
            <w:rPr>
              <w:rStyle w:val="Platzhaltertext"/>
            </w:rPr>
            <w:t>Klicken oder tippen Sie hier, um Text einzugeben.</w:t>
          </w:r>
        </w:p>
      </w:docPartBody>
    </w:docPart>
    <w:docPart>
      <w:docPartPr>
        <w:name w:val="4A51FDC9FE4F4B7FB7870B167FB14079"/>
        <w:category>
          <w:name w:val="Allgemein"/>
          <w:gallery w:val="placeholder"/>
        </w:category>
        <w:types>
          <w:type w:val="bbPlcHdr"/>
        </w:types>
        <w:behaviors>
          <w:behavior w:val="content"/>
        </w:behaviors>
        <w:guid w:val="{8CD27D37-F91C-4FF1-B989-882608C285A3}"/>
      </w:docPartPr>
      <w:docPartBody>
        <w:p w:rsidR="00000000" w:rsidRDefault="0057240E">
          <w:pPr>
            <w:pStyle w:val="4A51FDC9FE4F4B7FB7870B167FB14079"/>
          </w:pPr>
          <w:r w:rsidRPr="00D64912">
            <w:rPr>
              <w:rStyle w:val="Platzhaltertext"/>
            </w:rPr>
            <w:t>Klicken oder tippen Sie hier, um Text einzugeben.</w:t>
          </w:r>
        </w:p>
      </w:docPartBody>
    </w:docPart>
    <w:docPart>
      <w:docPartPr>
        <w:name w:val="14F4D41DC56E432E9FDE3FD05655494D"/>
        <w:category>
          <w:name w:val="Allgemein"/>
          <w:gallery w:val="placeholder"/>
        </w:category>
        <w:types>
          <w:type w:val="bbPlcHdr"/>
        </w:types>
        <w:behaviors>
          <w:behavior w:val="content"/>
        </w:behaviors>
        <w:guid w:val="{AA1D4EF5-8074-41DF-BE42-1C2A4706B805}"/>
      </w:docPartPr>
      <w:docPartBody>
        <w:p w:rsidR="00000000" w:rsidRDefault="0057240E">
          <w:pPr>
            <w:pStyle w:val="14F4D41DC56E432E9FDE3FD05655494D"/>
          </w:pPr>
          <w:r w:rsidRPr="00D64912">
            <w:rPr>
              <w:rStyle w:val="Platzhaltertext"/>
            </w:rPr>
            <w:t>Klicken oder tippen Sie hier, um Text einzugeben.</w:t>
          </w:r>
        </w:p>
      </w:docPartBody>
    </w:docPart>
    <w:docPart>
      <w:docPartPr>
        <w:name w:val="3B707A168846467F895E6C3FD4939F41"/>
        <w:category>
          <w:name w:val="Allgemein"/>
          <w:gallery w:val="placeholder"/>
        </w:category>
        <w:types>
          <w:type w:val="bbPlcHdr"/>
        </w:types>
        <w:behaviors>
          <w:behavior w:val="content"/>
        </w:behaviors>
        <w:guid w:val="{3EEBABB2-8BEB-4BA1-9EC3-D4E9E1E7B91A}"/>
      </w:docPartPr>
      <w:docPartBody>
        <w:p w:rsidR="00000000" w:rsidRDefault="0057240E">
          <w:pPr>
            <w:pStyle w:val="3B707A168846467F895E6C3FD4939F41"/>
          </w:pPr>
          <w:r w:rsidRPr="00D64912">
            <w:rPr>
              <w:rStyle w:val="Platzhaltertext"/>
            </w:rPr>
            <w:t>Klicken oder tippen Sie hier, um Text einzugeben.</w:t>
          </w:r>
        </w:p>
      </w:docPartBody>
    </w:docPart>
    <w:docPart>
      <w:docPartPr>
        <w:name w:val="E7129DE746DF44D8B4B9704882E2537B"/>
        <w:category>
          <w:name w:val="Allgemein"/>
          <w:gallery w:val="placeholder"/>
        </w:category>
        <w:types>
          <w:type w:val="bbPlcHdr"/>
        </w:types>
        <w:behaviors>
          <w:behavior w:val="content"/>
        </w:behaviors>
        <w:guid w:val="{E3D71D7D-D118-4351-96D8-411FF89905A2}"/>
      </w:docPartPr>
      <w:docPartBody>
        <w:p w:rsidR="00000000" w:rsidRDefault="00000000">
          <w:pPr>
            <w:pStyle w:val="E7129DE746DF44D8B4B9704882E2537B"/>
          </w:pPr>
          <w:r w:rsidRPr="00D64912">
            <w:rPr>
              <w:rStyle w:val="Platzhaltertext"/>
            </w:rPr>
            <w:t>Klicken oder tippen Sie hier, um Text einzugeben.</w:t>
          </w:r>
        </w:p>
      </w:docPartBody>
    </w:docPart>
    <w:docPart>
      <w:docPartPr>
        <w:name w:val="8F4C6BEFBE564E98ABC6FD19E5B81384"/>
        <w:category>
          <w:name w:val="Allgemein"/>
          <w:gallery w:val="placeholder"/>
        </w:category>
        <w:types>
          <w:type w:val="bbPlcHdr"/>
        </w:types>
        <w:behaviors>
          <w:behavior w:val="content"/>
        </w:behaviors>
        <w:guid w:val="{5DDB31A7-6277-4661-9A16-414D262ADDFE}"/>
      </w:docPartPr>
      <w:docPartBody>
        <w:p w:rsidR="00000000" w:rsidRDefault="0057240E">
          <w:pPr>
            <w:pStyle w:val="8F4C6BEFBE564E98ABC6FD19E5B81384"/>
          </w:pPr>
          <w:r w:rsidRPr="00D64912">
            <w:rPr>
              <w:rStyle w:val="Platzhaltertext"/>
            </w:rPr>
            <w:t>Klicken oder tippen Sie hier, um Text einzugeben.</w:t>
          </w:r>
        </w:p>
      </w:docPartBody>
    </w:docPart>
    <w:docPart>
      <w:docPartPr>
        <w:name w:val="1FC72A6871134689B77103FD08E5D467"/>
        <w:category>
          <w:name w:val="Allgemein"/>
          <w:gallery w:val="placeholder"/>
        </w:category>
        <w:types>
          <w:type w:val="bbPlcHdr"/>
        </w:types>
        <w:behaviors>
          <w:behavior w:val="content"/>
        </w:behaviors>
        <w:guid w:val="{9D93B641-DE05-4343-A468-789ACD199C41}"/>
      </w:docPartPr>
      <w:docPartBody>
        <w:p w:rsidR="00000000" w:rsidRDefault="0057240E">
          <w:pPr>
            <w:pStyle w:val="1FC72A6871134689B77103FD08E5D467"/>
          </w:pPr>
          <w:r w:rsidRPr="00303B5F">
            <w:rPr>
              <w:rStyle w:val="Platzhaltertext"/>
            </w:rPr>
            <w:t>Klicken oder tippen Sie hier, um Text einzugeben.</w:t>
          </w:r>
        </w:p>
      </w:docPartBody>
    </w:docPart>
    <w:docPart>
      <w:docPartPr>
        <w:name w:val="8DD00E8306E446CBA636BCCA8EBFC7AD"/>
        <w:category>
          <w:name w:val="Allgemein"/>
          <w:gallery w:val="placeholder"/>
        </w:category>
        <w:types>
          <w:type w:val="bbPlcHdr"/>
        </w:types>
        <w:behaviors>
          <w:behavior w:val="content"/>
        </w:behaviors>
        <w:guid w:val="{EAAE7265-663A-42E8-8355-F399308E5117}"/>
      </w:docPartPr>
      <w:docPartBody>
        <w:p w:rsidR="00000000" w:rsidRDefault="0057240E">
          <w:pPr>
            <w:pStyle w:val="8DD00E8306E446CBA636BCCA8EBFC7AD"/>
          </w:pPr>
          <w:r w:rsidRPr="006C7C5C">
            <w:rPr>
              <w:rStyle w:val="Platzhaltertext"/>
            </w:rPr>
            <w:t>Klicken oder tippen Sie hier, um Text einzugeben.</w:t>
          </w:r>
        </w:p>
      </w:docPartBody>
    </w:docPart>
    <w:docPart>
      <w:docPartPr>
        <w:name w:val="768F9282F0344B7A83583715D06DCAE2"/>
        <w:category>
          <w:name w:val="Allgemein"/>
          <w:gallery w:val="placeholder"/>
        </w:category>
        <w:types>
          <w:type w:val="bbPlcHdr"/>
        </w:types>
        <w:behaviors>
          <w:behavior w:val="content"/>
        </w:behaviors>
        <w:guid w:val="{D5761C9C-3CF9-4BBF-BD9F-6C0C2889D8BA}"/>
      </w:docPartPr>
      <w:docPartBody>
        <w:p w:rsidR="00000000" w:rsidRDefault="0057240E">
          <w:pPr>
            <w:pStyle w:val="768F9282F0344B7A83583715D06DCAE2"/>
          </w:pPr>
          <w:r w:rsidRPr="00D64912">
            <w:rPr>
              <w:rStyle w:val="Platzhaltertext"/>
            </w:rPr>
            <w:t>Klicken oder tippen Sie hier, um Text einzugeben.</w:t>
          </w:r>
        </w:p>
      </w:docPartBody>
    </w:docPart>
    <w:docPart>
      <w:docPartPr>
        <w:name w:val="BB9C1F1517584315AE5B09830A4485F5"/>
        <w:category>
          <w:name w:val="Allgemein"/>
          <w:gallery w:val="placeholder"/>
        </w:category>
        <w:types>
          <w:type w:val="bbPlcHdr"/>
        </w:types>
        <w:behaviors>
          <w:behavior w:val="content"/>
        </w:behaviors>
        <w:guid w:val="{73DD5DEA-9778-4DDB-90B2-FBA26A017DF7}"/>
      </w:docPartPr>
      <w:docPartBody>
        <w:p w:rsidR="00000000" w:rsidRDefault="0057240E">
          <w:pPr>
            <w:pStyle w:val="BB9C1F1517584315AE5B09830A4485F5"/>
          </w:pPr>
          <w:r w:rsidRPr="00D64912">
            <w:rPr>
              <w:rStyle w:val="Platzhaltertext"/>
            </w:rPr>
            <w:t>Klicken oder tippen Sie hier, um Text einzugeben.</w:t>
          </w:r>
        </w:p>
      </w:docPartBody>
    </w:docPart>
    <w:docPart>
      <w:docPartPr>
        <w:name w:val="ED2209A255E046FE99129EFC6237C3F0"/>
        <w:category>
          <w:name w:val="Allgemein"/>
          <w:gallery w:val="placeholder"/>
        </w:category>
        <w:types>
          <w:type w:val="bbPlcHdr"/>
        </w:types>
        <w:behaviors>
          <w:behavior w:val="content"/>
        </w:behaviors>
        <w:guid w:val="{758BD81D-E927-4C05-9CD4-0871DAB915EC}"/>
      </w:docPartPr>
      <w:docPartBody>
        <w:p w:rsidR="00000000" w:rsidRDefault="0057240E">
          <w:pPr>
            <w:pStyle w:val="ED2209A255E046FE99129EFC6237C3F0"/>
          </w:pPr>
          <w:r w:rsidRPr="006F674B">
            <w:rPr>
              <w:rStyle w:val="Platzhaltertext"/>
            </w:rPr>
            <w:t>Klicken oder tippen Sie hier, um Text einzugeben.</w:t>
          </w:r>
        </w:p>
      </w:docPartBody>
    </w:docPart>
    <w:docPart>
      <w:docPartPr>
        <w:name w:val="3A410D4648D84BDCB45C30A5AD6364FD"/>
        <w:category>
          <w:name w:val="Allgemein"/>
          <w:gallery w:val="placeholder"/>
        </w:category>
        <w:types>
          <w:type w:val="bbPlcHdr"/>
        </w:types>
        <w:behaviors>
          <w:behavior w:val="content"/>
        </w:behaviors>
        <w:guid w:val="{75080BFE-343F-4D39-A8AE-32A1A0998120}"/>
      </w:docPartPr>
      <w:docPartBody>
        <w:p w:rsidR="00000000" w:rsidRDefault="0057240E">
          <w:pPr>
            <w:pStyle w:val="3A410D4648D84BDCB45C30A5AD6364FD"/>
          </w:pPr>
          <w:r w:rsidRPr="00D64912">
            <w:rPr>
              <w:rStyle w:val="Platzhaltertext"/>
            </w:rPr>
            <w:t>Klicken oder tippen Sie hier, um Text einzugeben.</w:t>
          </w:r>
        </w:p>
      </w:docPartBody>
    </w:docPart>
    <w:docPart>
      <w:docPartPr>
        <w:name w:val="00E410DF1438471FA6FF1A4A6A606809"/>
        <w:category>
          <w:name w:val="Allgemein"/>
          <w:gallery w:val="placeholder"/>
        </w:category>
        <w:types>
          <w:type w:val="bbPlcHdr"/>
        </w:types>
        <w:behaviors>
          <w:behavior w:val="content"/>
        </w:behaviors>
        <w:guid w:val="{8314F100-5A84-4DFA-BA03-F3E01151E897}"/>
      </w:docPartPr>
      <w:docPartBody>
        <w:p w:rsidR="00000000" w:rsidRDefault="0057240E">
          <w:pPr>
            <w:pStyle w:val="00E410DF1438471FA6FF1A4A6A606809"/>
          </w:pPr>
          <w:r w:rsidRPr="00D64912">
            <w:rPr>
              <w:rStyle w:val="Platzhaltertext"/>
            </w:rPr>
            <w:t>Klicken oder tippen Sie hier, um Text einzugeben.</w:t>
          </w:r>
        </w:p>
      </w:docPartBody>
    </w:docPart>
    <w:docPart>
      <w:docPartPr>
        <w:name w:val="9886416AA27F4A5497AC11D08CE6BF2E"/>
        <w:category>
          <w:name w:val="Allgemein"/>
          <w:gallery w:val="placeholder"/>
        </w:category>
        <w:types>
          <w:type w:val="bbPlcHdr"/>
        </w:types>
        <w:behaviors>
          <w:behavior w:val="content"/>
        </w:behaviors>
        <w:guid w:val="{99ED22BA-4104-43E0-9976-B76926818581}"/>
      </w:docPartPr>
      <w:docPartBody>
        <w:p w:rsidR="00000000" w:rsidRDefault="0057240E">
          <w:pPr>
            <w:pStyle w:val="9886416AA27F4A5497AC11D08CE6BF2E"/>
          </w:pPr>
          <w:r w:rsidRPr="00D64912">
            <w:rPr>
              <w:rStyle w:val="Platzhaltertext"/>
            </w:rPr>
            <w:t>Klicken oder tippen Sie hier, um Text einzugeben.</w:t>
          </w:r>
        </w:p>
      </w:docPartBody>
    </w:docPart>
    <w:docPart>
      <w:docPartPr>
        <w:name w:val="A0BC1F3859CE470C9AB5C12AA156897B"/>
        <w:category>
          <w:name w:val="Allgemein"/>
          <w:gallery w:val="placeholder"/>
        </w:category>
        <w:types>
          <w:type w:val="bbPlcHdr"/>
        </w:types>
        <w:behaviors>
          <w:behavior w:val="content"/>
        </w:behaviors>
        <w:guid w:val="{BB1DD276-A971-4355-A3A2-0EC3F7EA0796}"/>
      </w:docPartPr>
      <w:docPartBody>
        <w:p w:rsidR="00000000" w:rsidRDefault="0057240E">
          <w:pPr>
            <w:pStyle w:val="A0BC1F3859CE470C9AB5C12AA156897B"/>
          </w:pPr>
          <w:r w:rsidRPr="00D64912">
            <w:rPr>
              <w:rStyle w:val="Platzhaltertext"/>
            </w:rPr>
            <w:t>Klicken oder tippen Sie hier, um Text einzugeben.</w:t>
          </w:r>
        </w:p>
      </w:docPartBody>
    </w:docPart>
    <w:docPart>
      <w:docPartPr>
        <w:name w:val="F61156FC6ECC416CB3F41A70179927D0"/>
        <w:category>
          <w:name w:val="Allgemein"/>
          <w:gallery w:val="placeholder"/>
        </w:category>
        <w:types>
          <w:type w:val="bbPlcHdr"/>
        </w:types>
        <w:behaviors>
          <w:behavior w:val="content"/>
        </w:behaviors>
        <w:guid w:val="{D0151A10-F81C-46C3-81E7-2FC57D91C2FA}"/>
      </w:docPartPr>
      <w:docPartBody>
        <w:p w:rsidR="00000000" w:rsidRDefault="0057240E">
          <w:pPr>
            <w:pStyle w:val="F61156FC6ECC416CB3F41A70179927D0"/>
          </w:pPr>
          <w:r w:rsidRPr="00D64912">
            <w:rPr>
              <w:rStyle w:val="Platzhaltertext"/>
            </w:rPr>
            <w:t>Klicken oder tippen Sie hier, um Text einzugeben.</w:t>
          </w:r>
        </w:p>
      </w:docPartBody>
    </w:docPart>
    <w:docPart>
      <w:docPartPr>
        <w:name w:val="05B620680FCC4D3CBB377D38B0A115C8"/>
        <w:category>
          <w:name w:val="Allgemein"/>
          <w:gallery w:val="placeholder"/>
        </w:category>
        <w:types>
          <w:type w:val="bbPlcHdr"/>
        </w:types>
        <w:behaviors>
          <w:behavior w:val="content"/>
        </w:behaviors>
        <w:guid w:val="{C2530D0B-E552-4A5D-87F7-56F11A675AB5}"/>
      </w:docPartPr>
      <w:docPartBody>
        <w:p w:rsidR="00000000" w:rsidRDefault="0057240E">
          <w:pPr>
            <w:pStyle w:val="05B620680FCC4D3CBB377D38B0A115C8"/>
          </w:pPr>
          <w:r w:rsidRPr="00D64912">
            <w:rPr>
              <w:rStyle w:val="Platzhaltertext"/>
            </w:rPr>
            <w:t>Klicken oder tippen Sie hier, um Text einzugeben.</w:t>
          </w:r>
        </w:p>
      </w:docPartBody>
    </w:docPart>
    <w:docPart>
      <w:docPartPr>
        <w:name w:val="2BB3B37C957241269EDA2A4874ECBAA0"/>
        <w:category>
          <w:name w:val="Allgemein"/>
          <w:gallery w:val="placeholder"/>
        </w:category>
        <w:types>
          <w:type w:val="bbPlcHdr"/>
        </w:types>
        <w:behaviors>
          <w:behavior w:val="content"/>
        </w:behaviors>
        <w:guid w:val="{4644756B-0E52-4F77-B783-F349BF8A065F}"/>
      </w:docPartPr>
      <w:docPartBody>
        <w:p w:rsidR="00000000" w:rsidRDefault="0057240E">
          <w:pPr>
            <w:pStyle w:val="2BB3B37C957241269EDA2A4874ECBAA0"/>
          </w:pPr>
          <w:r w:rsidRPr="00D64912">
            <w:rPr>
              <w:rStyle w:val="Platzhaltertext"/>
            </w:rPr>
            <w:t>Klicken oder tippen Sie hier, um Text einzugeben.</w:t>
          </w:r>
        </w:p>
      </w:docPartBody>
    </w:docPart>
    <w:docPart>
      <w:docPartPr>
        <w:name w:val="24EDF117DCD24AFFAC19130309E53068"/>
        <w:category>
          <w:name w:val="Allgemein"/>
          <w:gallery w:val="placeholder"/>
        </w:category>
        <w:types>
          <w:type w:val="bbPlcHdr"/>
        </w:types>
        <w:behaviors>
          <w:behavior w:val="content"/>
        </w:behaviors>
        <w:guid w:val="{BB7D9131-80D7-4880-BC7C-270A2B6AED9B}"/>
      </w:docPartPr>
      <w:docPartBody>
        <w:p w:rsidR="00000000" w:rsidRDefault="0057240E">
          <w:pPr>
            <w:pStyle w:val="24EDF117DCD24AFFAC19130309E53068"/>
          </w:pPr>
          <w:r w:rsidRPr="00D64912">
            <w:rPr>
              <w:rStyle w:val="Platzhaltertext"/>
            </w:rPr>
            <w:t>Klicken oder tippen Sie hier, um Text einzugeben.</w:t>
          </w:r>
        </w:p>
      </w:docPartBody>
    </w:docPart>
    <w:docPart>
      <w:docPartPr>
        <w:name w:val="C45840E736AE4D32B2D7D7CCEDF63D0F"/>
        <w:category>
          <w:name w:val="Allgemein"/>
          <w:gallery w:val="placeholder"/>
        </w:category>
        <w:types>
          <w:type w:val="bbPlcHdr"/>
        </w:types>
        <w:behaviors>
          <w:behavior w:val="content"/>
        </w:behaviors>
        <w:guid w:val="{FEE10D99-B149-4E30-99D8-5D4D21F785DB}"/>
      </w:docPartPr>
      <w:docPartBody>
        <w:p w:rsidR="00000000" w:rsidRDefault="0057240E">
          <w:pPr>
            <w:pStyle w:val="C45840E736AE4D32B2D7D7CCEDF63D0F"/>
          </w:pPr>
          <w:r w:rsidRPr="00D64912">
            <w:rPr>
              <w:rStyle w:val="Platzhaltertext"/>
            </w:rPr>
            <w:t>Klicken oder tippen Sie hier, um Text einzugeben.</w:t>
          </w:r>
        </w:p>
      </w:docPartBody>
    </w:docPart>
    <w:docPart>
      <w:docPartPr>
        <w:name w:val="D6AA7EE0F0ED4081B60927300D8FCED6"/>
        <w:category>
          <w:name w:val="Allgemein"/>
          <w:gallery w:val="placeholder"/>
        </w:category>
        <w:types>
          <w:type w:val="bbPlcHdr"/>
        </w:types>
        <w:behaviors>
          <w:behavior w:val="content"/>
        </w:behaviors>
        <w:guid w:val="{D6AF967C-18D5-4A41-A542-CCB4F4C85EF3}"/>
      </w:docPartPr>
      <w:docPartBody>
        <w:p w:rsidR="00000000" w:rsidRDefault="0057240E">
          <w:pPr>
            <w:pStyle w:val="D6AA7EE0F0ED4081B60927300D8FCED6"/>
          </w:pPr>
          <w:r w:rsidRPr="00D64912">
            <w:rPr>
              <w:rStyle w:val="Platzhaltertext"/>
            </w:rPr>
            <w:t>Klicken oder tippen Sie hier, um Text einzugeben.</w:t>
          </w:r>
        </w:p>
      </w:docPartBody>
    </w:docPart>
    <w:docPart>
      <w:docPartPr>
        <w:name w:val="EAF61D6E487C4438A5D104BF67323B0B"/>
        <w:category>
          <w:name w:val="Allgemein"/>
          <w:gallery w:val="placeholder"/>
        </w:category>
        <w:types>
          <w:type w:val="bbPlcHdr"/>
        </w:types>
        <w:behaviors>
          <w:behavior w:val="content"/>
        </w:behaviors>
        <w:guid w:val="{668B4B46-9E75-4ED8-86BD-1BF794A687C6}"/>
      </w:docPartPr>
      <w:docPartBody>
        <w:p w:rsidR="00000000" w:rsidRDefault="0057240E">
          <w:pPr>
            <w:pStyle w:val="EAF61D6E487C4438A5D104BF67323B0B"/>
          </w:pPr>
          <w:r w:rsidRPr="00D64912">
            <w:rPr>
              <w:rStyle w:val="Platzhaltertext"/>
            </w:rPr>
            <w:t>Klicken oder tippen Sie hier, um Text einzugeben.</w:t>
          </w:r>
        </w:p>
      </w:docPartBody>
    </w:docPart>
    <w:docPart>
      <w:docPartPr>
        <w:name w:val="0E8A818038AD48A483B972D1E36A41CE"/>
        <w:category>
          <w:name w:val="Allgemein"/>
          <w:gallery w:val="placeholder"/>
        </w:category>
        <w:types>
          <w:type w:val="bbPlcHdr"/>
        </w:types>
        <w:behaviors>
          <w:behavior w:val="content"/>
        </w:behaviors>
        <w:guid w:val="{9B7004B8-D643-4F40-B2FE-9590566E30EE}"/>
      </w:docPartPr>
      <w:docPartBody>
        <w:p w:rsidR="00000000" w:rsidRDefault="0057240E">
          <w:pPr>
            <w:pStyle w:val="0E8A818038AD48A483B972D1E36A41CE"/>
          </w:pPr>
          <w:r w:rsidRPr="00F40652">
            <w:rPr>
              <w:rStyle w:val="Platzhaltertext"/>
            </w:rPr>
            <w:t>Klicken oder tippen Sie hier, um Text einzugeben.</w:t>
          </w:r>
        </w:p>
      </w:docPartBody>
    </w:docPart>
    <w:docPart>
      <w:docPartPr>
        <w:name w:val="E97D1A5CF7F24817A7902DD8270A2004"/>
        <w:category>
          <w:name w:val="Allgemein"/>
          <w:gallery w:val="placeholder"/>
        </w:category>
        <w:types>
          <w:type w:val="bbPlcHdr"/>
        </w:types>
        <w:behaviors>
          <w:behavior w:val="content"/>
        </w:behaviors>
        <w:guid w:val="{184B7916-4563-4B14-A10F-29D1A421C147}"/>
      </w:docPartPr>
      <w:docPartBody>
        <w:p w:rsidR="00000000" w:rsidRDefault="0057240E">
          <w:pPr>
            <w:pStyle w:val="E97D1A5CF7F24817A7902DD8270A2004"/>
          </w:pPr>
          <w:r w:rsidRPr="00D64912">
            <w:rPr>
              <w:rStyle w:val="Platzhaltertext"/>
            </w:rPr>
            <w:t>Klicken oder tippen Sie hier, um Text einzugeben.</w:t>
          </w:r>
        </w:p>
      </w:docPartBody>
    </w:docPart>
    <w:docPart>
      <w:docPartPr>
        <w:name w:val="07D4CE8B6B384D06918C9FECAB4079B3"/>
        <w:category>
          <w:name w:val="Allgemein"/>
          <w:gallery w:val="placeholder"/>
        </w:category>
        <w:types>
          <w:type w:val="bbPlcHdr"/>
        </w:types>
        <w:behaviors>
          <w:behavior w:val="content"/>
        </w:behaviors>
        <w:guid w:val="{9BC70CE9-519D-4C9C-A7B7-A913001DCE36}"/>
      </w:docPartPr>
      <w:docPartBody>
        <w:p w:rsidR="00000000" w:rsidRDefault="0057240E">
          <w:pPr>
            <w:pStyle w:val="07D4CE8B6B384D06918C9FECAB4079B3"/>
          </w:pPr>
          <w:r w:rsidRPr="00D64912">
            <w:rPr>
              <w:rStyle w:val="Platzhaltertext"/>
            </w:rPr>
            <w:t>Klicken oder tippen Sie hier, um Text einzugeben.</w:t>
          </w:r>
        </w:p>
      </w:docPartBody>
    </w:docPart>
    <w:docPart>
      <w:docPartPr>
        <w:name w:val="4B99D490D5494E9AADEDEDC954BBD448"/>
        <w:category>
          <w:name w:val="Allgemein"/>
          <w:gallery w:val="placeholder"/>
        </w:category>
        <w:types>
          <w:type w:val="bbPlcHdr"/>
        </w:types>
        <w:behaviors>
          <w:behavior w:val="content"/>
        </w:behaviors>
        <w:guid w:val="{FFBAF0F6-F61F-40E6-9BDD-BCDAF0583346}"/>
      </w:docPartPr>
      <w:docPartBody>
        <w:p w:rsidR="00000000" w:rsidRDefault="0057240E">
          <w:pPr>
            <w:pStyle w:val="4B99D490D5494E9AADEDEDC954BBD448"/>
          </w:pPr>
          <w:r w:rsidRPr="00D64912">
            <w:rPr>
              <w:rStyle w:val="Platzhaltertext"/>
            </w:rPr>
            <w:t>Klicken oder tippen Sie hier, um Text einzugeben.</w:t>
          </w:r>
        </w:p>
      </w:docPartBody>
    </w:docPart>
    <w:docPart>
      <w:docPartPr>
        <w:name w:val="6B96028CBAF840F894C0D0C1D96435B4"/>
        <w:category>
          <w:name w:val="Allgemein"/>
          <w:gallery w:val="placeholder"/>
        </w:category>
        <w:types>
          <w:type w:val="bbPlcHdr"/>
        </w:types>
        <w:behaviors>
          <w:behavior w:val="content"/>
        </w:behaviors>
        <w:guid w:val="{E871FEE1-3092-447A-BEDC-DCABBAD04DC0}"/>
      </w:docPartPr>
      <w:docPartBody>
        <w:p w:rsidR="00000000" w:rsidRDefault="0057240E">
          <w:pPr>
            <w:pStyle w:val="6B96028CBAF840F894C0D0C1D96435B4"/>
          </w:pPr>
          <w:r w:rsidRPr="00D64912">
            <w:rPr>
              <w:rStyle w:val="Platzhaltertext"/>
            </w:rPr>
            <w:t>Klicken oder tippen Sie hier, um Text einzugeben.</w:t>
          </w:r>
        </w:p>
      </w:docPartBody>
    </w:docPart>
    <w:docPart>
      <w:docPartPr>
        <w:name w:val="DF90930601444F969D8E0402C6966877"/>
        <w:category>
          <w:name w:val="Allgemein"/>
          <w:gallery w:val="placeholder"/>
        </w:category>
        <w:types>
          <w:type w:val="bbPlcHdr"/>
        </w:types>
        <w:behaviors>
          <w:behavior w:val="content"/>
        </w:behaviors>
        <w:guid w:val="{210CAB43-63F7-4501-ABB4-BE892919AB60}"/>
      </w:docPartPr>
      <w:docPartBody>
        <w:p w:rsidR="00000000" w:rsidRDefault="0057240E">
          <w:pPr>
            <w:pStyle w:val="DF90930601444F969D8E0402C6966877"/>
          </w:pPr>
          <w:r w:rsidRPr="00D64912">
            <w:rPr>
              <w:rStyle w:val="Platzhaltertext"/>
            </w:rPr>
            <w:t>Klicken oder tippen Sie hier, um Text einzugeben.</w:t>
          </w:r>
        </w:p>
      </w:docPartBody>
    </w:docPart>
    <w:docPart>
      <w:docPartPr>
        <w:name w:val="CF2CE2E12D57480193BAFF6892CB6BF2"/>
        <w:category>
          <w:name w:val="Allgemein"/>
          <w:gallery w:val="placeholder"/>
        </w:category>
        <w:types>
          <w:type w:val="bbPlcHdr"/>
        </w:types>
        <w:behaviors>
          <w:behavior w:val="content"/>
        </w:behaviors>
        <w:guid w:val="{20E44F63-1CD2-416F-9ABD-B80598E7A14C}"/>
      </w:docPartPr>
      <w:docPartBody>
        <w:p w:rsidR="00000000" w:rsidRDefault="0057240E">
          <w:pPr>
            <w:pStyle w:val="CF2CE2E12D57480193BAFF6892CB6BF2"/>
          </w:pPr>
          <w:r w:rsidRPr="00D64912">
            <w:rPr>
              <w:rStyle w:val="Platzhaltertext"/>
            </w:rPr>
            <w:t>Klicken oder tippen Sie hier, um Text einzugeben.</w:t>
          </w:r>
        </w:p>
      </w:docPartBody>
    </w:docPart>
    <w:docPart>
      <w:docPartPr>
        <w:name w:val="131BF4C922C445378AC9874F459AB60C"/>
        <w:category>
          <w:name w:val="Allgemein"/>
          <w:gallery w:val="placeholder"/>
        </w:category>
        <w:types>
          <w:type w:val="bbPlcHdr"/>
        </w:types>
        <w:behaviors>
          <w:behavior w:val="content"/>
        </w:behaviors>
        <w:guid w:val="{59B365C0-4A12-431E-B8B8-3DCA995ABD40}"/>
      </w:docPartPr>
      <w:docPartBody>
        <w:p w:rsidR="00000000" w:rsidRDefault="0057240E">
          <w:pPr>
            <w:pStyle w:val="131BF4C922C445378AC9874F459AB60C"/>
          </w:pPr>
          <w:r w:rsidRPr="00D64912">
            <w:rPr>
              <w:rStyle w:val="Platzhaltertext"/>
            </w:rPr>
            <w:t>Klicken oder tippen Sie hier, um Text einzugeben.</w:t>
          </w:r>
        </w:p>
      </w:docPartBody>
    </w:docPart>
    <w:docPart>
      <w:docPartPr>
        <w:name w:val="A6F5F4E36CEA428384E7B11D14F0FB86"/>
        <w:category>
          <w:name w:val="Allgemein"/>
          <w:gallery w:val="placeholder"/>
        </w:category>
        <w:types>
          <w:type w:val="bbPlcHdr"/>
        </w:types>
        <w:behaviors>
          <w:behavior w:val="content"/>
        </w:behaviors>
        <w:guid w:val="{D7C62B65-F9B0-41AD-85D7-D8B9E5E223D3}"/>
      </w:docPartPr>
      <w:docPartBody>
        <w:p w:rsidR="00000000" w:rsidRDefault="0057240E">
          <w:pPr>
            <w:pStyle w:val="A6F5F4E36CEA428384E7B11D14F0FB86"/>
          </w:pPr>
          <w:r w:rsidRPr="00D64912">
            <w:rPr>
              <w:rStyle w:val="Platzhaltertext"/>
            </w:rPr>
            <w:t>Klicken oder tippen Sie hier, um Text einzugeben.</w:t>
          </w:r>
        </w:p>
      </w:docPartBody>
    </w:docPart>
    <w:docPart>
      <w:docPartPr>
        <w:name w:val="F3B0DFDE614549A69CCCCB66384B857F"/>
        <w:category>
          <w:name w:val="Allgemein"/>
          <w:gallery w:val="placeholder"/>
        </w:category>
        <w:types>
          <w:type w:val="bbPlcHdr"/>
        </w:types>
        <w:behaviors>
          <w:behavior w:val="content"/>
        </w:behaviors>
        <w:guid w:val="{373907AF-795F-446C-95CB-112FA50C64D9}"/>
      </w:docPartPr>
      <w:docPartBody>
        <w:p w:rsidR="00000000" w:rsidRDefault="0057240E">
          <w:pPr>
            <w:pStyle w:val="F3B0DFDE614549A69CCCCB66384B857F"/>
          </w:pPr>
          <w:r w:rsidRPr="00D64912">
            <w:rPr>
              <w:rStyle w:val="Platzhaltertext"/>
            </w:rPr>
            <w:t>Klicken oder tippen Sie hier, um Text einzugeben.</w:t>
          </w:r>
        </w:p>
      </w:docPartBody>
    </w:docPart>
    <w:docPart>
      <w:docPartPr>
        <w:name w:val="12120A0E6305442EBA00660A333B9A32"/>
        <w:category>
          <w:name w:val="Allgemein"/>
          <w:gallery w:val="placeholder"/>
        </w:category>
        <w:types>
          <w:type w:val="bbPlcHdr"/>
        </w:types>
        <w:behaviors>
          <w:behavior w:val="content"/>
        </w:behaviors>
        <w:guid w:val="{0896F1A7-C966-42D8-B1D6-367D0311F6CA}"/>
      </w:docPartPr>
      <w:docPartBody>
        <w:p w:rsidR="00000000" w:rsidRDefault="0057240E">
          <w:pPr>
            <w:pStyle w:val="12120A0E6305442EBA00660A333B9A32"/>
          </w:pPr>
          <w:r w:rsidRPr="00D64912">
            <w:rPr>
              <w:rStyle w:val="Platzhaltertext"/>
            </w:rPr>
            <w:t>Klicken oder tippen Sie hier, um Text einzugeben.</w:t>
          </w:r>
        </w:p>
      </w:docPartBody>
    </w:docPart>
    <w:docPart>
      <w:docPartPr>
        <w:name w:val="0612303451FC43B7A92A2646810B052B"/>
        <w:category>
          <w:name w:val="Allgemein"/>
          <w:gallery w:val="placeholder"/>
        </w:category>
        <w:types>
          <w:type w:val="bbPlcHdr"/>
        </w:types>
        <w:behaviors>
          <w:behavior w:val="content"/>
        </w:behaviors>
        <w:guid w:val="{94D0F846-0F05-4FE8-A4DF-283661E93134}"/>
      </w:docPartPr>
      <w:docPartBody>
        <w:p w:rsidR="00000000" w:rsidRDefault="0057240E">
          <w:pPr>
            <w:pStyle w:val="0612303451FC43B7A92A2646810B052B"/>
          </w:pPr>
          <w:r w:rsidRPr="00D64912">
            <w:rPr>
              <w:rStyle w:val="Platzhaltertext"/>
            </w:rPr>
            <w:t>Klicken oder tippen Sie hier, um Text einzugeben.</w:t>
          </w:r>
        </w:p>
      </w:docPartBody>
    </w:docPart>
    <w:docPart>
      <w:docPartPr>
        <w:name w:val="E57E742E70144E74B5AC49478B30EF5A"/>
        <w:category>
          <w:name w:val="Allgemein"/>
          <w:gallery w:val="placeholder"/>
        </w:category>
        <w:types>
          <w:type w:val="bbPlcHdr"/>
        </w:types>
        <w:behaviors>
          <w:behavior w:val="content"/>
        </w:behaviors>
        <w:guid w:val="{24D10618-24A8-4A52-9076-7039D36BC4C6}"/>
      </w:docPartPr>
      <w:docPartBody>
        <w:p w:rsidR="00000000" w:rsidRDefault="00000000">
          <w:pPr>
            <w:pStyle w:val="E57E742E70144E74B5AC49478B30EF5A"/>
          </w:pPr>
          <w:r w:rsidRPr="00D64912">
            <w:rPr>
              <w:rStyle w:val="Platzhaltertext"/>
            </w:rPr>
            <w:t>Klicken oder tippen Sie hier, um Text einzugeben.</w:t>
          </w:r>
        </w:p>
      </w:docPartBody>
    </w:docPart>
    <w:docPart>
      <w:docPartPr>
        <w:name w:val="D2C1B82E31F24E2DB21A1BF4BF613BFC"/>
        <w:category>
          <w:name w:val="Allgemein"/>
          <w:gallery w:val="placeholder"/>
        </w:category>
        <w:types>
          <w:type w:val="bbPlcHdr"/>
        </w:types>
        <w:behaviors>
          <w:behavior w:val="content"/>
        </w:behaviors>
        <w:guid w:val="{9187BAC8-BF76-4043-9B6F-05BEC432C05C}"/>
      </w:docPartPr>
      <w:docPartBody>
        <w:p w:rsidR="00000000" w:rsidRDefault="00000000">
          <w:pPr>
            <w:pStyle w:val="D2C1B82E31F24E2DB21A1BF4BF613BFC"/>
          </w:pPr>
          <w:r w:rsidRPr="00D64912">
            <w:rPr>
              <w:rStyle w:val="Platzhaltertext"/>
            </w:rPr>
            <w:t>Klicken oder tippen Sie hier, um Text einzugeben.</w:t>
          </w:r>
        </w:p>
      </w:docPartBody>
    </w:docPart>
    <w:docPart>
      <w:docPartPr>
        <w:name w:val="A72543260F4F4CD486C0223DC934C8F5"/>
        <w:category>
          <w:name w:val="Allgemein"/>
          <w:gallery w:val="placeholder"/>
        </w:category>
        <w:types>
          <w:type w:val="bbPlcHdr"/>
        </w:types>
        <w:behaviors>
          <w:behavior w:val="content"/>
        </w:behaviors>
        <w:guid w:val="{58ED7043-B8CD-4267-9A46-8E9891B0ACA9}"/>
      </w:docPartPr>
      <w:docPartBody>
        <w:p w:rsidR="00000000" w:rsidRDefault="00000000">
          <w:pPr>
            <w:pStyle w:val="A72543260F4F4CD486C0223DC934C8F5"/>
          </w:pPr>
          <w:r w:rsidRPr="00D64912">
            <w:rPr>
              <w:rStyle w:val="Platzhaltertext"/>
            </w:rPr>
            <w:t>Klicken oder tippen Sie hier, um Text einzugeben.</w:t>
          </w:r>
        </w:p>
      </w:docPartBody>
    </w:docPart>
    <w:docPart>
      <w:docPartPr>
        <w:name w:val="F521A8F4E9F54DB8AC2B2EFF4B2CE5A6"/>
        <w:category>
          <w:name w:val="Allgemein"/>
          <w:gallery w:val="placeholder"/>
        </w:category>
        <w:types>
          <w:type w:val="bbPlcHdr"/>
        </w:types>
        <w:behaviors>
          <w:behavior w:val="content"/>
        </w:behaviors>
        <w:guid w:val="{90065791-2CF6-4A0A-A2A4-A8A727DEB500}"/>
      </w:docPartPr>
      <w:docPartBody>
        <w:p w:rsidR="00000000" w:rsidRDefault="00000000">
          <w:pPr>
            <w:pStyle w:val="F521A8F4E9F54DB8AC2B2EFF4B2CE5A6"/>
          </w:pPr>
          <w:r w:rsidRPr="00D64912">
            <w:rPr>
              <w:rStyle w:val="Platzhaltertext"/>
            </w:rPr>
            <w:t>Klicken oder tippen Sie hier, um Text einzugeben.</w:t>
          </w:r>
        </w:p>
      </w:docPartBody>
    </w:docPart>
    <w:docPart>
      <w:docPartPr>
        <w:name w:val="676E1C60D33542ACB8B5F7F53B80E3D7"/>
        <w:category>
          <w:name w:val="Allgemein"/>
          <w:gallery w:val="placeholder"/>
        </w:category>
        <w:types>
          <w:type w:val="bbPlcHdr"/>
        </w:types>
        <w:behaviors>
          <w:behavior w:val="content"/>
        </w:behaviors>
        <w:guid w:val="{F6CDA8C6-E525-4102-A271-384CE7504F43}"/>
      </w:docPartPr>
      <w:docPartBody>
        <w:p w:rsidR="00000000" w:rsidRDefault="00000000">
          <w:pPr>
            <w:pStyle w:val="676E1C60D33542ACB8B5F7F53B80E3D7"/>
          </w:pPr>
          <w:r w:rsidRPr="00D64912">
            <w:rPr>
              <w:rStyle w:val="Platzhaltertext"/>
            </w:rPr>
            <w:t>Klicken oder tippen Sie hier, um Text einzugeben.</w:t>
          </w:r>
        </w:p>
      </w:docPartBody>
    </w:docPart>
    <w:docPart>
      <w:docPartPr>
        <w:name w:val="BA99236B05CB4B16A8906B3F4735731E"/>
        <w:category>
          <w:name w:val="Allgemein"/>
          <w:gallery w:val="placeholder"/>
        </w:category>
        <w:types>
          <w:type w:val="bbPlcHdr"/>
        </w:types>
        <w:behaviors>
          <w:behavior w:val="content"/>
        </w:behaviors>
        <w:guid w:val="{1A53FFD6-D853-41AF-B3A2-90312599FE11}"/>
      </w:docPartPr>
      <w:docPartBody>
        <w:p w:rsidR="00000000" w:rsidRDefault="00000000">
          <w:pPr>
            <w:pStyle w:val="BA99236B05CB4B16A8906B3F4735731E"/>
          </w:pPr>
          <w:r w:rsidRPr="00D64912">
            <w:rPr>
              <w:rStyle w:val="Platzhaltertext"/>
            </w:rPr>
            <w:t>Klicken oder tippen Sie hier, um Text einzugeben.</w:t>
          </w:r>
        </w:p>
      </w:docPartBody>
    </w:docPart>
    <w:docPart>
      <w:docPartPr>
        <w:name w:val="71B1C0FF528F4ADF92994072081521D4"/>
        <w:category>
          <w:name w:val="Allgemein"/>
          <w:gallery w:val="placeholder"/>
        </w:category>
        <w:types>
          <w:type w:val="bbPlcHdr"/>
        </w:types>
        <w:behaviors>
          <w:behavior w:val="content"/>
        </w:behaviors>
        <w:guid w:val="{79D235E2-C7F2-4575-863B-5B2F02F02301}"/>
      </w:docPartPr>
      <w:docPartBody>
        <w:p w:rsidR="00000000" w:rsidRDefault="00000000">
          <w:pPr>
            <w:pStyle w:val="71B1C0FF528F4ADF92994072081521D4"/>
          </w:pPr>
          <w:r w:rsidRPr="00D64912">
            <w:rPr>
              <w:rStyle w:val="Platzhaltertext"/>
            </w:rPr>
            <w:t>Klicken oder tippen Sie hier, um Text einzugeben.</w:t>
          </w:r>
        </w:p>
      </w:docPartBody>
    </w:docPart>
    <w:docPart>
      <w:docPartPr>
        <w:name w:val="57B35530B77241A7A7783767B0E5A8B7"/>
        <w:category>
          <w:name w:val="Allgemein"/>
          <w:gallery w:val="placeholder"/>
        </w:category>
        <w:types>
          <w:type w:val="bbPlcHdr"/>
        </w:types>
        <w:behaviors>
          <w:behavior w:val="content"/>
        </w:behaviors>
        <w:guid w:val="{793F3F11-F394-4318-9324-28D11F716430}"/>
      </w:docPartPr>
      <w:docPartBody>
        <w:p w:rsidR="00000000" w:rsidRDefault="0057240E">
          <w:pPr>
            <w:pStyle w:val="57B35530B77241A7A7783767B0E5A8B7"/>
          </w:pPr>
          <w:r w:rsidRPr="00D64912">
            <w:rPr>
              <w:rStyle w:val="Platzhaltertext"/>
            </w:rPr>
            <w:t>Klicken oder tippen Sie hier, um Text einzugeben.</w:t>
          </w:r>
        </w:p>
      </w:docPartBody>
    </w:docPart>
    <w:docPart>
      <w:docPartPr>
        <w:name w:val="2FAE592B045A4A91B73CBD09C74DE7FF"/>
        <w:category>
          <w:name w:val="Allgemein"/>
          <w:gallery w:val="placeholder"/>
        </w:category>
        <w:types>
          <w:type w:val="bbPlcHdr"/>
        </w:types>
        <w:behaviors>
          <w:behavior w:val="content"/>
        </w:behaviors>
        <w:guid w:val="{0E089505-C217-474E-80E5-E9A2B4EE1AD9}"/>
      </w:docPartPr>
      <w:docPartBody>
        <w:p w:rsidR="00000000" w:rsidRDefault="0057240E">
          <w:pPr>
            <w:pStyle w:val="2FAE592B045A4A91B73CBD09C74DE7FF"/>
          </w:pPr>
          <w:r w:rsidRPr="00D64912">
            <w:rPr>
              <w:rStyle w:val="Platzhaltertext"/>
            </w:rPr>
            <w:t>Klicken oder tippen Sie hier, um Text einzugeben.</w:t>
          </w:r>
        </w:p>
      </w:docPartBody>
    </w:docPart>
    <w:docPart>
      <w:docPartPr>
        <w:name w:val="24BCBF6A40C544FB988ABA43FCB01DAD"/>
        <w:category>
          <w:name w:val="Allgemein"/>
          <w:gallery w:val="placeholder"/>
        </w:category>
        <w:types>
          <w:type w:val="bbPlcHdr"/>
        </w:types>
        <w:behaviors>
          <w:behavior w:val="content"/>
        </w:behaviors>
        <w:guid w:val="{C4BA0DB7-9EC4-4E66-8F26-2C53C556B9DC}"/>
      </w:docPartPr>
      <w:docPartBody>
        <w:p w:rsidR="00000000" w:rsidRDefault="00000000">
          <w:pPr>
            <w:pStyle w:val="24BCBF6A40C544FB988ABA43FCB01DAD"/>
          </w:pPr>
          <w:r w:rsidRPr="00D64912">
            <w:rPr>
              <w:rStyle w:val="Platzhaltertext"/>
            </w:rPr>
            <w:t>Klicken oder tippen Sie hier, um Text einzugeben.</w:t>
          </w:r>
        </w:p>
      </w:docPartBody>
    </w:docPart>
    <w:docPart>
      <w:docPartPr>
        <w:name w:val="6C765B03FA73417DABA472C56F082E99"/>
        <w:category>
          <w:name w:val="Allgemein"/>
          <w:gallery w:val="placeholder"/>
        </w:category>
        <w:types>
          <w:type w:val="bbPlcHdr"/>
        </w:types>
        <w:behaviors>
          <w:behavior w:val="content"/>
        </w:behaviors>
        <w:guid w:val="{340D381C-9F8E-4661-9EA0-F3F5197D137D}"/>
      </w:docPartPr>
      <w:docPartBody>
        <w:p w:rsidR="00000000" w:rsidRDefault="00000000">
          <w:pPr>
            <w:pStyle w:val="6C765B03FA73417DABA472C56F082E99"/>
          </w:pPr>
          <w:r w:rsidRPr="00D64912">
            <w:rPr>
              <w:rStyle w:val="Platzhaltertext"/>
            </w:rPr>
            <w:t>Klicken oder tippen Sie hier, um Text einzugeben.</w:t>
          </w:r>
        </w:p>
      </w:docPartBody>
    </w:docPart>
    <w:docPart>
      <w:docPartPr>
        <w:name w:val="625B87D76F494027BD40C1A9CE2CB473"/>
        <w:category>
          <w:name w:val="Allgemein"/>
          <w:gallery w:val="placeholder"/>
        </w:category>
        <w:types>
          <w:type w:val="bbPlcHdr"/>
        </w:types>
        <w:behaviors>
          <w:behavior w:val="content"/>
        </w:behaviors>
        <w:guid w:val="{9336608C-F3B8-4117-9D29-615B891C91D3}"/>
      </w:docPartPr>
      <w:docPartBody>
        <w:p w:rsidR="00000000" w:rsidRDefault="0057240E">
          <w:pPr>
            <w:pStyle w:val="625B87D76F494027BD40C1A9CE2CB473"/>
          </w:pPr>
          <w:r w:rsidRPr="00D64912">
            <w:rPr>
              <w:rStyle w:val="Platzhaltertext"/>
            </w:rPr>
            <w:t>Klicken oder tippen Sie hier, um Text einzugeben.</w:t>
          </w:r>
        </w:p>
      </w:docPartBody>
    </w:docPart>
    <w:docPart>
      <w:docPartPr>
        <w:name w:val="F185D272342E4DB797A1DC020B9EC7DB"/>
        <w:category>
          <w:name w:val="Allgemein"/>
          <w:gallery w:val="placeholder"/>
        </w:category>
        <w:types>
          <w:type w:val="bbPlcHdr"/>
        </w:types>
        <w:behaviors>
          <w:behavior w:val="content"/>
        </w:behaviors>
        <w:guid w:val="{64BB5322-A279-40E7-9F75-1FC6446412EF}"/>
      </w:docPartPr>
      <w:docPartBody>
        <w:p w:rsidR="00000000" w:rsidRDefault="0057240E">
          <w:pPr>
            <w:pStyle w:val="F185D272342E4DB797A1DC020B9EC7DB"/>
          </w:pPr>
          <w:r w:rsidRPr="00D64912">
            <w:rPr>
              <w:rStyle w:val="Platzhaltertext"/>
            </w:rPr>
            <w:t>Klicken oder tippen Sie hier, um Text einzugeben.</w:t>
          </w:r>
        </w:p>
      </w:docPartBody>
    </w:docPart>
    <w:docPart>
      <w:docPartPr>
        <w:name w:val="2FCA3ED832734D3B9A747665AA825A3F"/>
        <w:category>
          <w:name w:val="Allgemein"/>
          <w:gallery w:val="placeholder"/>
        </w:category>
        <w:types>
          <w:type w:val="bbPlcHdr"/>
        </w:types>
        <w:behaviors>
          <w:behavior w:val="content"/>
        </w:behaviors>
        <w:guid w:val="{B4958ACB-C02B-45D1-821D-9E4E17F70B78}"/>
      </w:docPartPr>
      <w:docPartBody>
        <w:p w:rsidR="00000000" w:rsidRDefault="0050026E">
          <w:pPr>
            <w:pStyle w:val="2FCA3ED832734D3B9A747665AA825A3F"/>
          </w:pPr>
          <w:r w:rsidRPr="00D64912">
            <w:rPr>
              <w:rStyle w:val="Platzhaltertext"/>
            </w:rPr>
            <w:t>Klicken oder tippen Sie hier, um Text einzugeben.</w:t>
          </w:r>
        </w:p>
      </w:docPartBody>
    </w:docPart>
    <w:docPart>
      <w:docPartPr>
        <w:name w:val="503227E8A00D42C19B8212D86A33D007"/>
        <w:category>
          <w:name w:val="Allgemein"/>
          <w:gallery w:val="placeholder"/>
        </w:category>
        <w:types>
          <w:type w:val="bbPlcHdr"/>
        </w:types>
        <w:behaviors>
          <w:behavior w:val="content"/>
        </w:behaviors>
        <w:guid w:val="{50D9F120-EC0B-4350-8E13-74FCD9D0D2EF}"/>
      </w:docPartPr>
      <w:docPartBody>
        <w:p w:rsidR="00000000" w:rsidRDefault="0050026E">
          <w:pPr>
            <w:pStyle w:val="503227E8A00D42C19B8212D86A33D007"/>
          </w:pPr>
          <w:r w:rsidRPr="00D64912">
            <w:rPr>
              <w:rStyle w:val="Platzhaltertext"/>
            </w:rPr>
            <w:t>Klicken oder tippen Sie hier, um Text einzugeben.</w:t>
          </w:r>
        </w:p>
      </w:docPartBody>
    </w:docPart>
    <w:docPart>
      <w:docPartPr>
        <w:name w:val="139D066DFD22402EA93230E68CB38F04"/>
        <w:category>
          <w:name w:val="Allgemein"/>
          <w:gallery w:val="placeholder"/>
        </w:category>
        <w:types>
          <w:type w:val="bbPlcHdr"/>
        </w:types>
        <w:behaviors>
          <w:behavior w:val="content"/>
        </w:behaviors>
        <w:guid w:val="{77CAE402-FBC7-4488-AC54-FD7104F5BC89}"/>
      </w:docPartPr>
      <w:docPartBody>
        <w:p w:rsidR="00000000" w:rsidRDefault="0050026E">
          <w:pPr>
            <w:pStyle w:val="139D066DFD22402EA93230E68CB38F04"/>
          </w:pPr>
          <w:r w:rsidRPr="00D64912">
            <w:rPr>
              <w:rStyle w:val="Platzhaltertext"/>
            </w:rPr>
            <w:t>Klicken oder tippen Sie hier, um Text einzugeben.</w:t>
          </w:r>
        </w:p>
      </w:docPartBody>
    </w:docPart>
    <w:docPart>
      <w:docPartPr>
        <w:name w:val="7D91FC60B79F4E9EB5357F9C24ECA2F6"/>
        <w:category>
          <w:name w:val="Allgemein"/>
          <w:gallery w:val="placeholder"/>
        </w:category>
        <w:types>
          <w:type w:val="bbPlcHdr"/>
        </w:types>
        <w:behaviors>
          <w:behavior w:val="content"/>
        </w:behaviors>
        <w:guid w:val="{49BF79E9-32D0-43E9-BFC2-4D8407456608}"/>
      </w:docPartPr>
      <w:docPartBody>
        <w:p w:rsidR="00000000" w:rsidRDefault="0050026E">
          <w:pPr>
            <w:pStyle w:val="7D91FC60B79F4E9EB5357F9C24ECA2F6"/>
          </w:pPr>
          <w:r w:rsidRPr="00D64912">
            <w:rPr>
              <w:rStyle w:val="Platzhaltertext"/>
            </w:rPr>
            <w:t>Klicken oder tippen Sie hier, um Text einzugeben.</w:t>
          </w:r>
        </w:p>
      </w:docPartBody>
    </w:docPart>
    <w:docPart>
      <w:docPartPr>
        <w:name w:val="56672DD930E14C51B6F659A6E3F2A7F1"/>
        <w:category>
          <w:name w:val="Allgemein"/>
          <w:gallery w:val="placeholder"/>
        </w:category>
        <w:types>
          <w:type w:val="bbPlcHdr"/>
        </w:types>
        <w:behaviors>
          <w:behavior w:val="content"/>
        </w:behaviors>
        <w:guid w:val="{96DC850B-726E-4DAD-8CF4-83BB336CC7EE}"/>
      </w:docPartPr>
      <w:docPartBody>
        <w:p w:rsidR="00000000" w:rsidRDefault="00000000">
          <w:pPr>
            <w:pStyle w:val="56672DD930E14C51B6F659A6E3F2A7F1"/>
          </w:pPr>
          <w:r w:rsidRPr="00D64912">
            <w:rPr>
              <w:rStyle w:val="Platzhaltertext"/>
            </w:rPr>
            <w:t>Klicken oder tippen Sie hier, um Text einzugeben.</w:t>
          </w:r>
        </w:p>
      </w:docPartBody>
    </w:docPart>
    <w:docPart>
      <w:docPartPr>
        <w:name w:val="D3EC978668AF4D3CB425AD3ABC7A777C"/>
        <w:category>
          <w:name w:val="Allgemein"/>
          <w:gallery w:val="placeholder"/>
        </w:category>
        <w:types>
          <w:type w:val="bbPlcHdr"/>
        </w:types>
        <w:behaviors>
          <w:behavior w:val="content"/>
        </w:behaviors>
        <w:guid w:val="{46005DD4-4F4E-4C65-AC75-6FCA19566362}"/>
      </w:docPartPr>
      <w:docPartBody>
        <w:p w:rsidR="00000000" w:rsidRDefault="00000000">
          <w:pPr>
            <w:pStyle w:val="D3EC978668AF4D3CB425AD3ABC7A777C"/>
          </w:pPr>
          <w:r w:rsidRPr="00F40652">
            <w:rPr>
              <w:rStyle w:val="Platzhaltertext"/>
            </w:rPr>
            <w:t>Klicken oder tippen Sie hier, um Text einzugeben.</w:t>
          </w:r>
        </w:p>
      </w:docPartBody>
    </w:docPart>
    <w:docPart>
      <w:docPartPr>
        <w:name w:val="A15BB54885E3473A8420028C60383D15"/>
        <w:category>
          <w:name w:val="Allgemein"/>
          <w:gallery w:val="placeholder"/>
        </w:category>
        <w:types>
          <w:type w:val="bbPlcHdr"/>
        </w:types>
        <w:behaviors>
          <w:behavior w:val="content"/>
        </w:behaviors>
        <w:guid w:val="{75B941B5-C15C-4563-BA61-1820A7C35719}"/>
      </w:docPartPr>
      <w:docPartBody>
        <w:p w:rsidR="00000000" w:rsidRDefault="00000000">
          <w:pPr>
            <w:pStyle w:val="A15BB54885E3473A8420028C60383D15"/>
          </w:pPr>
          <w:r w:rsidRPr="00D64912">
            <w:rPr>
              <w:rStyle w:val="Platzhaltertext"/>
            </w:rPr>
            <w:t>Klicken oder tippen Sie hier, um Text einzugeben.</w:t>
          </w:r>
        </w:p>
      </w:docPartBody>
    </w:docPart>
    <w:docPart>
      <w:docPartPr>
        <w:name w:val="812A91F644684D00956EA606181286E2"/>
        <w:category>
          <w:name w:val="Allgemein"/>
          <w:gallery w:val="placeholder"/>
        </w:category>
        <w:types>
          <w:type w:val="bbPlcHdr"/>
        </w:types>
        <w:behaviors>
          <w:behavior w:val="content"/>
        </w:behaviors>
        <w:guid w:val="{6991B961-9B0A-4D14-B601-27D7F67C61DF}"/>
      </w:docPartPr>
      <w:docPartBody>
        <w:p w:rsidR="00000000" w:rsidRDefault="00000000">
          <w:pPr>
            <w:pStyle w:val="812A91F644684D00956EA606181286E2"/>
          </w:pPr>
          <w:r w:rsidRPr="00D64912">
            <w:rPr>
              <w:rStyle w:val="Platzhaltertext"/>
            </w:rPr>
            <w:t>Klicken oder tippen Sie hier, um Text einzugeben.</w:t>
          </w:r>
        </w:p>
      </w:docPartBody>
    </w:docPart>
    <w:docPart>
      <w:docPartPr>
        <w:name w:val="FA3AFDFA2E7A4B1889592A15CEDFD196"/>
        <w:category>
          <w:name w:val="Allgemein"/>
          <w:gallery w:val="placeholder"/>
        </w:category>
        <w:types>
          <w:type w:val="bbPlcHdr"/>
        </w:types>
        <w:behaviors>
          <w:behavior w:val="content"/>
        </w:behaviors>
        <w:guid w:val="{C7188C42-8948-44C5-A681-3F5C373287B6}"/>
      </w:docPartPr>
      <w:docPartBody>
        <w:p w:rsidR="00000000" w:rsidRDefault="00000000">
          <w:pPr>
            <w:pStyle w:val="FA3AFDFA2E7A4B1889592A15CEDFD196"/>
          </w:pPr>
          <w:r w:rsidRPr="00D64912">
            <w:rPr>
              <w:rStyle w:val="Platzhaltertext"/>
            </w:rPr>
            <w:t>Klicken oder tippen Sie hier, um Text einzugeben.</w:t>
          </w:r>
        </w:p>
      </w:docPartBody>
    </w:docPart>
    <w:docPart>
      <w:docPartPr>
        <w:name w:val="7F7829FC589447CEA72F1442ECF8D0CB"/>
        <w:category>
          <w:name w:val="Allgemein"/>
          <w:gallery w:val="placeholder"/>
        </w:category>
        <w:types>
          <w:type w:val="bbPlcHdr"/>
        </w:types>
        <w:behaviors>
          <w:behavior w:val="content"/>
        </w:behaviors>
        <w:guid w:val="{4C8810B3-C058-465A-A8A3-4E57A8AF2220}"/>
      </w:docPartPr>
      <w:docPartBody>
        <w:p w:rsidR="00000000" w:rsidRDefault="00000000">
          <w:pPr>
            <w:pStyle w:val="7F7829FC589447CEA72F1442ECF8D0CB"/>
          </w:pPr>
          <w:r w:rsidRPr="00D64912">
            <w:rPr>
              <w:rStyle w:val="Platzhaltertext"/>
            </w:rPr>
            <w:t>Klicken oder tippen Sie hier, um Text einzugeben.</w:t>
          </w:r>
        </w:p>
      </w:docPartBody>
    </w:docPart>
    <w:docPart>
      <w:docPartPr>
        <w:name w:val="DDCA70AB0A1B40CFA62D55260510FD30"/>
        <w:category>
          <w:name w:val="Allgemein"/>
          <w:gallery w:val="placeholder"/>
        </w:category>
        <w:types>
          <w:type w:val="bbPlcHdr"/>
        </w:types>
        <w:behaviors>
          <w:behavior w:val="content"/>
        </w:behaviors>
        <w:guid w:val="{3E9D19C9-37A9-496E-B292-C99279BE0CA9}"/>
      </w:docPartPr>
      <w:docPartBody>
        <w:p w:rsidR="00000000" w:rsidRDefault="00000000">
          <w:pPr>
            <w:pStyle w:val="DDCA70AB0A1B40CFA62D55260510FD30"/>
          </w:pPr>
          <w:r w:rsidRPr="00D64912">
            <w:rPr>
              <w:rStyle w:val="Platzhaltertext"/>
            </w:rPr>
            <w:t>Klicken oder tippen Sie hier, um Text einzugeben.</w:t>
          </w:r>
        </w:p>
      </w:docPartBody>
    </w:docPart>
    <w:docPart>
      <w:docPartPr>
        <w:name w:val="BCBF364157314965A7106FA3DA8C704A"/>
        <w:category>
          <w:name w:val="Allgemein"/>
          <w:gallery w:val="placeholder"/>
        </w:category>
        <w:types>
          <w:type w:val="bbPlcHdr"/>
        </w:types>
        <w:behaviors>
          <w:behavior w:val="content"/>
        </w:behaviors>
        <w:guid w:val="{D22FE1E5-1BA7-4FB2-8551-923E49E866CD}"/>
      </w:docPartPr>
      <w:docPartBody>
        <w:p w:rsidR="00000000" w:rsidRDefault="0057240E">
          <w:pPr>
            <w:pStyle w:val="BCBF364157314965A7106FA3DA8C704A"/>
          </w:pPr>
          <w:r w:rsidRPr="00D64912">
            <w:rPr>
              <w:rStyle w:val="Platzhaltertext"/>
            </w:rPr>
            <w:t>Klicken oder tippen Sie hier, um Text einzugeben.</w:t>
          </w:r>
        </w:p>
      </w:docPartBody>
    </w:docPart>
    <w:docPart>
      <w:docPartPr>
        <w:name w:val="17FDC99D377C428E94913FFE87C028BB"/>
        <w:category>
          <w:name w:val="Allgemein"/>
          <w:gallery w:val="placeholder"/>
        </w:category>
        <w:types>
          <w:type w:val="bbPlcHdr"/>
        </w:types>
        <w:behaviors>
          <w:behavior w:val="content"/>
        </w:behaviors>
        <w:guid w:val="{0FCB5B02-C227-4EAD-AA8D-D583B1F7383D}"/>
      </w:docPartPr>
      <w:docPartBody>
        <w:p w:rsidR="00000000" w:rsidRDefault="0057240E">
          <w:pPr>
            <w:pStyle w:val="17FDC99D377C428E94913FFE87C028BB"/>
          </w:pPr>
          <w:r w:rsidRPr="00D64912">
            <w:rPr>
              <w:rStyle w:val="Platzhaltertext"/>
            </w:rPr>
            <w:t>Klicken oder tippen Sie hier, um Text einzugeben.</w:t>
          </w:r>
        </w:p>
      </w:docPartBody>
    </w:docPart>
    <w:docPart>
      <w:docPartPr>
        <w:name w:val="D8B11F73A08E4FCD84F9A3B53E5D9A30"/>
        <w:category>
          <w:name w:val="Allgemein"/>
          <w:gallery w:val="placeholder"/>
        </w:category>
        <w:types>
          <w:type w:val="bbPlcHdr"/>
        </w:types>
        <w:behaviors>
          <w:behavior w:val="content"/>
        </w:behaviors>
        <w:guid w:val="{66B93F8E-8847-4AA5-A04F-9305C431CB13}"/>
      </w:docPartPr>
      <w:docPartBody>
        <w:p w:rsidR="00000000" w:rsidRDefault="0050026E">
          <w:pPr>
            <w:pStyle w:val="D8B11F73A08E4FCD84F9A3B53E5D9A30"/>
          </w:pPr>
          <w:r w:rsidRPr="00D64912">
            <w:rPr>
              <w:rStyle w:val="Platzhaltertext"/>
            </w:rPr>
            <w:t>Klicken oder tippen Sie hier, um Text einzugeben.</w:t>
          </w:r>
        </w:p>
      </w:docPartBody>
    </w:docPart>
    <w:docPart>
      <w:docPartPr>
        <w:name w:val="54EA776B6DCE424190761F18C6A5AEBE"/>
        <w:category>
          <w:name w:val="Allgemein"/>
          <w:gallery w:val="placeholder"/>
        </w:category>
        <w:types>
          <w:type w:val="bbPlcHdr"/>
        </w:types>
        <w:behaviors>
          <w:behavior w:val="content"/>
        </w:behaviors>
        <w:guid w:val="{1475285C-613E-4789-A187-249894CEC204}"/>
      </w:docPartPr>
      <w:docPartBody>
        <w:p w:rsidR="00000000" w:rsidRDefault="0050026E">
          <w:pPr>
            <w:pStyle w:val="54EA776B6DCE424190761F18C6A5AEBE"/>
          </w:pPr>
          <w:r w:rsidRPr="00D64912">
            <w:rPr>
              <w:rStyle w:val="Platzhaltertext"/>
            </w:rPr>
            <w:t>Klicken oder tippen Sie hier, um Text einzugeben.</w:t>
          </w:r>
        </w:p>
      </w:docPartBody>
    </w:docPart>
    <w:docPart>
      <w:docPartPr>
        <w:name w:val="0BB889539C3241D19DA1454977EBF6C7"/>
        <w:category>
          <w:name w:val="Allgemein"/>
          <w:gallery w:val="placeholder"/>
        </w:category>
        <w:types>
          <w:type w:val="bbPlcHdr"/>
        </w:types>
        <w:behaviors>
          <w:behavior w:val="content"/>
        </w:behaviors>
        <w:guid w:val="{517E6BB8-1C74-48F5-A381-3CC50A10EA0D}"/>
      </w:docPartPr>
      <w:docPartBody>
        <w:p w:rsidR="00000000" w:rsidRDefault="0057240E">
          <w:pPr>
            <w:pStyle w:val="0BB889539C3241D19DA1454977EBF6C7"/>
          </w:pPr>
          <w:r w:rsidRPr="00303B5F">
            <w:rPr>
              <w:rStyle w:val="Platzhaltertext"/>
            </w:rPr>
            <w:t>Klicken oder tippen Sie hier, um Text einzugeben.</w:t>
          </w:r>
        </w:p>
      </w:docPartBody>
    </w:docPart>
    <w:docPart>
      <w:docPartPr>
        <w:name w:val="E986644FADF14173B4EE157613A90229"/>
        <w:category>
          <w:name w:val="Allgemein"/>
          <w:gallery w:val="placeholder"/>
        </w:category>
        <w:types>
          <w:type w:val="bbPlcHdr"/>
        </w:types>
        <w:behaviors>
          <w:behavior w:val="content"/>
        </w:behaviors>
        <w:guid w:val="{DBF27A36-30F3-44EF-B88C-C00BD45ACD89}"/>
      </w:docPartPr>
      <w:docPartBody>
        <w:p w:rsidR="00000000" w:rsidRDefault="0057240E">
          <w:pPr>
            <w:pStyle w:val="E986644FADF14173B4EE157613A90229"/>
          </w:pPr>
          <w:r w:rsidRPr="00D64912">
            <w:rPr>
              <w:rStyle w:val="Platzhaltertext"/>
            </w:rPr>
            <w:t>Klicken oder tippen Sie hier, um Text einzugeben.</w:t>
          </w:r>
        </w:p>
      </w:docPartBody>
    </w:docPart>
    <w:docPart>
      <w:docPartPr>
        <w:name w:val="D22B2E18930B42B0BC89A68413F5120E"/>
        <w:category>
          <w:name w:val="Allgemein"/>
          <w:gallery w:val="placeholder"/>
        </w:category>
        <w:types>
          <w:type w:val="bbPlcHdr"/>
        </w:types>
        <w:behaviors>
          <w:behavior w:val="content"/>
        </w:behaviors>
        <w:guid w:val="{3DF80300-3DD4-4B38-913C-16CE23C84A18}"/>
      </w:docPartPr>
      <w:docPartBody>
        <w:p w:rsidR="00000000" w:rsidRDefault="0050026E">
          <w:pPr>
            <w:pStyle w:val="D22B2E18930B42B0BC89A68413F5120E"/>
          </w:pPr>
          <w:r w:rsidRPr="00D64912">
            <w:rPr>
              <w:rStyle w:val="Platzhaltertext"/>
            </w:rPr>
            <w:t>Klicken oder tippen Sie hier, um Text einzugeben.</w:t>
          </w:r>
        </w:p>
      </w:docPartBody>
    </w:docPart>
    <w:docPart>
      <w:docPartPr>
        <w:name w:val="696484D739E548D4A827A9B89C572B36"/>
        <w:category>
          <w:name w:val="Allgemein"/>
          <w:gallery w:val="placeholder"/>
        </w:category>
        <w:types>
          <w:type w:val="bbPlcHdr"/>
        </w:types>
        <w:behaviors>
          <w:behavior w:val="content"/>
        </w:behaviors>
        <w:guid w:val="{34AB6663-D510-4E9C-98C0-1EA8D41EA1E4}"/>
      </w:docPartPr>
      <w:docPartBody>
        <w:p w:rsidR="00000000" w:rsidRDefault="0050026E">
          <w:pPr>
            <w:pStyle w:val="696484D739E548D4A827A9B89C572B36"/>
          </w:pPr>
          <w:r w:rsidRPr="00D64912">
            <w:rPr>
              <w:rStyle w:val="Platzhaltertext"/>
            </w:rPr>
            <w:t>Klicken oder tippen Sie hier, um Text einzugeben.</w:t>
          </w:r>
        </w:p>
      </w:docPartBody>
    </w:docPart>
    <w:docPart>
      <w:docPartPr>
        <w:name w:val="252026AC9CAA4D6BB0EC61E802102EA7"/>
        <w:category>
          <w:name w:val="Allgemein"/>
          <w:gallery w:val="placeholder"/>
        </w:category>
        <w:types>
          <w:type w:val="bbPlcHdr"/>
        </w:types>
        <w:behaviors>
          <w:behavior w:val="content"/>
        </w:behaviors>
        <w:guid w:val="{A545AA43-901B-44D7-BDD6-34696782A1AF}"/>
      </w:docPartPr>
      <w:docPartBody>
        <w:p w:rsidR="00000000" w:rsidRDefault="0050026E">
          <w:pPr>
            <w:pStyle w:val="252026AC9CAA4D6BB0EC61E802102EA7"/>
          </w:pPr>
          <w:r w:rsidRPr="00D64912">
            <w:rPr>
              <w:rStyle w:val="Platzhaltertext"/>
            </w:rPr>
            <w:t>Klicken oder tippen Sie hier, um Text einzugeben.</w:t>
          </w:r>
        </w:p>
      </w:docPartBody>
    </w:docPart>
    <w:docPart>
      <w:docPartPr>
        <w:name w:val="E5AEE01C8CCD4887A93B59D4FB9B93A7"/>
        <w:category>
          <w:name w:val="Allgemein"/>
          <w:gallery w:val="placeholder"/>
        </w:category>
        <w:types>
          <w:type w:val="bbPlcHdr"/>
        </w:types>
        <w:behaviors>
          <w:behavior w:val="content"/>
        </w:behaviors>
        <w:guid w:val="{A5DC9168-CB99-4A11-9549-C967670D0E36}"/>
      </w:docPartPr>
      <w:docPartBody>
        <w:p w:rsidR="00000000" w:rsidRDefault="0057240E">
          <w:pPr>
            <w:pStyle w:val="E5AEE01C8CCD4887A93B59D4FB9B93A7"/>
          </w:pPr>
          <w:r w:rsidRPr="00D64912">
            <w:rPr>
              <w:rStyle w:val="Platzhaltertext"/>
            </w:rPr>
            <w:t>Klicken oder tippen Sie hier, um Text einzugeben.</w:t>
          </w:r>
        </w:p>
      </w:docPartBody>
    </w:docPart>
    <w:docPart>
      <w:docPartPr>
        <w:name w:val="E092A59C7FFB4D1BA5E322369C05E613"/>
        <w:category>
          <w:name w:val="Allgemein"/>
          <w:gallery w:val="placeholder"/>
        </w:category>
        <w:types>
          <w:type w:val="bbPlcHdr"/>
        </w:types>
        <w:behaviors>
          <w:behavior w:val="content"/>
        </w:behaviors>
        <w:guid w:val="{E93B39E0-38DB-452F-BAC0-EE76E04DD6F7}"/>
      </w:docPartPr>
      <w:docPartBody>
        <w:p w:rsidR="00000000" w:rsidRDefault="0057240E">
          <w:pPr>
            <w:pStyle w:val="E092A59C7FFB4D1BA5E322369C05E613"/>
          </w:pPr>
          <w:r w:rsidRPr="00D64912">
            <w:rPr>
              <w:rStyle w:val="Platzhaltertext"/>
            </w:rPr>
            <w:t>Klicken oder tippen Sie hier, um Text einzugeben.</w:t>
          </w:r>
        </w:p>
      </w:docPartBody>
    </w:docPart>
    <w:docPart>
      <w:docPartPr>
        <w:name w:val="42BBA36BD5AC46C3B17E36732254CD7A"/>
        <w:category>
          <w:name w:val="Allgemein"/>
          <w:gallery w:val="placeholder"/>
        </w:category>
        <w:types>
          <w:type w:val="bbPlcHdr"/>
        </w:types>
        <w:behaviors>
          <w:behavior w:val="content"/>
        </w:behaviors>
        <w:guid w:val="{CDC240D1-4AF5-47A2-B9B5-BB6ADEB3E0D3}"/>
      </w:docPartPr>
      <w:docPartBody>
        <w:p w:rsidR="00000000" w:rsidRDefault="0057240E">
          <w:pPr>
            <w:pStyle w:val="42BBA36BD5AC46C3B17E36732254CD7A"/>
          </w:pPr>
          <w:r w:rsidRPr="00D64912">
            <w:rPr>
              <w:rStyle w:val="Platzhaltertext"/>
            </w:rPr>
            <w:t>Klicken oder tippen Sie hier, um Text einzugeben.</w:t>
          </w:r>
        </w:p>
      </w:docPartBody>
    </w:docPart>
    <w:docPart>
      <w:docPartPr>
        <w:name w:val="1E06FE2D8BEE49D8B94CD5E3BE41805E"/>
        <w:category>
          <w:name w:val="Allgemein"/>
          <w:gallery w:val="placeholder"/>
        </w:category>
        <w:types>
          <w:type w:val="bbPlcHdr"/>
        </w:types>
        <w:behaviors>
          <w:behavior w:val="content"/>
        </w:behaviors>
        <w:guid w:val="{1FBC5260-3CF2-434A-B1D5-C90B93E1D9E9}"/>
      </w:docPartPr>
      <w:docPartBody>
        <w:p w:rsidR="00000000" w:rsidRDefault="0057240E">
          <w:pPr>
            <w:pStyle w:val="1E06FE2D8BEE49D8B94CD5E3BE41805E"/>
          </w:pPr>
          <w:r w:rsidRPr="00D64912">
            <w:rPr>
              <w:rStyle w:val="Platzhaltertext"/>
            </w:rPr>
            <w:t>Klicken oder tippen Sie hier, um Text einzugeben.</w:t>
          </w:r>
        </w:p>
      </w:docPartBody>
    </w:docPart>
    <w:docPart>
      <w:docPartPr>
        <w:name w:val="8618D3483C7E43FA929B7AC2E2F7934E"/>
        <w:category>
          <w:name w:val="Allgemein"/>
          <w:gallery w:val="placeholder"/>
        </w:category>
        <w:types>
          <w:type w:val="bbPlcHdr"/>
        </w:types>
        <w:behaviors>
          <w:behavior w:val="content"/>
        </w:behaviors>
        <w:guid w:val="{BC682082-46AE-43D7-A1B2-7D9B6DD1506A}"/>
      </w:docPartPr>
      <w:docPartBody>
        <w:p w:rsidR="00000000" w:rsidRDefault="0057240E">
          <w:pPr>
            <w:pStyle w:val="8618D3483C7E43FA929B7AC2E2F7934E"/>
          </w:pPr>
          <w:r w:rsidRPr="00D64912">
            <w:rPr>
              <w:rStyle w:val="Platzhaltertext"/>
            </w:rPr>
            <w:t>Klicken oder tippen Sie hier, um Text einzugeben.</w:t>
          </w:r>
        </w:p>
      </w:docPartBody>
    </w:docPart>
    <w:docPart>
      <w:docPartPr>
        <w:name w:val="BE2A882407CB4C54B4700305EBCB8710"/>
        <w:category>
          <w:name w:val="Allgemein"/>
          <w:gallery w:val="placeholder"/>
        </w:category>
        <w:types>
          <w:type w:val="bbPlcHdr"/>
        </w:types>
        <w:behaviors>
          <w:behavior w:val="content"/>
        </w:behaviors>
        <w:guid w:val="{880DB31A-FB0A-4FFC-9C51-85A3F568A6E8}"/>
      </w:docPartPr>
      <w:docPartBody>
        <w:p w:rsidR="00000000" w:rsidRDefault="0057240E">
          <w:pPr>
            <w:pStyle w:val="BE2A882407CB4C54B4700305EBCB8710"/>
          </w:pPr>
          <w:r w:rsidRPr="00D64912">
            <w:rPr>
              <w:rStyle w:val="Platzhaltertext"/>
            </w:rPr>
            <w:t>Klicken oder tippen Sie hier, um Text einzugeben.</w:t>
          </w:r>
        </w:p>
      </w:docPartBody>
    </w:docPart>
    <w:docPart>
      <w:docPartPr>
        <w:name w:val="FCA3268055AE4F8599D210957FE25716"/>
        <w:category>
          <w:name w:val="Allgemein"/>
          <w:gallery w:val="placeholder"/>
        </w:category>
        <w:types>
          <w:type w:val="bbPlcHdr"/>
        </w:types>
        <w:behaviors>
          <w:behavior w:val="content"/>
        </w:behaviors>
        <w:guid w:val="{B94AE29E-7161-4A2D-BD25-34C7B50CBE46}"/>
      </w:docPartPr>
      <w:docPartBody>
        <w:p w:rsidR="00000000" w:rsidRDefault="0057240E">
          <w:pPr>
            <w:pStyle w:val="FCA3268055AE4F8599D210957FE25716"/>
          </w:pPr>
          <w:r w:rsidRPr="00D64912">
            <w:rPr>
              <w:rStyle w:val="Platzhaltertext"/>
            </w:rPr>
            <w:t>Klicken oder tippen Sie hier, um Text einzugeben.</w:t>
          </w:r>
        </w:p>
      </w:docPartBody>
    </w:docPart>
    <w:docPart>
      <w:docPartPr>
        <w:name w:val="53FC2C72611346D39F0CD12B14152D26"/>
        <w:category>
          <w:name w:val="Allgemein"/>
          <w:gallery w:val="placeholder"/>
        </w:category>
        <w:types>
          <w:type w:val="bbPlcHdr"/>
        </w:types>
        <w:behaviors>
          <w:behavior w:val="content"/>
        </w:behaviors>
        <w:guid w:val="{5BF872F4-1119-4AD3-97C0-0C26C9C5F5D6}"/>
      </w:docPartPr>
      <w:docPartBody>
        <w:p w:rsidR="00000000" w:rsidRDefault="0057240E">
          <w:pPr>
            <w:pStyle w:val="53FC2C72611346D39F0CD12B14152D26"/>
          </w:pPr>
          <w:r w:rsidRPr="00D64912">
            <w:rPr>
              <w:rStyle w:val="Platzhaltertext"/>
            </w:rPr>
            <w:t>Klicken oder tippen Sie hier, um Text einzugeben.</w:t>
          </w:r>
        </w:p>
      </w:docPartBody>
    </w:docPart>
    <w:docPart>
      <w:docPartPr>
        <w:name w:val="E5F6F70C789C4251A6B0CBFAE7B2404C"/>
        <w:category>
          <w:name w:val="Allgemein"/>
          <w:gallery w:val="placeholder"/>
        </w:category>
        <w:types>
          <w:type w:val="bbPlcHdr"/>
        </w:types>
        <w:behaviors>
          <w:behavior w:val="content"/>
        </w:behaviors>
        <w:guid w:val="{F95445D2-581A-460E-B954-272CBAACF4F5}"/>
      </w:docPartPr>
      <w:docPartBody>
        <w:p w:rsidR="00000000" w:rsidRDefault="0057240E">
          <w:pPr>
            <w:pStyle w:val="E5F6F70C789C4251A6B0CBFAE7B2404C"/>
          </w:pPr>
          <w:r w:rsidRPr="00D64912">
            <w:rPr>
              <w:rStyle w:val="Platzhaltertext"/>
            </w:rPr>
            <w:t>Klicken oder tippen Sie hier, um Text einzugeben.</w:t>
          </w:r>
        </w:p>
      </w:docPartBody>
    </w:docPart>
    <w:docPart>
      <w:docPartPr>
        <w:name w:val="E7691BE61D164530882A0A405AC1F1D3"/>
        <w:category>
          <w:name w:val="Allgemein"/>
          <w:gallery w:val="placeholder"/>
        </w:category>
        <w:types>
          <w:type w:val="bbPlcHdr"/>
        </w:types>
        <w:behaviors>
          <w:behavior w:val="content"/>
        </w:behaviors>
        <w:guid w:val="{780EB560-26D8-4CAF-BC17-CAD1BDA930B3}"/>
      </w:docPartPr>
      <w:docPartBody>
        <w:p w:rsidR="00000000" w:rsidRDefault="0057240E">
          <w:pPr>
            <w:pStyle w:val="E7691BE61D164530882A0A405AC1F1D3"/>
          </w:pPr>
          <w:r w:rsidRPr="00D64912">
            <w:rPr>
              <w:rStyle w:val="Platzhaltertext"/>
            </w:rPr>
            <w:t>Klicken oder tippen Sie hier, um Text einzugeben.</w:t>
          </w:r>
        </w:p>
      </w:docPartBody>
    </w:docPart>
    <w:docPart>
      <w:docPartPr>
        <w:name w:val="052A035E253A41288D04B8E1138B5EE3"/>
        <w:category>
          <w:name w:val="Allgemein"/>
          <w:gallery w:val="placeholder"/>
        </w:category>
        <w:types>
          <w:type w:val="bbPlcHdr"/>
        </w:types>
        <w:behaviors>
          <w:behavior w:val="content"/>
        </w:behaviors>
        <w:guid w:val="{022649AD-A2CE-45BB-90D5-2E4AE23BB9AE}"/>
      </w:docPartPr>
      <w:docPartBody>
        <w:p w:rsidR="00000000" w:rsidRDefault="0057240E">
          <w:pPr>
            <w:pStyle w:val="052A035E253A41288D04B8E1138B5EE3"/>
          </w:pPr>
          <w:r w:rsidRPr="00D64912">
            <w:rPr>
              <w:rStyle w:val="Platzhaltertext"/>
            </w:rPr>
            <w:t>Klicken oder tippen Sie hier, um Text einzugeben.</w:t>
          </w:r>
        </w:p>
      </w:docPartBody>
    </w:docPart>
    <w:docPart>
      <w:docPartPr>
        <w:name w:val="142736AA407C4906B1F44036B84156C4"/>
        <w:category>
          <w:name w:val="Allgemein"/>
          <w:gallery w:val="placeholder"/>
        </w:category>
        <w:types>
          <w:type w:val="bbPlcHdr"/>
        </w:types>
        <w:behaviors>
          <w:behavior w:val="content"/>
        </w:behaviors>
        <w:guid w:val="{21F62B0C-B686-4154-8152-93A126A915E3}"/>
      </w:docPartPr>
      <w:docPartBody>
        <w:p w:rsidR="00000000" w:rsidRDefault="0050026E">
          <w:pPr>
            <w:pStyle w:val="142736AA407C4906B1F44036B84156C4"/>
          </w:pPr>
          <w:r w:rsidRPr="00D64912">
            <w:rPr>
              <w:rStyle w:val="Platzhaltertext"/>
            </w:rPr>
            <w:t>Klicken oder tippen Sie hier, um Text einzugeben.</w:t>
          </w:r>
        </w:p>
      </w:docPartBody>
    </w:docPart>
    <w:docPart>
      <w:docPartPr>
        <w:name w:val="D62534BB5A7E4C86AEFC6509AD0FABF8"/>
        <w:category>
          <w:name w:val="Allgemein"/>
          <w:gallery w:val="placeholder"/>
        </w:category>
        <w:types>
          <w:type w:val="bbPlcHdr"/>
        </w:types>
        <w:behaviors>
          <w:behavior w:val="content"/>
        </w:behaviors>
        <w:guid w:val="{ACF2327B-7BDC-4F8C-8082-2A67D631C922}"/>
      </w:docPartPr>
      <w:docPartBody>
        <w:p w:rsidR="00000000" w:rsidRDefault="0057240E">
          <w:pPr>
            <w:pStyle w:val="D62534BB5A7E4C86AEFC6509AD0FABF8"/>
          </w:pPr>
          <w:r w:rsidRPr="00D64912">
            <w:rPr>
              <w:rStyle w:val="Platzhaltertext"/>
            </w:rPr>
            <w:t>Klicken oder tippen Sie hier, um Text einzugeben.</w:t>
          </w:r>
        </w:p>
      </w:docPartBody>
    </w:docPart>
    <w:docPart>
      <w:docPartPr>
        <w:name w:val="D8FE622FF45E494BBE068DA20BF1689A"/>
        <w:category>
          <w:name w:val="Allgemein"/>
          <w:gallery w:val="placeholder"/>
        </w:category>
        <w:types>
          <w:type w:val="bbPlcHdr"/>
        </w:types>
        <w:behaviors>
          <w:behavior w:val="content"/>
        </w:behaviors>
        <w:guid w:val="{9289F892-E306-49F0-A4B2-717A3ADD455F}"/>
      </w:docPartPr>
      <w:docPartBody>
        <w:p w:rsidR="00000000" w:rsidRDefault="0050026E">
          <w:pPr>
            <w:pStyle w:val="D8FE622FF45E494BBE068DA20BF1689A"/>
          </w:pPr>
          <w:r w:rsidRPr="00D64912">
            <w:rPr>
              <w:rStyle w:val="Platzhaltertext"/>
            </w:rPr>
            <w:t>Klicken oder tippen Sie hier, um Text einzugeben.</w:t>
          </w:r>
        </w:p>
      </w:docPartBody>
    </w:docPart>
    <w:docPart>
      <w:docPartPr>
        <w:name w:val="A771E2E2E2094814B2D7F9F81038C356"/>
        <w:category>
          <w:name w:val="Allgemein"/>
          <w:gallery w:val="placeholder"/>
        </w:category>
        <w:types>
          <w:type w:val="bbPlcHdr"/>
        </w:types>
        <w:behaviors>
          <w:behavior w:val="content"/>
        </w:behaviors>
        <w:guid w:val="{350A352F-E3FA-494D-BF5D-89D00ED59892}"/>
      </w:docPartPr>
      <w:docPartBody>
        <w:p w:rsidR="00000000" w:rsidRDefault="0050026E">
          <w:pPr>
            <w:pStyle w:val="A771E2E2E2094814B2D7F9F81038C356"/>
          </w:pPr>
          <w:r w:rsidRPr="00D64912">
            <w:rPr>
              <w:rStyle w:val="Platzhaltertext"/>
            </w:rPr>
            <w:t>Klicken oder tippen Sie hier, um Text einzugeben.</w:t>
          </w:r>
        </w:p>
      </w:docPartBody>
    </w:docPart>
    <w:docPart>
      <w:docPartPr>
        <w:name w:val="C105F6EDCB5B4A5FB004C3BF9867EC6E"/>
        <w:category>
          <w:name w:val="Allgemein"/>
          <w:gallery w:val="placeholder"/>
        </w:category>
        <w:types>
          <w:type w:val="bbPlcHdr"/>
        </w:types>
        <w:behaviors>
          <w:behavior w:val="content"/>
        </w:behaviors>
        <w:guid w:val="{1DF4FD03-0AB0-4764-B123-BA0736CDDE62}"/>
      </w:docPartPr>
      <w:docPartBody>
        <w:p w:rsidR="00000000" w:rsidRDefault="0057240E">
          <w:pPr>
            <w:pStyle w:val="C105F6EDCB5B4A5FB004C3BF9867EC6E"/>
          </w:pPr>
          <w:r w:rsidRPr="00D64912">
            <w:rPr>
              <w:rStyle w:val="Platzhaltertext"/>
            </w:rPr>
            <w:t>Klicken oder tippen Sie hier, um Text einzugeben.</w:t>
          </w:r>
        </w:p>
      </w:docPartBody>
    </w:docPart>
    <w:docPart>
      <w:docPartPr>
        <w:name w:val="C124E79DADD3479C82DA52DAF87A7B85"/>
        <w:category>
          <w:name w:val="Allgemein"/>
          <w:gallery w:val="placeholder"/>
        </w:category>
        <w:types>
          <w:type w:val="bbPlcHdr"/>
        </w:types>
        <w:behaviors>
          <w:behavior w:val="content"/>
        </w:behaviors>
        <w:guid w:val="{09D90405-31A0-407B-8A30-566B97F536C2}"/>
      </w:docPartPr>
      <w:docPartBody>
        <w:p w:rsidR="00000000" w:rsidRDefault="0057240E">
          <w:pPr>
            <w:pStyle w:val="C124E79DADD3479C82DA52DAF87A7B85"/>
          </w:pPr>
          <w:r w:rsidRPr="00D64912">
            <w:rPr>
              <w:rStyle w:val="Platzhaltertext"/>
            </w:rPr>
            <w:t>Klicken oder tippen Sie hier, um Text einzugeben.</w:t>
          </w:r>
        </w:p>
      </w:docPartBody>
    </w:docPart>
    <w:docPart>
      <w:docPartPr>
        <w:name w:val="04E7B8E14E3D43C0927441DA54B63BE4"/>
        <w:category>
          <w:name w:val="Allgemein"/>
          <w:gallery w:val="placeholder"/>
        </w:category>
        <w:types>
          <w:type w:val="bbPlcHdr"/>
        </w:types>
        <w:behaviors>
          <w:behavior w:val="content"/>
        </w:behaviors>
        <w:guid w:val="{5E739DE7-DAF4-45D6-9EE3-83467A4A74DF}"/>
      </w:docPartPr>
      <w:docPartBody>
        <w:p w:rsidR="00000000" w:rsidRDefault="0057240E">
          <w:pPr>
            <w:pStyle w:val="04E7B8E14E3D43C0927441DA54B63BE4"/>
          </w:pPr>
          <w:r w:rsidRPr="00D64912">
            <w:rPr>
              <w:rStyle w:val="Platzhaltertext"/>
            </w:rPr>
            <w:t>Klicken oder tippen Sie hier, um Text einzugeben.</w:t>
          </w:r>
        </w:p>
      </w:docPartBody>
    </w:docPart>
    <w:docPart>
      <w:docPartPr>
        <w:name w:val="D9F55DB8C6DE4EED9A12A2FCF70FD383"/>
        <w:category>
          <w:name w:val="Allgemein"/>
          <w:gallery w:val="placeholder"/>
        </w:category>
        <w:types>
          <w:type w:val="bbPlcHdr"/>
        </w:types>
        <w:behaviors>
          <w:behavior w:val="content"/>
        </w:behaviors>
        <w:guid w:val="{A7B57B99-CFF9-4BCF-9420-4D7B20AB89B9}"/>
      </w:docPartPr>
      <w:docPartBody>
        <w:p w:rsidR="00000000" w:rsidRDefault="0050026E">
          <w:pPr>
            <w:pStyle w:val="D9F55DB8C6DE4EED9A12A2FCF70FD383"/>
          </w:pPr>
          <w:r w:rsidRPr="00D64912">
            <w:rPr>
              <w:rStyle w:val="Platzhaltertext"/>
            </w:rPr>
            <w:t>Klicken oder tippen Sie hier, um Text einzugeben.</w:t>
          </w:r>
        </w:p>
      </w:docPartBody>
    </w:docPart>
    <w:docPart>
      <w:docPartPr>
        <w:name w:val="BE8456AC2288437883C64585E2C02ABE"/>
        <w:category>
          <w:name w:val="Allgemein"/>
          <w:gallery w:val="placeholder"/>
        </w:category>
        <w:types>
          <w:type w:val="bbPlcHdr"/>
        </w:types>
        <w:behaviors>
          <w:behavior w:val="content"/>
        </w:behaviors>
        <w:guid w:val="{B90DBA1F-A9C5-4DD0-9D7A-8BD2AE644B08}"/>
      </w:docPartPr>
      <w:docPartBody>
        <w:p w:rsidR="00000000" w:rsidRDefault="0057240E">
          <w:pPr>
            <w:pStyle w:val="BE8456AC2288437883C64585E2C02ABE"/>
          </w:pPr>
          <w:r w:rsidRPr="00D64912">
            <w:rPr>
              <w:rStyle w:val="Platzhaltertext"/>
            </w:rPr>
            <w:t>Klicken oder tippen Sie hier, um Text einzugeben.</w:t>
          </w:r>
        </w:p>
      </w:docPartBody>
    </w:docPart>
    <w:docPart>
      <w:docPartPr>
        <w:name w:val="173E48C4A2F64DDB9C0F1FEAA579CFCA"/>
        <w:category>
          <w:name w:val="Allgemein"/>
          <w:gallery w:val="placeholder"/>
        </w:category>
        <w:types>
          <w:type w:val="bbPlcHdr"/>
        </w:types>
        <w:behaviors>
          <w:behavior w:val="content"/>
        </w:behaviors>
        <w:guid w:val="{49ABA550-C96E-4055-A963-1311C196EA9B}"/>
      </w:docPartPr>
      <w:docPartBody>
        <w:p w:rsidR="00000000" w:rsidRDefault="0057240E">
          <w:pPr>
            <w:pStyle w:val="173E48C4A2F64DDB9C0F1FEAA579CFCA"/>
          </w:pPr>
          <w:r w:rsidRPr="00D64912">
            <w:rPr>
              <w:rStyle w:val="Platzhaltertext"/>
            </w:rPr>
            <w:t>Klicken oder tippen Sie hier, um Text einzugeben.</w:t>
          </w:r>
        </w:p>
      </w:docPartBody>
    </w:docPart>
    <w:docPart>
      <w:docPartPr>
        <w:name w:val="9D14886024664541A641643B6B89E938"/>
        <w:category>
          <w:name w:val="Allgemein"/>
          <w:gallery w:val="placeholder"/>
        </w:category>
        <w:types>
          <w:type w:val="bbPlcHdr"/>
        </w:types>
        <w:behaviors>
          <w:behavior w:val="content"/>
        </w:behaviors>
        <w:guid w:val="{7980AC2A-9FCE-4949-A492-D0273728347E}"/>
      </w:docPartPr>
      <w:docPartBody>
        <w:p w:rsidR="00000000" w:rsidRDefault="0050026E">
          <w:pPr>
            <w:pStyle w:val="9D14886024664541A641643B6B89E938"/>
          </w:pPr>
          <w:r w:rsidRPr="00D64912">
            <w:rPr>
              <w:rStyle w:val="Platzhaltertext"/>
            </w:rPr>
            <w:t>Klicken oder tippen Sie hier, um Text einzugeben.</w:t>
          </w:r>
        </w:p>
      </w:docPartBody>
    </w:docPart>
    <w:docPart>
      <w:docPartPr>
        <w:name w:val="3A4DDEE65A4C4E3286C9D40321B96FB5"/>
        <w:category>
          <w:name w:val="Allgemein"/>
          <w:gallery w:val="placeholder"/>
        </w:category>
        <w:types>
          <w:type w:val="bbPlcHdr"/>
        </w:types>
        <w:behaviors>
          <w:behavior w:val="content"/>
        </w:behaviors>
        <w:guid w:val="{E0BAB672-D5C9-4519-9ECB-226DCD515318}"/>
      </w:docPartPr>
      <w:docPartBody>
        <w:p w:rsidR="00000000" w:rsidRDefault="0050026E">
          <w:pPr>
            <w:pStyle w:val="3A4DDEE65A4C4E3286C9D40321B96FB5"/>
          </w:pPr>
          <w:r w:rsidRPr="00D64912">
            <w:rPr>
              <w:rStyle w:val="Platzhaltertext"/>
            </w:rPr>
            <w:t>Klicken oder tippen Sie hier, um Text einzugeben.</w:t>
          </w:r>
        </w:p>
      </w:docPartBody>
    </w:docPart>
    <w:docPart>
      <w:docPartPr>
        <w:name w:val="C446EE95C6CF43CA8ACC05EC38AD7D86"/>
        <w:category>
          <w:name w:val="Allgemein"/>
          <w:gallery w:val="placeholder"/>
        </w:category>
        <w:types>
          <w:type w:val="bbPlcHdr"/>
        </w:types>
        <w:behaviors>
          <w:behavior w:val="content"/>
        </w:behaviors>
        <w:guid w:val="{CB8B8D45-86E4-4891-8402-DF341A5BD83C}"/>
      </w:docPartPr>
      <w:docPartBody>
        <w:p w:rsidR="00000000" w:rsidRDefault="0057240E">
          <w:pPr>
            <w:pStyle w:val="C446EE95C6CF43CA8ACC05EC38AD7D86"/>
          </w:pPr>
          <w:r w:rsidRPr="00D64912">
            <w:rPr>
              <w:rStyle w:val="Platzhaltertext"/>
            </w:rPr>
            <w:t>Klicken oder tippen Sie hier, um Text einzugeben.</w:t>
          </w:r>
        </w:p>
      </w:docPartBody>
    </w:docPart>
    <w:docPart>
      <w:docPartPr>
        <w:name w:val="EFE03509654F4934A4568F9B395E423D"/>
        <w:category>
          <w:name w:val="Allgemein"/>
          <w:gallery w:val="placeholder"/>
        </w:category>
        <w:types>
          <w:type w:val="bbPlcHdr"/>
        </w:types>
        <w:behaviors>
          <w:behavior w:val="content"/>
        </w:behaviors>
        <w:guid w:val="{9E5EECC5-9CBD-4AAB-B5A3-CCEEB053117D}"/>
      </w:docPartPr>
      <w:docPartBody>
        <w:p w:rsidR="00000000" w:rsidRDefault="0057240E">
          <w:pPr>
            <w:pStyle w:val="EFE03509654F4934A4568F9B395E423D"/>
          </w:pPr>
          <w:r w:rsidRPr="00D64912">
            <w:rPr>
              <w:rStyle w:val="Platzhaltertext"/>
            </w:rPr>
            <w:t>Klicken oder tippen Sie hier, um Text einzugeben.</w:t>
          </w:r>
        </w:p>
      </w:docPartBody>
    </w:docPart>
    <w:docPart>
      <w:docPartPr>
        <w:name w:val="0C97BF8CE2FD40189C6C23D84D9263EA"/>
        <w:category>
          <w:name w:val="Allgemein"/>
          <w:gallery w:val="placeholder"/>
        </w:category>
        <w:types>
          <w:type w:val="bbPlcHdr"/>
        </w:types>
        <w:behaviors>
          <w:behavior w:val="content"/>
        </w:behaviors>
        <w:guid w:val="{CE07446F-1110-4DEF-8A74-CC0A25AB08EE}"/>
      </w:docPartPr>
      <w:docPartBody>
        <w:p w:rsidR="00000000" w:rsidRDefault="0057240E">
          <w:pPr>
            <w:pStyle w:val="0C97BF8CE2FD40189C6C23D84D9263EA"/>
          </w:pPr>
          <w:r w:rsidRPr="00D64912">
            <w:rPr>
              <w:rStyle w:val="Platzhaltertext"/>
            </w:rPr>
            <w:t>Klicken oder tippen Sie hier, um Text einzugeben.</w:t>
          </w:r>
        </w:p>
      </w:docPartBody>
    </w:docPart>
    <w:docPart>
      <w:docPartPr>
        <w:name w:val="0FF7AFC5F9D64E2AB4A98CE351071149"/>
        <w:category>
          <w:name w:val="Allgemein"/>
          <w:gallery w:val="placeholder"/>
        </w:category>
        <w:types>
          <w:type w:val="bbPlcHdr"/>
        </w:types>
        <w:behaviors>
          <w:behavior w:val="content"/>
        </w:behaviors>
        <w:guid w:val="{2B48DBCC-3D88-4449-93A3-A4B7DD25ECD0}"/>
      </w:docPartPr>
      <w:docPartBody>
        <w:p w:rsidR="00000000" w:rsidRDefault="0057240E">
          <w:pPr>
            <w:pStyle w:val="0FF7AFC5F9D64E2AB4A98CE351071149"/>
          </w:pPr>
          <w:r w:rsidRPr="006F674B">
            <w:rPr>
              <w:rStyle w:val="Platzhaltertext"/>
            </w:rPr>
            <w:t>Klicken oder tippen Sie hier, um Text einzugeben.</w:t>
          </w:r>
        </w:p>
      </w:docPartBody>
    </w:docPart>
    <w:docPart>
      <w:docPartPr>
        <w:name w:val="C9BEFBA59A13417D8C50BA776D410D21"/>
        <w:category>
          <w:name w:val="Allgemein"/>
          <w:gallery w:val="placeholder"/>
        </w:category>
        <w:types>
          <w:type w:val="bbPlcHdr"/>
        </w:types>
        <w:behaviors>
          <w:behavior w:val="content"/>
        </w:behaviors>
        <w:guid w:val="{E3016AF0-C165-432D-83D1-A81E7A6BF29E}"/>
      </w:docPartPr>
      <w:docPartBody>
        <w:p w:rsidR="00000000" w:rsidRDefault="0050026E">
          <w:pPr>
            <w:pStyle w:val="C9BEFBA59A13417D8C50BA776D410D21"/>
          </w:pPr>
          <w:r w:rsidRPr="00D64912">
            <w:rPr>
              <w:rStyle w:val="Platzhaltertext"/>
            </w:rPr>
            <w:t>Klicken oder tippen Sie hier, um Text einzugeben.</w:t>
          </w:r>
        </w:p>
      </w:docPartBody>
    </w:docPart>
    <w:docPart>
      <w:docPartPr>
        <w:name w:val="621A23DB63484A059AD116FF4F48A940"/>
        <w:category>
          <w:name w:val="Allgemein"/>
          <w:gallery w:val="placeholder"/>
        </w:category>
        <w:types>
          <w:type w:val="bbPlcHdr"/>
        </w:types>
        <w:behaviors>
          <w:behavior w:val="content"/>
        </w:behaviors>
        <w:guid w:val="{1E57989D-EC28-4DCF-9B59-73B512FA1089}"/>
      </w:docPartPr>
      <w:docPartBody>
        <w:p w:rsidR="00000000" w:rsidRDefault="0057240E">
          <w:pPr>
            <w:pStyle w:val="621A23DB63484A059AD116FF4F48A940"/>
          </w:pPr>
          <w:r w:rsidRPr="00303B5F">
            <w:rPr>
              <w:rStyle w:val="Platzhaltertext"/>
            </w:rPr>
            <w:t>Klicken oder tippen Sie hier, um Text einzugeben.</w:t>
          </w:r>
        </w:p>
      </w:docPartBody>
    </w:docPart>
    <w:docPart>
      <w:docPartPr>
        <w:name w:val="E5ABC4F033F848C0ADD3A42900C07906"/>
        <w:category>
          <w:name w:val="Allgemein"/>
          <w:gallery w:val="placeholder"/>
        </w:category>
        <w:types>
          <w:type w:val="bbPlcHdr"/>
        </w:types>
        <w:behaviors>
          <w:behavior w:val="content"/>
        </w:behaviors>
        <w:guid w:val="{0FAE2FBE-B596-4338-B4AD-CCE7F2F5E1B5}"/>
      </w:docPartPr>
      <w:docPartBody>
        <w:p w:rsidR="00000000" w:rsidRDefault="0050026E">
          <w:pPr>
            <w:pStyle w:val="E5ABC4F033F848C0ADD3A42900C07906"/>
          </w:pPr>
          <w:r w:rsidRPr="00D64912">
            <w:rPr>
              <w:rStyle w:val="Platzhaltertext"/>
            </w:rPr>
            <w:t>Klicken oder tippen Sie hier, um Text einzugeben.</w:t>
          </w:r>
        </w:p>
      </w:docPartBody>
    </w:docPart>
    <w:docPart>
      <w:docPartPr>
        <w:name w:val="CC3104E133924FCEB279D32074A9DC25"/>
        <w:category>
          <w:name w:val="Allgemein"/>
          <w:gallery w:val="placeholder"/>
        </w:category>
        <w:types>
          <w:type w:val="bbPlcHdr"/>
        </w:types>
        <w:behaviors>
          <w:behavior w:val="content"/>
        </w:behaviors>
        <w:guid w:val="{6F90FE37-24D6-4AA8-BA6E-26B2AE7E9D12}"/>
      </w:docPartPr>
      <w:docPartBody>
        <w:p w:rsidR="00000000" w:rsidRDefault="0057240E">
          <w:pPr>
            <w:pStyle w:val="CC3104E133924FCEB279D32074A9DC25"/>
          </w:pPr>
          <w:r w:rsidRPr="00D64912">
            <w:rPr>
              <w:rStyle w:val="Platzhaltertext"/>
            </w:rPr>
            <w:t>Klicken oder tippen Sie hier, um Text einzugeben.</w:t>
          </w:r>
        </w:p>
      </w:docPartBody>
    </w:docPart>
    <w:docPart>
      <w:docPartPr>
        <w:name w:val="35244AFBCEBF4FD7B16F68B0C92944C2"/>
        <w:category>
          <w:name w:val="Allgemein"/>
          <w:gallery w:val="placeholder"/>
        </w:category>
        <w:types>
          <w:type w:val="bbPlcHdr"/>
        </w:types>
        <w:behaviors>
          <w:behavior w:val="content"/>
        </w:behaviors>
        <w:guid w:val="{710F1E0C-D197-425E-83F5-267718F6D20F}"/>
      </w:docPartPr>
      <w:docPartBody>
        <w:p w:rsidR="00000000" w:rsidRDefault="0050026E">
          <w:pPr>
            <w:pStyle w:val="35244AFBCEBF4FD7B16F68B0C92944C2"/>
          </w:pPr>
          <w:r w:rsidRPr="00D64912">
            <w:rPr>
              <w:rStyle w:val="Platzhaltertext"/>
            </w:rPr>
            <w:t>Klicken oder tippen Sie hier, um Text einzugeben.</w:t>
          </w:r>
        </w:p>
      </w:docPartBody>
    </w:docPart>
    <w:docPart>
      <w:docPartPr>
        <w:name w:val="75DEE7AF15054830B92AE314454CE19B"/>
        <w:category>
          <w:name w:val="Allgemein"/>
          <w:gallery w:val="placeholder"/>
        </w:category>
        <w:types>
          <w:type w:val="bbPlcHdr"/>
        </w:types>
        <w:behaviors>
          <w:behavior w:val="content"/>
        </w:behaviors>
        <w:guid w:val="{BFD5E09A-B142-47BC-8CFA-2AA8DD72A843}"/>
      </w:docPartPr>
      <w:docPartBody>
        <w:p w:rsidR="00000000" w:rsidRDefault="00AB3B85">
          <w:pPr>
            <w:pStyle w:val="75DEE7AF15054830B92AE314454CE19B"/>
          </w:pPr>
          <w:r w:rsidRPr="00D64912">
            <w:rPr>
              <w:rStyle w:val="Platzhaltertext"/>
            </w:rPr>
            <w:t>Klicken oder tippen Sie hier, um Text einzugeben.</w:t>
          </w:r>
        </w:p>
      </w:docPartBody>
    </w:docPart>
    <w:docPart>
      <w:docPartPr>
        <w:name w:val="DE18E48BE39E4565AA13E48A6108AA66"/>
        <w:category>
          <w:name w:val="Allgemein"/>
          <w:gallery w:val="placeholder"/>
        </w:category>
        <w:types>
          <w:type w:val="bbPlcHdr"/>
        </w:types>
        <w:behaviors>
          <w:behavior w:val="content"/>
        </w:behaviors>
        <w:guid w:val="{7398EB5C-6E57-4EF5-AE15-C380239C5AE7}"/>
      </w:docPartPr>
      <w:docPartBody>
        <w:p w:rsidR="00000000" w:rsidRDefault="00AB3B85">
          <w:pPr>
            <w:pStyle w:val="DE18E48BE39E4565AA13E48A6108AA66"/>
          </w:pPr>
          <w:r w:rsidRPr="00D64912">
            <w:rPr>
              <w:rStyle w:val="Platzhaltertext"/>
            </w:rPr>
            <w:t>Klicken oder tippen Sie hier, um Text einzugeben.</w:t>
          </w:r>
        </w:p>
      </w:docPartBody>
    </w:docPart>
    <w:docPart>
      <w:docPartPr>
        <w:name w:val="577A24CBEFE24DE9A09204212ACD3F76"/>
        <w:category>
          <w:name w:val="Allgemein"/>
          <w:gallery w:val="placeholder"/>
        </w:category>
        <w:types>
          <w:type w:val="bbPlcHdr"/>
        </w:types>
        <w:behaviors>
          <w:behavior w:val="content"/>
        </w:behaviors>
        <w:guid w:val="{BECC54A8-4E33-44B4-99B9-5CE4CA87CF2F}"/>
      </w:docPartPr>
      <w:docPartBody>
        <w:p w:rsidR="00000000" w:rsidRDefault="0057240E">
          <w:pPr>
            <w:pStyle w:val="577A24CBEFE24DE9A09204212ACD3F76"/>
          </w:pPr>
          <w:r w:rsidRPr="00D64912">
            <w:rPr>
              <w:rStyle w:val="Platzhaltertext"/>
            </w:rPr>
            <w:t>Klicken oder tippen Sie hier, um Text einzugeben.</w:t>
          </w:r>
        </w:p>
      </w:docPartBody>
    </w:docPart>
    <w:docPart>
      <w:docPartPr>
        <w:name w:val="5C3CECD1C3994188B376A2C71C36DE8C"/>
        <w:category>
          <w:name w:val="Allgemein"/>
          <w:gallery w:val="placeholder"/>
        </w:category>
        <w:types>
          <w:type w:val="bbPlcHdr"/>
        </w:types>
        <w:behaviors>
          <w:behavior w:val="content"/>
        </w:behaviors>
        <w:guid w:val="{B43F83FC-6D80-40B7-AFB4-742274315E62}"/>
      </w:docPartPr>
      <w:docPartBody>
        <w:p w:rsidR="00000000" w:rsidRDefault="0050026E">
          <w:pPr>
            <w:pStyle w:val="5C3CECD1C3994188B376A2C71C36DE8C"/>
          </w:pPr>
          <w:r w:rsidRPr="00D64912">
            <w:rPr>
              <w:rStyle w:val="Platzhaltertext"/>
            </w:rPr>
            <w:t>Klicken oder tippen Sie hier, um Text einzugeben.</w:t>
          </w:r>
        </w:p>
      </w:docPartBody>
    </w:docPart>
    <w:docPart>
      <w:docPartPr>
        <w:name w:val="15D0224B76C842F39D9F02D3669338AB"/>
        <w:category>
          <w:name w:val="Allgemein"/>
          <w:gallery w:val="placeholder"/>
        </w:category>
        <w:types>
          <w:type w:val="bbPlcHdr"/>
        </w:types>
        <w:behaviors>
          <w:behavior w:val="content"/>
        </w:behaviors>
        <w:guid w:val="{64CF06CF-3B4C-46F5-8DCB-C2663FE8DDC8}"/>
      </w:docPartPr>
      <w:docPartBody>
        <w:p w:rsidR="00000000" w:rsidRDefault="0050026E">
          <w:pPr>
            <w:pStyle w:val="15D0224B76C842F39D9F02D3669338AB"/>
          </w:pPr>
          <w:r w:rsidRPr="00D64912">
            <w:rPr>
              <w:rStyle w:val="Platzhaltertext"/>
            </w:rPr>
            <w:t>Klicken oder tippen Sie hier, um Text einzugeben.</w:t>
          </w:r>
        </w:p>
      </w:docPartBody>
    </w:docPart>
    <w:docPart>
      <w:docPartPr>
        <w:name w:val="DE3E7D0E359240E68FA10E9F30325D4C"/>
        <w:category>
          <w:name w:val="Allgemein"/>
          <w:gallery w:val="placeholder"/>
        </w:category>
        <w:types>
          <w:type w:val="bbPlcHdr"/>
        </w:types>
        <w:behaviors>
          <w:behavior w:val="content"/>
        </w:behaviors>
        <w:guid w:val="{B8372CA3-2990-4996-9691-8F4DEF201719}"/>
      </w:docPartPr>
      <w:docPartBody>
        <w:p w:rsidR="00000000" w:rsidRDefault="0057240E">
          <w:pPr>
            <w:pStyle w:val="DE3E7D0E359240E68FA10E9F30325D4C"/>
          </w:pPr>
          <w:r w:rsidRPr="00D64912">
            <w:rPr>
              <w:rStyle w:val="Platzhaltertext"/>
            </w:rPr>
            <w:t>Klicken oder tippen Sie hier, um Text einzugeben.</w:t>
          </w:r>
        </w:p>
      </w:docPartBody>
    </w:docPart>
    <w:docPart>
      <w:docPartPr>
        <w:name w:val="4C3A11D5FE8A4750B34F1FB00AF76D1E"/>
        <w:category>
          <w:name w:val="Allgemein"/>
          <w:gallery w:val="placeholder"/>
        </w:category>
        <w:types>
          <w:type w:val="bbPlcHdr"/>
        </w:types>
        <w:behaviors>
          <w:behavior w:val="content"/>
        </w:behaviors>
        <w:guid w:val="{210CFF15-BE9E-4637-A872-EB65D197FAA1}"/>
      </w:docPartPr>
      <w:docPartBody>
        <w:p w:rsidR="00000000" w:rsidRDefault="0057240E">
          <w:pPr>
            <w:pStyle w:val="4C3A11D5FE8A4750B34F1FB00AF76D1E"/>
          </w:pPr>
          <w:r w:rsidRPr="00D64912">
            <w:rPr>
              <w:rStyle w:val="Platzhaltertext"/>
            </w:rPr>
            <w:t>Klicken oder tippen Sie hier, um Text einzugeben.</w:t>
          </w:r>
        </w:p>
      </w:docPartBody>
    </w:docPart>
    <w:docPart>
      <w:docPartPr>
        <w:name w:val="0CA1D5CBF02346718F20002F54A8ECFE"/>
        <w:category>
          <w:name w:val="Allgemein"/>
          <w:gallery w:val="placeholder"/>
        </w:category>
        <w:types>
          <w:type w:val="bbPlcHdr"/>
        </w:types>
        <w:behaviors>
          <w:behavior w:val="content"/>
        </w:behaviors>
        <w:guid w:val="{C24604EC-32B9-447D-9FC9-AC4535579AC8}"/>
      </w:docPartPr>
      <w:docPartBody>
        <w:p w:rsidR="00000000" w:rsidRDefault="0057240E">
          <w:pPr>
            <w:pStyle w:val="0CA1D5CBF02346718F20002F54A8ECFE"/>
          </w:pPr>
          <w:r w:rsidRPr="00D64912">
            <w:rPr>
              <w:rStyle w:val="Platzhaltertext"/>
            </w:rPr>
            <w:t>Klicken oder tippen Sie hier, um Text einzugeben.</w:t>
          </w:r>
        </w:p>
      </w:docPartBody>
    </w:docPart>
    <w:docPart>
      <w:docPartPr>
        <w:name w:val="5651A484709D446EAE96806321BD31B9"/>
        <w:category>
          <w:name w:val="Allgemein"/>
          <w:gallery w:val="placeholder"/>
        </w:category>
        <w:types>
          <w:type w:val="bbPlcHdr"/>
        </w:types>
        <w:behaviors>
          <w:behavior w:val="content"/>
        </w:behaviors>
        <w:guid w:val="{A1018115-B143-4A60-BE83-E5670017551F}"/>
      </w:docPartPr>
      <w:docPartBody>
        <w:p w:rsidR="00000000" w:rsidRDefault="0057240E">
          <w:pPr>
            <w:pStyle w:val="5651A484709D446EAE96806321BD31B9"/>
          </w:pPr>
          <w:r w:rsidRPr="00D64912">
            <w:rPr>
              <w:rStyle w:val="Platzhaltertext"/>
            </w:rPr>
            <w:t>Klicken oder tippen Sie hier, um Text einzugeben.</w:t>
          </w:r>
        </w:p>
      </w:docPartBody>
    </w:docPart>
    <w:docPart>
      <w:docPartPr>
        <w:name w:val="13E07069D40241ECB39E0634F5280BAA"/>
        <w:category>
          <w:name w:val="Allgemein"/>
          <w:gallery w:val="placeholder"/>
        </w:category>
        <w:types>
          <w:type w:val="bbPlcHdr"/>
        </w:types>
        <w:behaviors>
          <w:behavior w:val="content"/>
        </w:behaviors>
        <w:guid w:val="{7ED52704-6A52-4F14-A52B-7ABF9496AEC2}"/>
      </w:docPartPr>
      <w:docPartBody>
        <w:p w:rsidR="00000000" w:rsidRDefault="0057240E">
          <w:pPr>
            <w:pStyle w:val="13E07069D40241ECB39E0634F5280BAA"/>
          </w:pPr>
          <w:r w:rsidRPr="00D64912">
            <w:rPr>
              <w:rStyle w:val="Platzhaltertext"/>
            </w:rPr>
            <w:t>Klicken oder tippen Sie hier, um Text einzugeben.</w:t>
          </w:r>
        </w:p>
      </w:docPartBody>
    </w:docPart>
    <w:docPart>
      <w:docPartPr>
        <w:name w:val="A67962371CD3440D95E1E32DF79B33F7"/>
        <w:category>
          <w:name w:val="Allgemein"/>
          <w:gallery w:val="placeholder"/>
        </w:category>
        <w:types>
          <w:type w:val="bbPlcHdr"/>
        </w:types>
        <w:behaviors>
          <w:behavior w:val="content"/>
        </w:behaviors>
        <w:guid w:val="{AA980F1B-FA86-4B78-A525-0C3D9556D8D6}"/>
      </w:docPartPr>
      <w:docPartBody>
        <w:p w:rsidR="00000000" w:rsidRDefault="0057240E">
          <w:pPr>
            <w:pStyle w:val="A67962371CD3440D95E1E32DF79B33F7"/>
          </w:pPr>
          <w:r w:rsidRPr="00D64912">
            <w:rPr>
              <w:rStyle w:val="Platzhaltertext"/>
            </w:rPr>
            <w:t>Klicken oder tippen Sie hier, um Text einzugeben.</w:t>
          </w:r>
        </w:p>
      </w:docPartBody>
    </w:docPart>
    <w:docPart>
      <w:docPartPr>
        <w:name w:val="2BB010A620C5420780AA71FCF4D6DB1F"/>
        <w:category>
          <w:name w:val="Allgemein"/>
          <w:gallery w:val="placeholder"/>
        </w:category>
        <w:types>
          <w:type w:val="bbPlcHdr"/>
        </w:types>
        <w:behaviors>
          <w:behavior w:val="content"/>
        </w:behaviors>
        <w:guid w:val="{1563F9A4-DBAD-4A94-B8E1-2895AD35D9AF}"/>
      </w:docPartPr>
      <w:docPartBody>
        <w:p w:rsidR="00000000" w:rsidRDefault="0057240E">
          <w:pPr>
            <w:pStyle w:val="2BB010A620C5420780AA71FCF4D6DB1F"/>
          </w:pPr>
          <w:r w:rsidRPr="00D64912">
            <w:rPr>
              <w:rStyle w:val="Platzhaltertext"/>
            </w:rPr>
            <w:t>Klicken oder tippen Sie hier, um Text einzugeben.</w:t>
          </w:r>
        </w:p>
      </w:docPartBody>
    </w:docPart>
    <w:docPart>
      <w:docPartPr>
        <w:name w:val="6EBB267B2F2B4C95ACCC03D55022A75F"/>
        <w:category>
          <w:name w:val="Allgemein"/>
          <w:gallery w:val="placeholder"/>
        </w:category>
        <w:types>
          <w:type w:val="bbPlcHdr"/>
        </w:types>
        <w:behaviors>
          <w:behavior w:val="content"/>
        </w:behaviors>
        <w:guid w:val="{134B65EC-147D-4CDB-8401-2C558EAB3047}"/>
      </w:docPartPr>
      <w:docPartBody>
        <w:p w:rsidR="00000000" w:rsidRDefault="0057240E">
          <w:pPr>
            <w:pStyle w:val="6EBB267B2F2B4C95ACCC03D55022A75F"/>
          </w:pPr>
          <w:r w:rsidRPr="00D64912">
            <w:rPr>
              <w:rStyle w:val="Platzhaltertext"/>
            </w:rPr>
            <w:t>Klicken oder tippen Sie hier, um Text einzugeben.</w:t>
          </w:r>
        </w:p>
      </w:docPartBody>
    </w:docPart>
    <w:docPart>
      <w:docPartPr>
        <w:name w:val="0E21371AA6AC4DF0B212AA8A89DF1759"/>
        <w:category>
          <w:name w:val="Allgemein"/>
          <w:gallery w:val="placeholder"/>
        </w:category>
        <w:types>
          <w:type w:val="bbPlcHdr"/>
        </w:types>
        <w:behaviors>
          <w:behavior w:val="content"/>
        </w:behaviors>
        <w:guid w:val="{BA29B9A8-92E6-4AA8-AE4F-1E4E88288EDC}"/>
      </w:docPartPr>
      <w:docPartBody>
        <w:p w:rsidR="00000000" w:rsidRDefault="0057240E">
          <w:pPr>
            <w:pStyle w:val="0E21371AA6AC4DF0B212AA8A89DF1759"/>
          </w:pPr>
          <w:r w:rsidRPr="00D64912">
            <w:rPr>
              <w:rStyle w:val="Platzhaltertext"/>
            </w:rPr>
            <w:t>Klicken oder tippen Sie hier, um Text einzugeben.</w:t>
          </w:r>
        </w:p>
      </w:docPartBody>
    </w:docPart>
    <w:docPart>
      <w:docPartPr>
        <w:name w:val="7F40E33D101C4EFC9488F7AF0E865E19"/>
        <w:category>
          <w:name w:val="Allgemein"/>
          <w:gallery w:val="placeholder"/>
        </w:category>
        <w:types>
          <w:type w:val="bbPlcHdr"/>
        </w:types>
        <w:behaviors>
          <w:behavior w:val="content"/>
        </w:behaviors>
        <w:guid w:val="{330FA9BF-FD1A-4680-A268-E7BCF918763C}"/>
      </w:docPartPr>
      <w:docPartBody>
        <w:p w:rsidR="00000000" w:rsidRDefault="0057240E">
          <w:pPr>
            <w:pStyle w:val="7F40E33D101C4EFC9488F7AF0E865E19"/>
          </w:pPr>
          <w:r w:rsidRPr="00D64912">
            <w:rPr>
              <w:rStyle w:val="Platzhaltertext"/>
            </w:rPr>
            <w:t>Klicken oder tippen Sie hier, um Text einzugeben.</w:t>
          </w:r>
        </w:p>
      </w:docPartBody>
    </w:docPart>
    <w:docPart>
      <w:docPartPr>
        <w:name w:val="31A648BD23EE44CBA421B4101E10CBBA"/>
        <w:category>
          <w:name w:val="Allgemein"/>
          <w:gallery w:val="placeholder"/>
        </w:category>
        <w:types>
          <w:type w:val="bbPlcHdr"/>
        </w:types>
        <w:behaviors>
          <w:behavior w:val="content"/>
        </w:behaviors>
        <w:guid w:val="{BD24097C-EAD9-4DD6-80AB-0ED451B2587F}"/>
      </w:docPartPr>
      <w:docPartBody>
        <w:p w:rsidR="00000000" w:rsidRDefault="0057240E">
          <w:pPr>
            <w:pStyle w:val="31A648BD23EE44CBA421B4101E10CBBA"/>
          </w:pPr>
          <w:r w:rsidRPr="00D64912">
            <w:rPr>
              <w:rStyle w:val="Platzhaltertext"/>
            </w:rPr>
            <w:t>Klicken oder tippen Sie hier, um Text einzugeben.</w:t>
          </w:r>
        </w:p>
      </w:docPartBody>
    </w:docPart>
    <w:docPart>
      <w:docPartPr>
        <w:name w:val="FDB78C3435854E45BF625FBDED86FA05"/>
        <w:category>
          <w:name w:val="Allgemein"/>
          <w:gallery w:val="placeholder"/>
        </w:category>
        <w:types>
          <w:type w:val="bbPlcHdr"/>
        </w:types>
        <w:behaviors>
          <w:behavior w:val="content"/>
        </w:behaviors>
        <w:guid w:val="{D26DCE4F-901C-45DB-AC6B-458BCF5D15D9}"/>
      </w:docPartPr>
      <w:docPartBody>
        <w:p w:rsidR="00000000" w:rsidRDefault="0057240E">
          <w:pPr>
            <w:pStyle w:val="FDB78C3435854E45BF625FBDED86FA05"/>
          </w:pPr>
          <w:r w:rsidRPr="00D64912">
            <w:rPr>
              <w:rStyle w:val="Platzhaltertext"/>
            </w:rPr>
            <w:t>Klicken oder tippen Sie hier, um Text einzugeben.</w:t>
          </w:r>
        </w:p>
      </w:docPartBody>
    </w:docPart>
    <w:docPart>
      <w:docPartPr>
        <w:name w:val="9070A6D2AF4B49A6B1FEEBF2075CD841"/>
        <w:category>
          <w:name w:val="Allgemein"/>
          <w:gallery w:val="placeholder"/>
        </w:category>
        <w:types>
          <w:type w:val="bbPlcHdr"/>
        </w:types>
        <w:behaviors>
          <w:behavior w:val="content"/>
        </w:behaviors>
        <w:guid w:val="{4F2A332C-B45B-4C8F-9608-5E834D24912B}"/>
      </w:docPartPr>
      <w:docPartBody>
        <w:p w:rsidR="00000000" w:rsidRDefault="0057240E">
          <w:pPr>
            <w:pStyle w:val="9070A6D2AF4B49A6B1FEEBF2075CD841"/>
          </w:pPr>
          <w:r w:rsidRPr="00D64912">
            <w:rPr>
              <w:rStyle w:val="Platzhaltertext"/>
            </w:rPr>
            <w:t>Klicken oder tippen Sie hier, um Text einzugeben.</w:t>
          </w:r>
        </w:p>
      </w:docPartBody>
    </w:docPart>
    <w:docPart>
      <w:docPartPr>
        <w:name w:val="F38FDB63E21F4003A784F88E6B0DE50C"/>
        <w:category>
          <w:name w:val="Allgemein"/>
          <w:gallery w:val="placeholder"/>
        </w:category>
        <w:types>
          <w:type w:val="bbPlcHdr"/>
        </w:types>
        <w:behaviors>
          <w:behavior w:val="content"/>
        </w:behaviors>
        <w:guid w:val="{F7148A03-6C05-46FA-BD0D-AAECEED45488}"/>
      </w:docPartPr>
      <w:docPartBody>
        <w:p w:rsidR="00000000" w:rsidRDefault="0057240E">
          <w:pPr>
            <w:pStyle w:val="F38FDB63E21F4003A784F88E6B0DE50C"/>
          </w:pPr>
          <w:r w:rsidRPr="00D64912">
            <w:rPr>
              <w:rStyle w:val="Platzhaltertext"/>
            </w:rPr>
            <w:t>Klicken oder tippen Sie hier, um Text einzugeben.</w:t>
          </w:r>
        </w:p>
      </w:docPartBody>
    </w:docPart>
    <w:docPart>
      <w:docPartPr>
        <w:name w:val="F35748ED71E14B9099413F7120CEE02F"/>
        <w:category>
          <w:name w:val="Allgemein"/>
          <w:gallery w:val="placeholder"/>
        </w:category>
        <w:types>
          <w:type w:val="bbPlcHdr"/>
        </w:types>
        <w:behaviors>
          <w:behavior w:val="content"/>
        </w:behaviors>
        <w:guid w:val="{51F3E7DC-9E54-4F0C-A27B-854D1ABC0232}"/>
      </w:docPartPr>
      <w:docPartBody>
        <w:p w:rsidR="00000000" w:rsidRDefault="0057240E">
          <w:pPr>
            <w:pStyle w:val="F35748ED71E14B9099413F7120CEE02F"/>
          </w:pPr>
          <w:r w:rsidRPr="00D64912">
            <w:rPr>
              <w:rStyle w:val="Platzhaltertext"/>
            </w:rPr>
            <w:t>Klicken oder tippen Sie hier, um Text einzugeben.</w:t>
          </w:r>
        </w:p>
      </w:docPartBody>
    </w:docPart>
    <w:docPart>
      <w:docPartPr>
        <w:name w:val="4B84F9FC708C46B3980662296A81A75A"/>
        <w:category>
          <w:name w:val="Allgemein"/>
          <w:gallery w:val="placeholder"/>
        </w:category>
        <w:types>
          <w:type w:val="bbPlcHdr"/>
        </w:types>
        <w:behaviors>
          <w:behavior w:val="content"/>
        </w:behaviors>
        <w:guid w:val="{96F6A147-C521-408C-9CFB-18EA7CA78DE1}"/>
      </w:docPartPr>
      <w:docPartBody>
        <w:p w:rsidR="00000000" w:rsidRDefault="0057240E">
          <w:pPr>
            <w:pStyle w:val="4B84F9FC708C46B3980662296A81A75A"/>
          </w:pPr>
          <w:r w:rsidRPr="00D64912">
            <w:rPr>
              <w:rStyle w:val="Platzhaltertext"/>
            </w:rPr>
            <w:t>Klicken oder tippen Sie hier, um Text einzugeben.</w:t>
          </w:r>
        </w:p>
      </w:docPartBody>
    </w:docPart>
    <w:docPart>
      <w:docPartPr>
        <w:name w:val="42BECF754ED0485D91D6F0A2C8536389"/>
        <w:category>
          <w:name w:val="Allgemein"/>
          <w:gallery w:val="placeholder"/>
        </w:category>
        <w:types>
          <w:type w:val="bbPlcHdr"/>
        </w:types>
        <w:behaviors>
          <w:behavior w:val="content"/>
        </w:behaviors>
        <w:guid w:val="{BE68BF12-317D-47F0-A78A-79CD3DD556C2}"/>
      </w:docPartPr>
      <w:docPartBody>
        <w:p w:rsidR="00000000" w:rsidRDefault="00000000">
          <w:pPr>
            <w:pStyle w:val="42BECF754ED0485D91D6F0A2C8536389"/>
          </w:pPr>
          <w:r w:rsidRPr="00D64912">
            <w:rPr>
              <w:rStyle w:val="Platzhaltertext"/>
            </w:rPr>
            <w:t>Klicken oder tippen Sie hier, um Text einzugeben</w:t>
          </w:r>
          <w:r w:rsidRPr="00D64912">
            <w:rPr>
              <w:rStyle w:val="Platzhaltertext"/>
            </w:rPr>
            <w:t>.</w:t>
          </w:r>
        </w:p>
      </w:docPartBody>
    </w:docPart>
    <w:docPart>
      <w:docPartPr>
        <w:name w:val="5753700D71B74CF8B89DF3B94F56F78F"/>
        <w:category>
          <w:name w:val="Allgemein"/>
          <w:gallery w:val="placeholder"/>
        </w:category>
        <w:types>
          <w:type w:val="bbPlcHdr"/>
        </w:types>
        <w:behaviors>
          <w:behavior w:val="content"/>
        </w:behaviors>
        <w:guid w:val="{C6BC1B0F-A509-4B3B-B174-D706BF77BA2B}"/>
      </w:docPartPr>
      <w:docPartBody>
        <w:p w:rsidR="00000000" w:rsidRDefault="00000000">
          <w:pPr>
            <w:pStyle w:val="5753700D71B74CF8B89DF3B94F56F78F"/>
          </w:pPr>
          <w:r w:rsidRPr="00D64912">
            <w:rPr>
              <w:rStyle w:val="Platzhaltertext"/>
            </w:rPr>
            <w:t>Klicken oder tippen Sie hier, um Text einzugeben</w:t>
          </w:r>
          <w:r w:rsidRPr="00D64912">
            <w:rPr>
              <w:rStyle w:val="Platzhaltertext"/>
            </w:rPr>
            <w:t>.</w:t>
          </w:r>
        </w:p>
      </w:docPartBody>
    </w:docPart>
    <w:docPart>
      <w:docPartPr>
        <w:name w:val="842E294829664A1AAF7DB7D0CDD3BC99"/>
        <w:category>
          <w:name w:val="Allgemein"/>
          <w:gallery w:val="placeholder"/>
        </w:category>
        <w:types>
          <w:type w:val="bbPlcHdr"/>
        </w:types>
        <w:behaviors>
          <w:behavior w:val="content"/>
        </w:behaviors>
        <w:guid w:val="{725C108A-32AE-41B6-B9D4-9DBC5D34A060}"/>
      </w:docPartPr>
      <w:docPartBody>
        <w:p w:rsidR="00000000" w:rsidRDefault="00000000">
          <w:pPr>
            <w:pStyle w:val="842E294829664A1AAF7DB7D0CDD3BC99"/>
          </w:pPr>
          <w:r w:rsidRPr="00D64912">
            <w:rPr>
              <w:rStyle w:val="Platzhaltertext"/>
            </w:rPr>
            <w:t>Klicken oder tippen Sie hier, um Text einzugeben</w:t>
          </w:r>
          <w:r w:rsidRPr="00D64912">
            <w:rPr>
              <w:rStyle w:val="Platzhaltertext"/>
            </w:rPr>
            <w:t>.</w:t>
          </w:r>
        </w:p>
      </w:docPartBody>
    </w:docPart>
    <w:docPart>
      <w:docPartPr>
        <w:name w:val="9363E1A7B6534655803B6F3B20E5C936"/>
        <w:category>
          <w:name w:val="Allgemein"/>
          <w:gallery w:val="placeholder"/>
        </w:category>
        <w:types>
          <w:type w:val="bbPlcHdr"/>
        </w:types>
        <w:behaviors>
          <w:behavior w:val="content"/>
        </w:behaviors>
        <w:guid w:val="{C25B3900-C1B3-4BC1-B51E-BAB3188B00B1}"/>
      </w:docPartPr>
      <w:docPartBody>
        <w:p w:rsidR="00000000" w:rsidRDefault="00000000">
          <w:pPr>
            <w:pStyle w:val="9363E1A7B6534655803B6F3B20E5C936"/>
          </w:pPr>
          <w:r w:rsidRPr="00D64912">
            <w:rPr>
              <w:rStyle w:val="Platzhaltertext"/>
            </w:rPr>
            <w:t>Klicken oder tippen Sie hier, um Text einzugeben</w:t>
          </w:r>
          <w:r w:rsidRPr="00D64912">
            <w:rPr>
              <w:rStyle w:val="Platzhaltertext"/>
            </w:rPr>
            <w:t>.</w:t>
          </w:r>
        </w:p>
      </w:docPartBody>
    </w:docPart>
    <w:docPart>
      <w:docPartPr>
        <w:name w:val="CB234BD1B85C4A19BA273D40CB9DAAA3"/>
        <w:category>
          <w:name w:val="Allgemein"/>
          <w:gallery w:val="placeholder"/>
        </w:category>
        <w:types>
          <w:type w:val="bbPlcHdr"/>
        </w:types>
        <w:behaviors>
          <w:behavior w:val="content"/>
        </w:behaviors>
        <w:guid w:val="{39DA7607-D44B-49B8-948E-21F9E3378575}"/>
      </w:docPartPr>
      <w:docPartBody>
        <w:p w:rsidR="00000000" w:rsidRDefault="00000000">
          <w:pPr>
            <w:pStyle w:val="CB234BD1B85C4A19BA273D40CB9DAAA3"/>
          </w:pPr>
          <w:r w:rsidRPr="00D64912">
            <w:rPr>
              <w:rStyle w:val="Platzhaltertext"/>
            </w:rPr>
            <w:t>Klicken oder tippen Sie hier, um Text einzugeben</w:t>
          </w:r>
          <w:r w:rsidRPr="00D64912">
            <w:rPr>
              <w:rStyle w:val="Platzhaltertext"/>
            </w:rPr>
            <w:t>.</w:t>
          </w:r>
        </w:p>
      </w:docPartBody>
    </w:docPart>
    <w:docPart>
      <w:docPartPr>
        <w:name w:val="3856D8624BC64DCA98B13B675CD50C45"/>
        <w:category>
          <w:name w:val="Allgemein"/>
          <w:gallery w:val="placeholder"/>
        </w:category>
        <w:types>
          <w:type w:val="bbPlcHdr"/>
        </w:types>
        <w:behaviors>
          <w:behavior w:val="content"/>
        </w:behaviors>
        <w:guid w:val="{2E85CEF4-5F6C-4E9F-83F9-F9B221472B5A}"/>
      </w:docPartPr>
      <w:docPartBody>
        <w:p w:rsidR="00000000" w:rsidRDefault="00000000">
          <w:pPr>
            <w:pStyle w:val="3856D8624BC64DCA98B13B675CD50C45"/>
          </w:pPr>
          <w:r w:rsidRPr="00D64912">
            <w:rPr>
              <w:rStyle w:val="Platzhaltertext"/>
            </w:rPr>
            <w:t>Klicken oder tippen Sie hier, um Text einzugeben</w:t>
          </w:r>
          <w:r w:rsidRPr="00D64912">
            <w:rPr>
              <w:rStyle w:val="Platzhaltertext"/>
            </w:rPr>
            <w:t>.</w:t>
          </w:r>
        </w:p>
      </w:docPartBody>
    </w:docPart>
    <w:docPart>
      <w:docPartPr>
        <w:name w:val="7CB059B95EAB4EA5811C5E155B1F8C90"/>
        <w:category>
          <w:name w:val="Allgemein"/>
          <w:gallery w:val="placeholder"/>
        </w:category>
        <w:types>
          <w:type w:val="bbPlcHdr"/>
        </w:types>
        <w:behaviors>
          <w:behavior w:val="content"/>
        </w:behaviors>
        <w:guid w:val="{5A56EBF9-0185-447A-9152-01D5C2705C90}"/>
      </w:docPartPr>
      <w:docPartBody>
        <w:p w:rsidR="00000000" w:rsidRDefault="00000000">
          <w:pPr>
            <w:pStyle w:val="7CB059B95EAB4EA5811C5E155B1F8C90"/>
          </w:pPr>
          <w:r w:rsidRPr="00F40652">
            <w:rPr>
              <w:rStyle w:val="Platzhaltertext"/>
            </w:rPr>
            <w:t>Klicken oder tippen Sie hier, um Text einzugeben</w:t>
          </w:r>
          <w:r w:rsidRPr="00F40652">
            <w:rPr>
              <w:rStyle w:val="Platzhaltertext"/>
            </w:rPr>
            <w:t>.</w:t>
          </w:r>
        </w:p>
      </w:docPartBody>
    </w:docPart>
    <w:docPart>
      <w:docPartPr>
        <w:name w:val="F1F9971BED51496CBDA46869F820A7F7"/>
        <w:category>
          <w:name w:val="Allgemein"/>
          <w:gallery w:val="placeholder"/>
        </w:category>
        <w:types>
          <w:type w:val="bbPlcHdr"/>
        </w:types>
        <w:behaviors>
          <w:behavior w:val="content"/>
        </w:behaviors>
        <w:guid w:val="{4BB29FB4-81A2-4E2A-8198-6FBA695075F5}"/>
      </w:docPartPr>
      <w:docPartBody>
        <w:p w:rsidR="00000000" w:rsidRDefault="0057240E">
          <w:pPr>
            <w:pStyle w:val="F1F9971BED51496CBDA46869F820A7F7"/>
          </w:pPr>
          <w:r w:rsidRPr="00D64912">
            <w:rPr>
              <w:rStyle w:val="Platzhaltertext"/>
            </w:rPr>
            <w:t>Klicken oder tippen Sie hier, um Text einzugeben.</w:t>
          </w:r>
        </w:p>
      </w:docPartBody>
    </w:docPart>
    <w:docPart>
      <w:docPartPr>
        <w:name w:val="6A003397A3AE47D4AEF6E930ACE4EE36"/>
        <w:category>
          <w:name w:val="Allgemein"/>
          <w:gallery w:val="placeholder"/>
        </w:category>
        <w:types>
          <w:type w:val="bbPlcHdr"/>
        </w:types>
        <w:behaviors>
          <w:behavior w:val="content"/>
        </w:behaviors>
        <w:guid w:val="{CF6FFC37-C066-48AC-B9D2-78F6959343B7}"/>
      </w:docPartPr>
      <w:docPartBody>
        <w:p w:rsidR="00000000" w:rsidRDefault="0057240E">
          <w:pPr>
            <w:pStyle w:val="6A003397A3AE47D4AEF6E930ACE4EE36"/>
          </w:pPr>
          <w:r w:rsidRPr="00D64912">
            <w:rPr>
              <w:rStyle w:val="Platzhaltertext"/>
            </w:rPr>
            <w:t>Klicken oder tippen Sie hier, um Text einzugeben.</w:t>
          </w:r>
        </w:p>
      </w:docPartBody>
    </w:docPart>
    <w:docPart>
      <w:docPartPr>
        <w:name w:val="DD4B74CC2EB84F9C89881CE6CA41AF29"/>
        <w:category>
          <w:name w:val="Allgemein"/>
          <w:gallery w:val="placeholder"/>
        </w:category>
        <w:types>
          <w:type w:val="bbPlcHdr"/>
        </w:types>
        <w:behaviors>
          <w:behavior w:val="content"/>
        </w:behaviors>
        <w:guid w:val="{28EBED82-AAFB-4469-807C-785184002842}"/>
      </w:docPartPr>
      <w:docPartBody>
        <w:p w:rsidR="00000000" w:rsidRDefault="0057240E">
          <w:pPr>
            <w:pStyle w:val="DD4B74CC2EB84F9C89881CE6CA41AF29"/>
          </w:pPr>
          <w:r w:rsidRPr="00D64912">
            <w:rPr>
              <w:rStyle w:val="Platzhaltertext"/>
            </w:rPr>
            <w:t>Klicken oder tippen Sie hier, um Text einzugeben.</w:t>
          </w:r>
        </w:p>
      </w:docPartBody>
    </w:docPart>
    <w:docPart>
      <w:docPartPr>
        <w:name w:val="DAE5C8A048824DF0B0F78FE4650FCB43"/>
        <w:category>
          <w:name w:val="Allgemein"/>
          <w:gallery w:val="placeholder"/>
        </w:category>
        <w:types>
          <w:type w:val="bbPlcHdr"/>
        </w:types>
        <w:behaviors>
          <w:behavior w:val="content"/>
        </w:behaviors>
        <w:guid w:val="{3E8DE840-7282-4A2F-9305-BE970F8466F6}"/>
      </w:docPartPr>
      <w:docPartBody>
        <w:p w:rsidR="00000000" w:rsidRDefault="0050026E">
          <w:pPr>
            <w:pStyle w:val="DAE5C8A048824DF0B0F78FE4650FCB43"/>
          </w:pPr>
          <w:r w:rsidRPr="00D64912">
            <w:rPr>
              <w:rStyle w:val="Platzhaltertext"/>
            </w:rPr>
            <w:t>Klicken oder tippen Sie hier, um Text einzugeben.</w:t>
          </w:r>
        </w:p>
      </w:docPartBody>
    </w:docPart>
    <w:docPart>
      <w:docPartPr>
        <w:name w:val="5EDE7A0C519E49A8AC67BDDE00E78FFB"/>
        <w:category>
          <w:name w:val="Allgemein"/>
          <w:gallery w:val="placeholder"/>
        </w:category>
        <w:types>
          <w:type w:val="bbPlcHdr"/>
        </w:types>
        <w:behaviors>
          <w:behavior w:val="content"/>
        </w:behaviors>
        <w:guid w:val="{AE89745A-B012-4F86-9DC2-027D98EAF424}"/>
      </w:docPartPr>
      <w:docPartBody>
        <w:p w:rsidR="00000000" w:rsidRDefault="0050026E">
          <w:pPr>
            <w:pStyle w:val="5EDE7A0C519E49A8AC67BDDE00E78FFB"/>
          </w:pPr>
          <w:r w:rsidRPr="00D64912">
            <w:rPr>
              <w:rStyle w:val="Platzhaltertext"/>
            </w:rPr>
            <w:t>Klicken oder tippen Sie hier, um Text einzugeben.</w:t>
          </w:r>
        </w:p>
      </w:docPartBody>
    </w:docPart>
    <w:docPart>
      <w:docPartPr>
        <w:name w:val="53EF2EA2FCB94B638A091879F79E3288"/>
        <w:category>
          <w:name w:val="Allgemein"/>
          <w:gallery w:val="placeholder"/>
        </w:category>
        <w:types>
          <w:type w:val="bbPlcHdr"/>
        </w:types>
        <w:behaviors>
          <w:behavior w:val="content"/>
        </w:behaviors>
        <w:guid w:val="{EFF3B890-D199-4E34-8D9B-F42A9AC15DFD}"/>
      </w:docPartPr>
      <w:docPartBody>
        <w:p w:rsidR="00000000" w:rsidRDefault="0050026E">
          <w:pPr>
            <w:pStyle w:val="53EF2EA2FCB94B638A091879F79E3288"/>
          </w:pPr>
          <w:r w:rsidRPr="00D64912">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5A1"/>
    <w:rsid w:val="00014188"/>
    <w:rsid w:val="0004227B"/>
    <w:rsid w:val="00056C29"/>
    <w:rsid w:val="00057121"/>
    <w:rsid w:val="000C4900"/>
    <w:rsid w:val="000C7548"/>
    <w:rsid w:val="000E2894"/>
    <w:rsid w:val="001260E7"/>
    <w:rsid w:val="00136D66"/>
    <w:rsid w:val="00150C3F"/>
    <w:rsid w:val="0018681B"/>
    <w:rsid w:val="00192F4B"/>
    <w:rsid w:val="001E1242"/>
    <w:rsid w:val="00202011"/>
    <w:rsid w:val="00203771"/>
    <w:rsid w:val="0021449B"/>
    <w:rsid w:val="002368F4"/>
    <w:rsid w:val="0027202D"/>
    <w:rsid w:val="002A285B"/>
    <w:rsid w:val="002A487A"/>
    <w:rsid w:val="002B0B31"/>
    <w:rsid w:val="002B30AC"/>
    <w:rsid w:val="002C0998"/>
    <w:rsid w:val="002C6FAA"/>
    <w:rsid w:val="002E3C85"/>
    <w:rsid w:val="002F33A8"/>
    <w:rsid w:val="002F78B9"/>
    <w:rsid w:val="00307655"/>
    <w:rsid w:val="00335E8D"/>
    <w:rsid w:val="0035515C"/>
    <w:rsid w:val="00367D1D"/>
    <w:rsid w:val="00367E61"/>
    <w:rsid w:val="003765BF"/>
    <w:rsid w:val="003E1B00"/>
    <w:rsid w:val="00405EA9"/>
    <w:rsid w:val="00424A58"/>
    <w:rsid w:val="00456209"/>
    <w:rsid w:val="00474A80"/>
    <w:rsid w:val="00476BE6"/>
    <w:rsid w:val="004A74B8"/>
    <w:rsid w:val="004C6040"/>
    <w:rsid w:val="004D2698"/>
    <w:rsid w:val="004D2B11"/>
    <w:rsid w:val="004D6E33"/>
    <w:rsid w:val="0050026E"/>
    <w:rsid w:val="005061E4"/>
    <w:rsid w:val="005403C0"/>
    <w:rsid w:val="005564EF"/>
    <w:rsid w:val="00561920"/>
    <w:rsid w:val="00566E6B"/>
    <w:rsid w:val="0057240E"/>
    <w:rsid w:val="00577DBD"/>
    <w:rsid w:val="00597394"/>
    <w:rsid w:val="005C50EB"/>
    <w:rsid w:val="006229DE"/>
    <w:rsid w:val="00662D59"/>
    <w:rsid w:val="006822AF"/>
    <w:rsid w:val="00693F86"/>
    <w:rsid w:val="006A6FC3"/>
    <w:rsid w:val="006F00EB"/>
    <w:rsid w:val="006F4F91"/>
    <w:rsid w:val="0074725C"/>
    <w:rsid w:val="00753F08"/>
    <w:rsid w:val="00773D99"/>
    <w:rsid w:val="0078729D"/>
    <w:rsid w:val="007A22B7"/>
    <w:rsid w:val="007A3D99"/>
    <w:rsid w:val="007A7A74"/>
    <w:rsid w:val="007B013A"/>
    <w:rsid w:val="007D05A1"/>
    <w:rsid w:val="007E3F17"/>
    <w:rsid w:val="008002F5"/>
    <w:rsid w:val="0080574C"/>
    <w:rsid w:val="0081046B"/>
    <w:rsid w:val="0081578F"/>
    <w:rsid w:val="00830598"/>
    <w:rsid w:val="008318FA"/>
    <w:rsid w:val="008377E9"/>
    <w:rsid w:val="00852776"/>
    <w:rsid w:val="00861E4A"/>
    <w:rsid w:val="008724D5"/>
    <w:rsid w:val="00872B34"/>
    <w:rsid w:val="00875D89"/>
    <w:rsid w:val="00894366"/>
    <w:rsid w:val="008B65B0"/>
    <w:rsid w:val="008C4CDF"/>
    <w:rsid w:val="008E3817"/>
    <w:rsid w:val="00907BC6"/>
    <w:rsid w:val="00911A89"/>
    <w:rsid w:val="0092192F"/>
    <w:rsid w:val="00952207"/>
    <w:rsid w:val="00954D99"/>
    <w:rsid w:val="00961931"/>
    <w:rsid w:val="00966AF2"/>
    <w:rsid w:val="009743D4"/>
    <w:rsid w:val="00975803"/>
    <w:rsid w:val="009B43CF"/>
    <w:rsid w:val="009E559F"/>
    <w:rsid w:val="009E7AA0"/>
    <w:rsid w:val="00A025F4"/>
    <w:rsid w:val="00A05B58"/>
    <w:rsid w:val="00A11633"/>
    <w:rsid w:val="00A2316C"/>
    <w:rsid w:val="00A31EBE"/>
    <w:rsid w:val="00A4275C"/>
    <w:rsid w:val="00A51E59"/>
    <w:rsid w:val="00A820EC"/>
    <w:rsid w:val="00A822EF"/>
    <w:rsid w:val="00A92AFE"/>
    <w:rsid w:val="00AA20D1"/>
    <w:rsid w:val="00AB0839"/>
    <w:rsid w:val="00AB3B85"/>
    <w:rsid w:val="00AE7BDD"/>
    <w:rsid w:val="00B07CEA"/>
    <w:rsid w:val="00B571FC"/>
    <w:rsid w:val="00B57F99"/>
    <w:rsid w:val="00B915EA"/>
    <w:rsid w:val="00B9639B"/>
    <w:rsid w:val="00BA0E15"/>
    <w:rsid w:val="00BB0D28"/>
    <w:rsid w:val="00BE0B80"/>
    <w:rsid w:val="00BE274E"/>
    <w:rsid w:val="00BE4EE7"/>
    <w:rsid w:val="00BE6083"/>
    <w:rsid w:val="00BF0511"/>
    <w:rsid w:val="00C04D5B"/>
    <w:rsid w:val="00C11C64"/>
    <w:rsid w:val="00C17DA9"/>
    <w:rsid w:val="00C23C26"/>
    <w:rsid w:val="00C24F2D"/>
    <w:rsid w:val="00C55A58"/>
    <w:rsid w:val="00C85C6A"/>
    <w:rsid w:val="00CA3FBE"/>
    <w:rsid w:val="00CB5DD8"/>
    <w:rsid w:val="00CE1408"/>
    <w:rsid w:val="00CE4B09"/>
    <w:rsid w:val="00CE566B"/>
    <w:rsid w:val="00D0769D"/>
    <w:rsid w:val="00D21086"/>
    <w:rsid w:val="00D232A7"/>
    <w:rsid w:val="00D36A3D"/>
    <w:rsid w:val="00D7019E"/>
    <w:rsid w:val="00D72CB5"/>
    <w:rsid w:val="00D967B3"/>
    <w:rsid w:val="00DA1184"/>
    <w:rsid w:val="00DC51DC"/>
    <w:rsid w:val="00DD6F94"/>
    <w:rsid w:val="00DE24A2"/>
    <w:rsid w:val="00DE6D8A"/>
    <w:rsid w:val="00E05ACB"/>
    <w:rsid w:val="00E12835"/>
    <w:rsid w:val="00E13370"/>
    <w:rsid w:val="00E15648"/>
    <w:rsid w:val="00E561A1"/>
    <w:rsid w:val="00E56D42"/>
    <w:rsid w:val="00E837DE"/>
    <w:rsid w:val="00E84F02"/>
    <w:rsid w:val="00E86B78"/>
    <w:rsid w:val="00EE15CB"/>
    <w:rsid w:val="00F073C3"/>
    <w:rsid w:val="00F85E88"/>
    <w:rsid w:val="00FC78AC"/>
    <w:rsid w:val="00FE2B4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2653790"/>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7240E"/>
    <w:rPr>
      <w:color w:val="666666"/>
    </w:rPr>
  </w:style>
  <w:style w:type="paragraph" w:customStyle="1" w:styleId="45AB4959B24447A1BF0247BA3AE4CB13">
    <w:name w:val="45AB4959B24447A1BF0247BA3AE4CB13"/>
  </w:style>
  <w:style w:type="paragraph" w:customStyle="1" w:styleId="A3F128A498C049B19AF5D2F9099EA340">
    <w:name w:val="A3F128A498C049B19AF5D2F9099EA340"/>
  </w:style>
  <w:style w:type="paragraph" w:customStyle="1" w:styleId="347DFC6AB0E34775A6D9A6D372E18E72">
    <w:name w:val="347DFC6AB0E34775A6D9A6D372E18E72"/>
  </w:style>
  <w:style w:type="paragraph" w:customStyle="1" w:styleId="E074960D3FBC4669B75C6ABF61F4E580">
    <w:name w:val="E074960D3FBC4669B75C6ABF61F4E580"/>
  </w:style>
  <w:style w:type="paragraph" w:customStyle="1" w:styleId="F6D2694946F74667A5527FEF10A086DD">
    <w:name w:val="F6D2694946F74667A5527FEF10A086DD"/>
  </w:style>
  <w:style w:type="paragraph" w:customStyle="1" w:styleId="05033DB092FD4D878EBC226E455EA205">
    <w:name w:val="05033DB092FD4D878EBC226E455EA205"/>
  </w:style>
  <w:style w:type="paragraph" w:customStyle="1" w:styleId="BFF85EE27E964AC5A2354B6112645CF5">
    <w:name w:val="BFF85EE27E964AC5A2354B6112645CF5"/>
  </w:style>
  <w:style w:type="paragraph" w:customStyle="1" w:styleId="3DC2FAB9DD634A54AA35BF643406441B">
    <w:name w:val="3DC2FAB9DD634A54AA35BF643406441B"/>
  </w:style>
  <w:style w:type="paragraph" w:customStyle="1" w:styleId="489B9D79FB6445CE91CFB4D7E7875268">
    <w:name w:val="489B9D79FB6445CE91CFB4D7E7875268"/>
  </w:style>
  <w:style w:type="paragraph" w:customStyle="1" w:styleId="D2D2291523A2418FA4463C7AAEB0BAB5">
    <w:name w:val="D2D2291523A2418FA4463C7AAEB0BAB5"/>
  </w:style>
  <w:style w:type="paragraph" w:customStyle="1" w:styleId="5A4AFCDFF45D446BB286993B662E1BC9">
    <w:name w:val="5A4AFCDFF45D446BB286993B662E1BC9"/>
  </w:style>
  <w:style w:type="paragraph" w:customStyle="1" w:styleId="9305C3956CC34927B372B3BB2C638C5D">
    <w:name w:val="9305C3956CC34927B372B3BB2C638C5D"/>
  </w:style>
  <w:style w:type="paragraph" w:customStyle="1" w:styleId="732C2D0ABCA74151A2D530B5A7FB9F2F">
    <w:name w:val="732C2D0ABCA74151A2D530B5A7FB9F2F"/>
  </w:style>
  <w:style w:type="paragraph" w:customStyle="1" w:styleId="4C10E487F0134E49A9A5D029E79828C7">
    <w:name w:val="4C10E487F0134E49A9A5D029E79828C7"/>
  </w:style>
  <w:style w:type="paragraph" w:customStyle="1" w:styleId="83487757918C43189A763090A692306C">
    <w:name w:val="83487757918C43189A763090A692306C"/>
  </w:style>
  <w:style w:type="paragraph" w:customStyle="1" w:styleId="7A5A93CB9FA04F658392F436EFD8EB03">
    <w:name w:val="7A5A93CB9FA04F658392F436EFD8EB03"/>
  </w:style>
  <w:style w:type="paragraph" w:customStyle="1" w:styleId="92376B541A1541F0B79063EDE5FF6597">
    <w:name w:val="92376B541A1541F0B79063EDE5FF6597"/>
  </w:style>
  <w:style w:type="paragraph" w:customStyle="1" w:styleId="F613F5F7EC68421A87B35BD26D928FA6">
    <w:name w:val="F613F5F7EC68421A87B35BD26D928FA6"/>
  </w:style>
  <w:style w:type="paragraph" w:customStyle="1" w:styleId="EBE13689B554495093D028659EB790B8">
    <w:name w:val="EBE13689B554495093D028659EB790B8"/>
  </w:style>
  <w:style w:type="paragraph" w:customStyle="1" w:styleId="CE4313C3D29643EAB18A9A62F08E1984">
    <w:name w:val="CE4313C3D29643EAB18A9A62F08E1984"/>
  </w:style>
  <w:style w:type="paragraph" w:customStyle="1" w:styleId="5F659D8818444CA4815EDD267798DB79">
    <w:name w:val="5F659D8818444CA4815EDD267798DB79"/>
  </w:style>
  <w:style w:type="paragraph" w:customStyle="1" w:styleId="7581E53017CF4264982EA7459E7F04DC">
    <w:name w:val="7581E53017CF4264982EA7459E7F04DC"/>
  </w:style>
  <w:style w:type="paragraph" w:customStyle="1" w:styleId="6AE5BB18004A49E5994A9616BAC14D85">
    <w:name w:val="6AE5BB18004A49E5994A9616BAC14D85"/>
  </w:style>
  <w:style w:type="paragraph" w:customStyle="1" w:styleId="428A7521555843F09246C3A6C62275CC">
    <w:name w:val="428A7521555843F09246C3A6C62275CC"/>
  </w:style>
  <w:style w:type="paragraph" w:customStyle="1" w:styleId="DE266523FE1E48EABBA3C776A4C71DC7">
    <w:name w:val="DE266523FE1E48EABBA3C776A4C71DC7"/>
  </w:style>
  <w:style w:type="paragraph" w:customStyle="1" w:styleId="CA2A8571707A4FA3B7A55CA467854B73">
    <w:name w:val="CA2A8571707A4FA3B7A55CA467854B73"/>
  </w:style>
  <w:style w:type="paragraph" w:customStyle="1" w:styleId="FBE26573BDC04342B385BE6D807746E9">
    <w:name w:val="FBE26573BDC04342B385BE6D807746E9"/>
  </w:style>
  <w:style w:type="paragraph" w:customStyle="1" w:styleId="620C8E190B6B4F23992D5C69BFACB6F1">
    <w:name w:val="620C8E190B6B4F23992D5C69BFACB6F1"/>
  </w:style>
  <w:style w:type="paragraph" w:customStyle="1" w:styleId="33EC859FE759444C934992FCEE90489A">
    <w:name w:val="33EC859FE759444C934992FCEE90489A"/>
  </w:style>
  <w:style w:type="paragraph" w:customStyle="1" w:styleId="8720C1D5ECBA4DFFB3093AA8107622C2">
    <w:name w:val="8720C1D5ECBA4DFFB3093AA8107622C2"/>
  </w:style>
  <w:style w:type="paragraph" w:customStyle="1" w:styleId="43F3E83E84D641DC925D39A57D017C61">
    <w:name w:val="43F3E83E84D641DC925D39A57D017C61"/>
  </w:style>
  <w:style w:type="paragraph" w:customStyle="1" w:styleId="E9927CB988E64C50B91E4390B7AEFF17">
    <w:name w:val="E9927CB988E64C50B91E4390B7AEFF17"/>
  </w:style>
  <w:style w:type="paragraph" w:customStyle="1" w:styleId="561B0FBC495C4BC1B4235381F8EB3285">
    <w:name w:val="561B0FBC495C4BC1B4235381F8EB3285"/>
  </w:style>
  <w:style w:type="paragraph" w:customStyle="1" w:styleId="D6210FC3E3C6404799AA1E61CDAD6D20">
    <w:name w:val="D6210FC3E3C6404799AA1E61CDAD6D20"/>
  </w:style>
  <w:style w:type="paragraph" w:customStyle="1" w:styleId="0FE6921520624D41B6C88C91FDA612EF">
    <w:name w:val="0FE6921520624D41B6C88C91FDA612EF"/>
  </w:style>
  <w:style w:type="paragraph" w:customStyle="1" w:styleId="4BA1340433DC4876AAEE3C058C913CBC">
    <w:name w:val="4BA1340433DC4876AAEE3C058C913CBC"/>
  </w:style>
  <w:style w:type="paragraph" w:customStyle="1" w:styleId="66A3097D3B8C4602AF1E1F1054304426">
    <w:name w:val="66A3097D3B8C4602AF1E1F1054304426"/>
  </w:style>
  <w:style w:type="paragraph" w:customStyle="1" w:styleId="7CD53F86B9694335A8A0CE227FF4C148">
    <w:name w:val="7CD53F86B9694335A8A0CE227FF4C148"/>
  </w:style>
  <w:style w:type="paragraph" w:customStyle="1" w:styleId="64A774E9DBF64EE0BB6471D9D94CD00C">
    <w:name w:val="64A774E9DBF64EE0BB6471D9D94CD00C"/>
  </w:style>
  <w:style w:type="paragraph" w:customStyle="1" w:styleId="1D3FCFF5FB414F269E14D60C49099151">
    <w:name w:val="1D3FCFF5FB414F269E14D60C49099151"/>
  </w:style>
  <w:style w:type="paragraph" w:customStyle="1" w:styleId="344EA6885D164E18854A288DC8B182EE">
    <w:name w:val="344EA6885D164E18854A288DC8B182EE"/>
  </w:style>
  <w:style w:type="paragraph" w:customStyle="1" w:styleId="D2D8C7373A2544C5B53B9E399F12E320">
    <w:name w:val="D2D8C7373A2544C5B53B9E399F12E320"/>
  </w:style>
  <w:style w:type="paragraph" w:customStyle="1" w:styleId="0ECA4126FED1443A914458EF502A18D4">
    <w:name w:val="0ECA4126FED1443A914458EF502A18D4"/>
  </w:style>
  <w:style w:type="paragraph" w:customStyle="1" w:styleId="40AF772CC38E407389F051348B686EF7">
    <w:name w:val="40AF772CC38E407389F051348B686EF7"/>
  </w:style>
  <w:style w:type="paragraph" w:customStyle="1" w:styleId="C48CDEBA2B164E2999E196CCD24C0AA7">
    <w:name w:val="C48CDEBA2B164E2999E196CCD24C0AA7"/>
  </w:style>
  <w:style w:type="paragraph" w:customStyle="1" w:styleId="0912B4B038924BEF9FA96EE3B218B014">
    <w:name w:val="0912B4B038924BEF9FA96EE3B218B014"/>
  </w:style>
  <w:style w:type="paragraph" w:customStyle="1" w:styleId="CC0A612D827348B9A8FCD1C6819E96EC">
    <w:name w:val="CC0A612D827348B9A8FCD1C6819E96EC"/>
  </w:style>
  <w:style w:type="paragraph" w:customStyle="1" w:styleId="95C4FFE0D3664FE88C891CB7C45BFA2C">
    <w:name w:val="95C4FFE0D3664FE88C891CB7C45BFA2C"/>
  </w:style>
  <w:style w:type="paragraph" w:customStyle="1" w:styleId="3E2459E40733452EA3F1D0818E751163">
    <w:name w:val="3E2459E40733452EA3F1D0818E751163"/>
  </w:style>
  <w:style w:type="paragraph" w:customStyle="1" w:styleId="14A9438EB06E49B88D39B48C47E903C7">
    <w:name w:val="14A9438EB06E49B88D39B48C47E903C7"/>
  </w:style>
  <w:style w:type="paragraph" w:customStyle="1" w:styleId="ABBD12E1E7B74E30A68D7EA7D0822C21">
    <w:name w:val="ABBD12E1E7B74E30A68D7EA7D0822C21"/>
  </w:style>
  <w:style w:type="paragraph" w:customStyle="1" w:styleId="5C58F2A9CD324A04819604BAFA2F4524">
    <w:name w:val="5C58F2A9CD324A04819604BAFA2F4524"/>
  </w:style>
  <w:style w:type="paragraph" w:customStyle="1" w:styleId="A98C87FCDE6D4B4985219AE5C3AC29DE">
    <w:name w:val="A98C87FCDE6D4B4985219AE5C3AC29DE"/>
  </w:style>
  <w:style w:type="paragraph" w:customStyle="1" w:styleId="DF22A2C2A95F4910BEEFF7282B995D22">
    <w:name w:val="DF22A2C2A95F4910BEEFF7282B995D22"/>
  </w:style>
  <w:style w:type="paragraph" w:customStyle="1" w:styleId="C4B80B5C94E24CD7933D55680AD61620">
    <w:name w:val="C4B80B5C94E24CD7933D55680AD61620"/>
  </w:style>
  <w:style w:type="paragraph" w:customStyle="1" w:styleId="85C60F66CE9F47E29EABE2A19B968B04">
    <w:name w:val="85C60F66CE9F47E29EABE2A19B968B04"/>
  </w:style>
  <w:style w:type="paragraph" w:customStyle="1" w:styleId="05E26EE2462E4574A8BD9E1C0AEC3325">
    <w:name w:val="05E26EE2462E4574A8BD9E1C0AEC3325"/>
  </w:style>
  <w:style w:type="paragraph" w:customStyle="1" w:styleId="33036B502D5244B1A78C3C018E0E90C9">
    <w:name w:val="33036B502D5244B1A78C3C018E0E90C9"/>
  </w:style>
  <w:style w:type="paragraph" w:customStyle="1" w:styleId="5E6614EED6964CD98F071A03B1DA5E6C">
    <w:name w:val="5E6614EED6964CD98F071A03B1DA5E6C"/>
  </w:style>
  <w:style w:type="paragraph" w:customStyle="1" w:styleId="0549715C29F94C399610890F0C8A57FA">
    <w:name w:val="0549715C29F94C399610890F0C8A57FA"/>
  </w:style>
  <w:style w:type="paragraph" w:customStyle="1" w:styleId="429110CBB37F4A969BEFA26019F78F15">
    <w:name w:val="429110CBB37F4A969BEFA26019F78F15"/>
  </w:style>
  <w:style w:type="paragraph" w:customStyle="1" w:styleId="08726D96842F40A5BFD515B99400F0ED">
    <w:name w:val="08726D96842F40A5BFD515B99400F0ED"/>
  </w:style>
  <w:style w:type="paragraph" w:customStyle="1" w:styleId="AFFE3A9D843043EE9B19D8A3066D8094">
    <w:name w:val="AFFE3A9D843043EE9B19D8A3066D8094"/>
  </w:style>
  <w:style w:type="paragraph" w:customStyle="1" w:styleId="447E439FC9784309B6D6E598CA5BB23E">
    <w:name w:val="447E439FC9784309B6D6E598CA5BB23E"/>
  </w:style>
  <w:style w:type="paragraph" w:customStyle="1" w:styleId="5F16F44FBDEC420F82C3CE1A717CC843">
    <w:name w:val="5F16F44FBDEC420F82C3CE1A717CC843"/>
  </w:style>
  <w:style w:type="paragraph" w:customStyle="1" w:styleId="C79AC63F53544971BEAEF5763EBD2FF5">
    <w:name w:val="C79AC63F53544971BEAEF5763EBD2FF5"/>
  </w:style>
  <w:style w:type="paragraph" w:customStyle="1" w:styleId="B6B66B8B21D04FD1AD517B8D9477B46A">
    <w:name w:val="B6B66B8B21D04FD1AD517B8D9477B46A"/>
  </w:style>
  <w:style w:type="paragraph" w:customStyle="1" w:styleId="BD7DCA3A8C9840A9B191604C61FE0D16">
    <w:name w:val="BD7DCA3A8C9840A9B191604C61FE0D16"/>
  </w:style>
  <w:style w:type="paragraph" w:customStyle="1" w:styleId="C2D54CBA44F1442C91EC23A9D5DC2690">
    <w:name w:val="C2D54CBA44F1442C91EC23A9D5DC2690"/>
  </w:style>
  <w:style w:type="paragraph" w:customStyle="1" w:styleId="DB135950DED745358B4150AA6CF6F554">
    <w:name w:val="DB135950DED745358B4150AA6CF6F554"/>
  </w:style>
  <w:style w:type="paragraph" w:customStyle="1" w:styleId="C4814EDDF1EC44F0BEAF0B73EEFC2FF4">
    <w:name w:val="C4814EDDF1EC44F0BEAF0B73EEFC2FF4"/>
  </w:style>
  <w:style w:type="paragraph" w:customStyle="1" w:styleId="8706A4198ECD444D997B852F096A81AA">
    <w:name w:val="8706A4198ECD444D997B852F096A81AA"/>
  </w:style>
  <w:style w:type="paragraph" w:customStyle="1" w:styleId="A43BFBEB6FD5440F8C8CAB9467151A6E">
    <w:name w:val="A43BFBEB6FD5440F8C8CAB9467151A6E"/>
  </w:style>
  <w:style w:type="paragraph" w:customStyle="1" w:styleId="DDAAAB2B6C294855A3BF7312F4254888">
    <w:name w:val="DDAAAB2B6C294855A3BF7312F4254888"/>
  </w:style>
  <w:style w:type="paragraph" w:customStyle="1" w:styleId="A36A636C49D14F2EA1F250F23C8B7396">
    <w:name w:val="A36A636C49D14F2EA1F250F23C8B7396"/>
  </w:style>
  <w:style w:type="paragraph" w:customStyle="1" w:styleId="4B0F7D7DAED04BE9B3379D91E1F8FA64">
    <w:name w:val="4B0F7D7DAED04BE9B3379D91E1F8FA64"/>
  </w:style>
  <w:style w:type="paragraph" w:customStyle="1" w:styleId="59332A6FDD8C4F9CB2DA97084FBDBD79">
    <w:name w:val="59332A6FDD8C4F9CB2DA97084FBDBD79"/>
  </w:style>
  <w:style w:type="paragraph" w:customStyle="1" w:styleId="B02BA0EA69584BA2AFF7AC95D949E844">
    <w:name w:val="B02BA0EA69584BA2AFF7AC95D949E844"/>
  </w:style>
  <w:style w:type="paragraph" w:customStyle="1" w:styleId="26556362D2D64E41B96A9BDDC927319C">
    <w:name w:val="26556362D2D64E41B96A9BDDC927319C"/>
  </w:style>
  <w:style w:type="paragraph" w:customStyle="1" w:styleId="8491CCA36373415594B0AF35BFC7F511">
    <w:name w:val="8491CCA36373415594B0AF35BFC7F511"/>
  </w:style>
  <w:style w:type="paragraph" w:customStyle="1" w:styleId="54BFB076DA9146D89352BB81403D1997">
    <w:name w:val="54BFB076DA9146D89352BB81403D1997"/>
  </w:style>
  <w:style w:type="paragraph" w:customStyle="1" w:styleId="BA5B4DF2415F4207B87ABED13233F316">
    <w:name w:val="BA5B4DF2415F4207B87ABED13233F316"/>
  </w:style>
  <w:style w:type="paragraph" w:customStyle="1" w:styleId="B3997644DC904E99A9637D5A45AE071C">
    <w:name w:val="B3997644DC904E99A9637D5A45AE071C"/>
  </w:style>
  <w:style w:type="paragraph" w:customStyle="1" w:styleId="EA87A65449ED4243A9EC5118D61D9AF5">
    <w:name w:val="EA87A65449ED4243A9EC5118D61D9AF5"/>
  </w:style>
  <w:style w:type="paragraph" w:customStyle="1" w:styleId="FAE003299D174EDB99F072967AC83A9B">
    <w:name w:val="FAE003299D174EDB99F072967AC83A9B"/>
  </w:style>
  <w:style w:type="paragraph" w:customStyle="1" w:styleId="99BAD217C038435FB643A0E9CF64F712">
    <w:name w:val="99BAD217C038435FB643A0E9CF64F712"/>
  </w:style>
  <w:style w:type="paragraph" w:customStyle="1" w:styleId="5411DFBC35DA440DAD3E7B818F1CCC31">
    <w:name w:val="5411DFBC35DA440DAD3E7B818F1CCC31"/>
  </w:style>
  <w:style w:type="paragraph" w:customStyle="1" w:styleId="E38DF6B6FD2E4F99AF017FD5AF5695FA">
    <w:name w:val="E38DF6B6FD2E4F99AF017FD5AF5695FA"/>
  </w:style>
  <w:style w:type="paragraph" w:customStyle="1" w:styleId="5E1FCE417E1C46859A0D18893409D513">
    <w:name w:val="5E1FCE417E1C46859A0D18893409D513"/>
  </w:style>
  <w:style w:type="paragraph" w:customStyle="1" w:styleId="25C106D31C34436F83A9DC12AFC0C307">
    <w:name w:val="25C106D31C34436F83A9DC12AFC0C307"/>
  </w:style>
  <w:style w:type="paragraph" w:customStyle="1" w:styleId="EADEC1C874714A9E80AF8C48EEFB95AD">
    <w:name w:val="EADEC1C874714A9E80AF8C48EEFB95AD"/>
  </w:style>
  <w:style w:type="paragraph" w:customStyle="1" w:styleId="44393F7386E94F579DC323FCDC102987">
    <w:name w:val="44393F7386E94F579DC323FCDC102987"/>
  </w:style>
  <w:style w:type="paragraph" w:customStyle="1" w:styleId="86C14667833D44E6AF5389AC887FE21B">
    <w:name w:val="86C14667833D44E6AF5389AC887FE21B"/>
  </w:style>
  <w:style w:type="paragraph" w:customStyle="1" w:styleId="595F89F258C74FDA83C1B435DABA4DA3">
    <w:name w:val="595F89F258C74FDA83C1B435DABA4DA3"/>
  </w:style>
  <w:style w:type="paragraph" w:customStyle="1" w:styleId="E246BE9F8E944F7D9C52C62EFF39B837">
    <w:name w:val="E246BE9F8E944F7D9C52C62EFF39B837"/>
  </w:style>
  <w:style w:type="paragraph" w:customStyle="1" w:styleId="EDF3031C296D4BDB8EC6976636A95D12">
    <w:name w:val="EDF3031C296D4BDB8EC6976636A95D12"/>
  </w:style>
  <w:style w:type="paragraph" w:customStyle="1" w:styleId="EF0DF73B634E4472BDF0FCBC043F178E">
    <w:name w:val="EF0DF73B634E4472BDF0FCBC043F178E"/>
  </w:style>
  <w:style w:type="paragraph" w:customStyle="1" w:styleId="618D31533A514B6B83AAE92F6A42B777">
    <w:name w:val="618D31533A514B6B83AAE92F6A42B777"/>
  </w:style>
  <w:style w:type="paragraph" w:customStyle="1" w:styleId="D18509A4107A4882B4F384E2E5683852">
    <w:name w:val="D18509A4107A4882B4F384E2E5683852"/>
  </w:style>
  <w:style w:type="paragraph" w:customStyle="1" w:styleId="177D32E400FE4BB4BEDAA911EBE55AF7">
    <w:name w:val="177D32E400FE4BB4BEDAA911EBE55AF7"/>
  </w:style>
  <w:style w:type="paragraph" w:customStyle="1" w:styleId="9BD2B278F81240558C99525333B47460">
    <w:name w:val="9BD2B278F81240558C99525333B47460"/>
  </w:style>
  <w:style w:type="paragraph" w:customStyle="1" w:styleId="EB9569B943AE4AA29A46E6A51CD7A703">
    <w:name w:val="EB9569B943AE4AA29A46E6A51CD7A703"/>
  </w:style>
  <w:style w:type="paragraph" w:customStyle="1" w:styleId="3C326D50EC0C4E82BCED51328AEFE748">
    <w:name w:val="3C326D50EC0C4E82BCED51328AEFE748"/>
  </w:style>
  <w:style w:type="paragraph" w:customStyle="1" w:styleId="13AA3EF0BCE24FFEB0C0D2626820C119">
    <w:name w:val="13AA3EF0BCE24FFEB0C0D2626820C119"/>
  </w:style>
  <w:style w:type="paragraph" w:customStyle="1" w:styleId="35714B63CF2640F28C3D53EE66AD4CE0">
    <w:name w:val="35714B63CF2640F28C3D53EE66AD4CE0"/>
  </w:style>
  <w:style w:type="paragraph" w:customStyle="1" w:styleId="7BC2CAC9719C4CCAB17CAFD8EB2E0E04">
    <w:name w:val="7BC2CAC9719C4CCAB17CAFD8EB2E0E04"/>
  </w:style>
  <w:style w:type="paragraph" w:customStyle="1" w:styleId="3933BFE0DB4B40A0849B4813F16AD7E9">
    <w:name w:val="3933BFE0DB4B40A0849B4813F16AD7E9"/>
  </w:style>
  <w:style w:type="paragraph" w:customStyle="1" w:styleId="35B17EF47AE642DDAA55F2416DFEB143">
    <w:name w:val="35B17EF47AE642DDAA55F2416DFEB143"/>
  </w:style>
  <w:style w:type="paragraph" w:customStyle="1" w:styleId="39D7BA5F35A54C9B9A60FFCA819A76C2">
    <w:name w:val="39D7BA5F35A54C9B9A60FFCA819A76C2"/>
  </w:style>
  <w:style w:type="paragraph" w:customStyle="1" w:styleId="5AF508CC5C83496CB819A8DE465B3EEB">
    <w:name w:val="5AF508CC5C83496CB819A8DE465B3EEB"/>
  </w:style>
  <w:style w:type="paragraph" w:customStyle="1" w:styleId="1BAE174F126040218066CC314DF79183">
    <w:name w:val="1BAE174F126040218066CC314DF79183"/>
  </w:style>
  <w:style w:type="paragraph" w:customStyle="1" w:styleId="63969838203E4D7CB7BA9A54D14923A7">
    <w:name w:val="63969838203E4D7CB7BA9A54D14923A7"/>
  </w:style>
  <w:style w:type="paragraph" w:customStyle="1" w:styleId="C7892E1E1E37491597742C6CABAF4084">
    <w:name w:val="C7892E1E1E37491597742C6CABAF4084"/>
  </w:style>
  <w:style w:type="paragraph" w:customStyle="1" w:styleId="A97A9E9FF3D641D6B12D2521E4325A84">
    <w:name w:val="A97A9E9FF3D641D6B12D2521E4325A84"/>
  </w:style>
  <w:style w:type="paragraph" w:customStyle="1" w:styleId="2A017D7E3E074336850512E459BAF419">
    <w:name w:val="2A017D7E3E074336850512E459BAF419"/>
  </w:style>
  <w:style w:type="paragraph" w:customStyle="1" w:styleId="D44F27E194FC49F99ADD014DCCFA7C13">
    <w:name w:val="D44F27E194FC49F99ADD014DCCFA7C13"/>
  </w:style>
  <w:style w:type="paragraph" w:customStyle="1" w:styleId="54DF2AA808B94EE28A675817E5C83459">
    <w:name w:val="54DF2AA808B94EE28A675817E5C83459"/>
  </w:style>
  <w:style w:type="paragraph" w:customStyle="1" w:styleId="9A9F74F97C2A48958E8D0FEF4B13D018">
    <w:name w:val="9A9F74F97C2A48958E8D0FEF4B13D018"/>
  </w:style>
  <w:style w:type="paragraph" w:customStyle="1" w:styleId="CABDCBDA889646E79EE30C112A5E6CDF">
    <w:name w:val="CABDCBDA889646E79EE30C112A5E6CDF"/>
  </w:style>
  <w:style w:type="paragraph" w:customStyle="1" w:styleId="26470F837E8849ADBCB250E9582FF8F1">
    <w:name w:val="26470F837E8849ADBCB250E9582FF8F1"/>
  </w:style>
  <w:style w:type="paragraph" w:customStyle="1" w:styleId="5E174ADD80D64459805FCAD4F73AD774">
    <w:name w:val="5E174ADD80D64459805FCAD4F73AD774"/>
  </w:style>
  <w:style w:type="paragraph" w:customStyle="1" w:styleId="7AF50AA785C44A9D937ED880D035C72B">
    <w:name w:val="7AF50AA785C44A9D937ED880D035C72B"/>
  </w:style>
  <w:style w:type="paragraph" w:customStyle="1" w:styleId="54C4A9BE75744FA1A5F9A3E3E7EAD0DD">
    <w:name w:val="54C4A9BE75744FA1A5F9A3E3E7EAD0DD"/>
  </w:style>
  <w:style w:type="paragraph" w:customStyle="1" w:styleId="6A6CEEA56F1242AB99A51C845F0F9FCD">
    <w:name w:val="6A6CEEA56F1242AB99A51C845F0F9FCD"/>
  </w:style>
  <w:style w:type="paragraph" w:customStyle="1" w:styleId="D719CF0E7A234EBA86A2CB2DD238433F">
    <w:name w:val="D719CF0E7A234EBA86A2CB2DD238433F"/>
  </w:style>
  <w:style w:type="paragraph" w:customStyle="1" w:styleId="046CB9E0CBE54B6FAD68EE73717F8D47">
    <w:name w:val="046CB9E0CBE54B6FAD68EE73717F8D47"/>
  </w:style>
  <w:style w:type="paragraph" w:customStyle="1" w:styleId="345003A8C5014EDC8C85EFB3FDB3B8B9">
    <w:name w:val="345003A8C5014EDC8C85EFB3FDB3B8B9"/>
  </w:style>
  <w:style w:type="paragraph" w:customStyle="1" w:styleId="51CBBD1D770C481EADD8321DF8E05792">
    <w:name w:val="51CBBD1D770C481EADD8321DF8E05792"/>
  </w:style>
  <w:style w:type="paragraph" w:customStyle="1" w:styleId="5790A3B50E6F4B7ABB55C6FC4E33F628">
    <w:name w:val="5790A3B50E6F4B7ABB55C6FC4E33F628"/>
  </w:style>
  <w:style w:type="paragraph" w:customStyle="1" w:styleId="88084D611DDF49549516274D00F0AC97">
    <w:name w:val="88084D611DDF49549516274D00F0AC97"/>
  </w:style>
  <w:style w:type="paragraph" w:customStyle="1" w:styleId="EA8A6357760B49EB99E1A51CA537D456">
    <w:name w:val="EA8A6357760B49EB99E1A51CA537D456"/>
  </w:style>
  <w:style w:type="paragraph" w:customStyle="1" w:styleId="4776EFCC7B1D4AAA89BD0ABF916B8E35">
    <w:name w:val="4776EFCC7B1D4AAA89BD0ABF916B8E35"/>
  </w:style>
  <w:style w:type="paragraph" w:customStyle="1" w:styleId="9A9B3D7BF2FA420CB20964B7FB446B8F">
    <w:name w:val="9A9B3D7BF2FA420CB20964B7FB446B8F"/>
  </w:style>
  <w:style w:type="paragraph" w:customStyle="1" w:styleId="7200B1B1020B4E88AA5A9BE07BDA40A2">
    <w:name w:val="7200B1B1020B4E88AA5A9BE07BDA40A2"/>
  </w:style>
  <w:style w:type="paragraph" w:customStyle="1" w:styleId="5F5D0B770BA54B84A4DE0168627B8E38">
    <w:name w:val="5F5D0B770BA54B84A4DE0168627B8E38"/>
  </w:style>
  <w:style w:type="paragraph" w:customStyle="1" w:styleId="720D5A70BCD245A39A42F3C9D86BA11A">
    <w:name w:val="720D5A70BCD245A39A42F3C9D86BA11A"/>
  </w:style>
  <w:style w:type="paragraph" w:customStyle="1" w:styleId="42E82DB4C4E84A57A93B7EFC78824EF7">
    <w:name w:val="42E82DB4C4E84A57A93B7EFC78824EF7"/>
  </w:style>
  <w:style w:type="paragraph" w:customStyle="1" w:styleId="7537969D7DCE4248AE0F3BFF7A0B34E7">
    <w:name w:val="7537969D7DCE4248AE0F3BFF7A0B34E7"/>
  </w:style>
  <w:style w:type="paragraph" w:customStyle="1" w:styleId="7A6E407DFB174A688A4903F0CF5F595E">
    <w:name w:val="7A6E407DFB174A688A4903F0CF5F595E"/>
  </w:style>
  <w:style w:type="paragraph" w:customStyle="1" w:styleId="F418825BB6F94A7DAD0B5AAB66B2554D">
    <w:name w:val="F418825BB6F94A7DAD0B5AAB66B2554D"/>
  </w:style>
  <w:style w:type="paragraph" w:customStyle="1" w:styleId="0FF77B16F5DA4339A3550044D6EC10D5">
    <w:name w:val="0FF77B16F5DA4339A3550044D6EC10D5"/>
  </w:style>
  <w:style w:type="paragraph" w:customStyle="1" w:styleId="C6AA8E758A9D4A1D98894D9B43EEC1E9">
    <w:name w:val="C6AA8E758A9D4A1D98894D9B43EEC1E9"/>
  </w:style>
  <w:style w:type="paragraph" w:customStyle="1" w:styleId="2CBFE7A76C034BF1A2F2B43B6794715E">
    <w:name w:val="2CBFE7A76C034BF1A2F2B43B6794715E"/>
  </w:style>
  <w:style w:type="paragraph" w:customStyle="1" w:styleId="384B88D9F8244AA488F9D8361579A991">
    <w:name w:val="384B88D9F8244AA488F9D8361579A991"/>
  </w:style>
  <w:style w:type="paragraph" w:customStyle="1" w:styleId="23DE835FADAC454DB78B6207D1BDDAC3">
    <w:name w:val="23DE835FADAC454DB78B6207D1BDDAC3"/>
  </w:style>
  <w:style w:type="paragraph" w:customStyle="1" w:styleId="5422DC8CA75B4C12B0BD17E4CE5471E6">
    <w:name w:val="5422DC8CA75B4C12B0BD17E4CE5471E6"/>
  </w:style>
  <w:style w:type="paragraph" w:customStyle="1" w:styleId="ED435148F44447D983A913090AACC503">
    <w:name w:val="ED435148F44447D983A913090AACC503"/>
  </w:style>
  <w:style w:type="paragraph" w:customStyle="1" w:styleId="B2BD7BCD88F54D07B0F0677B4195DB9E">
    <w:name w:val="B2BD7BCD88F54D07B0F0677B4195DB9E"/>
  </w:style>
  <w:style w:type="paragraph" w:customStyle="1" w:styleId="6793140EC1624ECB89386806B014E9E0">
    <w:name w:val="6793140EC1624ECB89386806B014E9E0"/>
  </w:style>
  <w:style w:type="paragraph" w:customStyle="1" w:styleId="0D9FC6B101184098986BF987728934DD">
    <w:name w:val="0D9FC6B101184098986BF987728934DD"/>
  </w:style>
  <w:style w:type="paragraph" w:customStyle="1" w:styleId="AEE8E27524664755A6FEE180757A59C5">
    <w:name w:val="AEE8E27524664755A6FEE180757A59C5"/>
  </w:style>
  <w:style w:type="paragraph" w:customStyle="1" w:styleId="3E763E044DC741B2AD3774FF6456E69A">
    <w:name w:val="3E763E044DC741B2AD3774FF6456E69A"/>
  </w:style>
  <w:style w:type="paragraph" w:customStyle="1" w:styleId="D275D175556F45B4872DC63137400B1C">
    <w:name w:val="D275D175556F45B4872DC63137400B1C"/>
  </w:style>
  <w:style w:type="paragraph" w:customStyle="1" w:styleId="E32B0369B3F7491E910A51B6136B9488">
    <w:name w:val="E32B0369B3F7491E910A51B6136B9488"/>
  </w:style>
  <w:style w:type="paragraph" w:customStyle="1" w:styleId="FCEBED60FF994731B24C610F287A83FB">
    <w:name w:val="FCEBED60FF994731B24C610F287A83FB"/>
  </w:style>
  <w:style w:type="paragraph" w:customStyle="1" w:styleId="47A2745593414B31A8C3A52C0825F0CB">
    <w:name w:val="47A2745593414B31A8C3A52C0825F0CB"/>
  </w:style>
  <w:style w:type="paragraph" w:customStyle="1" w:styleId="607F68E0EB22401CA88543B6B3D0ECEA">
    <w:name w:val="607F68E0EB22401CA88543B6B3D0ECEA"/>
  </w:style>
  <w:style w:type="paragraph" w:customStyle="1" w:styleId="FF6F84C18C594E8490D95CEAE654F941">
    <w:name w:val="FF6F84C18C594E8490D95CEAE654F941"/>
  </w:style>
  <w:style w:type="paragraph" w:customStyle="1" w:styleId="8543FEB70A39434A869E11FBF5DA63C7">
    <w:name w:val="8543FEB70A39434A869E11FBF5DA63C7"/>
  </w:style>
  <w:style w:type="paragraph" w:customStyle="1" w:styleId="209E5F502E1A4D3789787615B5002685">
    <w:name w:val="209E5F502E1A4D3789787615B5002685"/>
  </w:style>
  <w:style w:type="paragraph" w:customStyle="1" w:styleId="5C2BA72DD2514E979B0C21FAF470449A">
    <w:name w:val="5C2BA72DD2514E979B0C21FAF470449A"/>
  </w:style>
  <w:style w:type="paragraph" w:customStyle="1" w:styleId="C2FF466214B44E1C9A7A2F7A98469700">
    <w:name w:val="C2FF466214B44E1C9A7A2F7A98469700"/>
  </w:style>
  <w:style w:type="paragraph" w:customStyle="1" w:styleId="0BFFF7E4E07E41DB9D8DADF90B12BB09">
    <w:name w:val="0BFFF7E4E07E41DB9D8DADF90B12BB09"/>
  </w:style>
  <w:style w:type="paragraph" w:customStyle="1" w:styleId="C3BDDEAE838A41EA8A75AA2F1A22B4DE">
    <w:name w:val="C3BDDEAE838A41EA8A75AA2F1A22B4DE"/>
  </w:style>
  <w:style w:type="paragraph" w:customStyle="1" w:styleId="D61930A4DB32444F94C5210C2C036BF6">
    <w:name w:val="D61930A4DB32444F94C5210C2C036BF6"/>
  </w:style>
  <w:style w:type="paragraph" w:customStyle="1" w:styleId="835A3CB6BE83478C8DD9F64CC06B1D2A">
    <w:name w:val="835A3CB6BE83478C8DD9F64CC06B1D2A"/>
  </w:style>
  <w:style w:type="paragraph" w:customStyle="1" w:styleId="E5F3456D1501438ABC323CAAE12DC4C0">
    <w:name w:val="E5F3456D1501438ABC323CAAE12DC4C0"/>
  </w:style>
  <w:style w:type="paragraph" w:customStyle="1" w:styleId="C467F79AF4754FB7ADD5BD930E6B89B4">
    <w:name w:val="C467F79AF4754FB7ADD5BD930E6B89B4"/>
  </w:style>
  <w:style w:type="paragraph" w:customStyle="1" w:styleId="76F574B8110345F9A2ED2F7A61A6D4F8">
    <w:name w:val="76F574B8110345F9A2ED2F7A61A6D4F8"/>
  </w:style>
  <w:style w:type="paragraph" w:customStyle="1" w:styleId="42EC5C81950742E08AEAE74A56C503E7">
    <w:name w:val="42EC5C81950742E08AEAE74A56C503E7"/>
  </w:style>
  <w:style w:type="paragraph" w:customStyle="1" w:styleId="36D544807CBF42D6A101C1783774B0C4">
    <w:name w:val="36D544807CBF42D6A101C1783774B0C4"/>
  </w:style>
  <w:style w:type="paragraph" w:customStyle="1" w:styleId="998FAF1292104A0593F3C6006ED4F40C">
    <w:name w:val="998FAF1292104A0593F3C6006ED4F40C"/>
  </w:style>
  <w:style w:type="paragraph" w:customStyle="1" w:styleId="94135A94165E46B28B9DAED22B114F6D">
    <w:name w:val="94135A94165E46B28B9DAED22B114F6D"/>
  </w:style>
  <w:style w:type="paragraph" w:customStyle="1" w:styleId="20DEF3BCE28E46E28E98AFEBC0699D93">
    <w:name w:val="20DEF3BCE28E46E28E98AFEBC0699D93"/>
  </w:style>
  <w:style w:type="paragraph" w:customStyle="1" w:styleId="6D5C646F72D34F4C804921904AA071B9">
    <w:name w:val="6D5C646F72D34F4C804921904AA071B9"/>
  </w:style>
  <w:style w:type="paragraph" w:customStyle="1" w:styleId="88E7FCBF67D149058E79812ECA61D2BD">
    <w:name w:val="88E7FCBF67D149058E79812ECA61D2BD"/>
  </w:style>
  <w:style w:type="paragraph" w:customStyle="1" w:styleId="3E7A0A0D51B546F689F49B642256AA47">
    <w:name w:val="3E7A0A0D51B546F689F49B642256AA47"/>
  </w:style>
  <w:style w:type="paragraph" w:customStyle="1" w:styleId="D984C427487D490EA2966800060872E0">
    <w:name w:val="D984C427487D490EA2966800060872E0"/>
  </w:style>
  <w:style w:type="paragraph" w:customStyle="1" w:styleId="C940EB4CB4A44C078E88980BE0B4D3B2">
    <w:name w:val="C940EB4CB4A44C078E88980BE0B4D3B2"/>
  </w:style>
  <w:style w:type="paragraph" w:customStyle="1" w:styleId="561CD932DBF54CA69823888976C11083">
    <w:name w:val="561CD932DBF54CA69823888976C11083"/>
  </w:style>
  <w:style w:type="paragraph" w:customStyle="1" w:styleId="DA8470DD7C8F467994D8557D3860098F">
    <w:name w:val="DA8470DD7C8F467994D8557D3860098F"/>
  </w:style>
  <w:style w:type="paragraph" w:customStyle="1" w:styleId="0D88FCA4284945AB9BB85416FEAABE1F">
    <w:name w:val="0D88FCA4284945AB9BB85416FEAABE1F"/>
  </w:style>
  <w:style w:type="paragraph" w:customStyle="1" w:styleId="682E7363BCE34B6285F79FEF4545286C">
    <w:name w:val="682E7363BCE34B6285F79FEF4545286C"/>
  </w:style>
  <w:style w:type="paragraph" w:customStyle="1" w:styleId="0AE238E3870348A18789254AE2332512">
    <w:name w:val="0AE238E3870348A18789254AE2332512"/>
  </w:style>
  <w:style w:type="paragraph" w:customStyle="1" w:styleId="26BFB1BB0AF74A768F8ED2F53F35A924">
    <w:name w:val="26BFB1BB0AF74A768F8ED2F53F35A924"/>
  </w:style>
  <w:style w:type="paragraph" w:customStyle="1" w:styleId="E6119D7FB8B441D290A8B48AE85AE056">
    <w:name w:val="E6119D7FB8B441D290A8B48AE85AE056"/>
  </w:style>
  <w:style w:type="paragraph" w:customStyle="1" w:styleId="7A1412FEBB8944A6850E3BE0A0D92339">
    <w:name w:val="7A1412FEBB8944A6850E3BE0A0D92339"/>
  </w:style>
  <w:style w:type="paragraph" w:customStyle="1" w:styleId="E6387E3F188A498A9AF965292E8A0681">
    <w:name w:val="E6387E3F188A498A9AF965292E8A0681"/>
  </w:style>
  <w:style w:type="paragraph" w:customStyle="1" w:styleId="525747C2F4984F80A2CFD822ED2D8C4E">
    <w:name w:val="525747C2F4984F80A2CFD822ED2D8C4E"/>
  </w:style>
  <w:style w:type="paragraph" w:customStyle="1" w:styleId="EFCA53A1E52247B1A903997256CBA4CD">
    <w:name w:val="EFCA53A1E52247B1A903997256CBA4CD"/>
  </w:style>
  <w:style w:type="paragraph" w:customStyle="1" w:styleId="5985FC0940AC44C49E8A7C228F037712">
    <w:name w:val="5985FC0940AC44C49E8A7C228F037712"/>
  </w:style>
  <w:style w:type="paragraph" w:customStyle="1" w:styleId="3789C109E5294A889F53579182745FB8">
    <w:name w:val="3789C109E5294A889F53579182745FB8"/>
  </w:style>
  <w:style w:type="paragraph" w:customStyle="1" w:styleId="F57F4D800A5741C1B4EC1A15EB799F00">
    <w:name w:val="F57F4D800A5741C1B4EC1A15EB799F00"/>
  </w:style>
  <w:style w:type="paragraph" w:customStyle="1" w:styleId="1B12F3B54C6E4276977804D77BFF8EF0">
    <w:name w:val="1B12F3B54C6E4276977804D77BFF8EF0"/>
  </w:style>
  <w:style w:type="paragraph" w:customStyle="1" w:styleId="40715105FC9246CFA9CF2E8EFD5CFE44">
    <w:name w:val="40715105FC9246CFA9CF2E8EFD5CFE44"/>
  </w:style>
  <w:style w:type="paragraph" w:customStyle="1" w:styleId="56077C365268411B9EB7EF88D64CC603">
    <w:name w:val="56077C365268411B9EB7EF88D64CC603"/>
  </w:style>
  <w:style w:type="paragraph" w:customStyle="1" w:styleId="FBD7C2434F134DA49E1F69C0CA132A7E">
    <w:name w:val="FBD7C2434F134DA49E1F69C0CA132A7E"/>
  </w:style>
  <w:style w:type="paragraph" w:customStyle="1" w:styleId="42A5C96D1B1C42CC822E4EC395A046F8">
    <w:name w:val="42A5C96D1B1C42CC822E4EC395A046F8"/>
  </w:style>
  <w:style w:type="paragraph" w:customStyle="1" w:styleId="B288DF7931474553B93998EEC57D7F7A">
    <w:name w:val="B288DF7931474553B93998EEC57D7F7A"/>
  </w:style>
  <w:style w:type="paragraph" w:customStyle="1" w:styleId="BAD8522C909E4EC893A941EE048B4AB0">
    <w:name w:val="BAD8522C909E4EC893A941EE048B4AB0"/>
  </w:style>
  <w:style w:type="paragraph" w:customStyle="1" w:styleId="ADE892B0D7F048268896DC0CD729B0E3">
    <w:name w:val="ADE892B0D7F048268896DC0CD729B0E3"/>
  </w:style>
  <w:style w:type="paragraph" w:customStyle="1" w:styleId="F9F011EBC875408E890A29DD85F6C18C">
    <w:name w:val="F9F011EBC875408E890A29DD85F6C18C"/>
  </w:style>
  <w:style w:type="paragraph" w:customStyle="1" w:styleId="21C585EE41324B7984AB28A47FBC1852">
    <w:name w:val="21C585EE41324B7984AB28A47FBC1852"/>
  </w:style>
  <w:style w:type="paragraph" w:customStyle="1" w:styleId="4FF2163662CF4B82A542B70735C7F66C">
    <w:name w:val="4FF2163662CF4B82A542B70735C7F66C"/>
  </w:style>
  <w:style w:type="paragraph" w:customStyle="1" w:styleId="899507E2A8594FB183E2EC70738889F4">
    <w:name w:val="899507E2A8594FB183E2EC70738889F4"/>
  </w:style>
  <w:style w:type="paragraph" w:customStyle="1" w:styleId="96B513A5E56943538F0BE868705F2BC5">
    <w:name w:val="96B513A5E56943538F0BE868705F2BC5"/>
  </w:style>
  <w:style w:type="paragraph" w:customStyle="1" w:styleId="AB4AFA27FB114A9DA10F07970ED3332B">
    <w:name w:val="AB4AFA27FB114A9DA10F07970ED3332B"/>
  </w:style>
  <w:style w:type="paragraph" w:customStyle="1" w:styleId="9CC8F52F01B74FB6A7BF1CF90079C514">
    <w:name w:val="9CC8F52F01B74FB6A7BF1CF90079C514"/>
  </w:style>
  <w:style w:type="paragraph" w:customStyle="1" w:styleId="6E7596199D3F41BEA7CFF28BD644DD19">
    <w:name w:val="6E7596199D3F41BEA7CFF28BD644DD19"/>
  </w:style>
  <w:style w:type="paragraph" w:customStyle="1" w:styleId="76E7A58F406D4A66853CB466BAD9E1C6">
    <w:name w:val="76E7A58F406D4A66853CB466BAD9E1C6"/>
  </w:style>
  <w:style w:type="paragraph" w:customStyle="1" w:styleId="7E5174A5E994433B9DC7B33444E59CC7">
    <w:name w:val="7E5174A5E994433B9DC7B33444E59CC7"/>
  </w:style>
  <w:style w:type="paragraph" w:customStyle="1" w:styleId="493CB99DCABC4977976F525C0BF9830F">
    <w:name w:val="493CB99DCABC4977976F525C0BF9830F"/>
  </w:style>
  <w:style w:type="paragraph" w:customStyle="1" w:styleId="8ECE3FDBD58C4CC783D20873323A90B9">
    <w:name w:val="8ECE3FDBD58C4CC783D20873323A90B9"/>
  </w:style>
  <w:style w:type="paragraph" w:customStyle="1" w:styleId="EFAC550C5E624486813FFB8BD8C0A357">
    <w:name w:val="EFAC550C5E624486813FFB8BD8C0A357"/>
  </w:style>
  <w:style w:type="paragraph" w:customStyle="1" w:styleId="9E58C6BA7B0C4661B63A26BE05DB9B06">
    <w:name w:val="9E58C6BA7B0C4661B63A26BE05DB9B06"/>
  </w:style>
  <w:style w:type="paragraph" w:customStyle="1" w:styleId="24C7B0E384464782BE35FFAB4DF66368">
    <w:name w:val="24C7B0E384464782BE35FFAB4DF66368"/>
  </w:style>
  <w:style w:type="paragraph" w:customStyle="1" w:styleId="5A32ECF5CB0A4E348AD4FEA4ED84CD50">
    <w:name w:val="5A32ECF5CB0A4E348AD4FEA4ED84CD50"/>
  </w:style>
  <w:style w:type="paragraph" w:customStyle="1" w:styleId="D4BA30ED7E25450A844D4CF0B52B798D">
    <w:name w:val="D4BA30ED7E25450A844D4CF0B52B798D"/>
  </w:style>
  <w:style w:type="paragraph" w:customStyle="1" w:styleId="2FC2080BD9B24C7EB551A54C260E4F83">
    <w:name w:val="2FC2080BD9B24C7EB551A54C260E4F83"/>
  </w:style>
  <w:style w:type="paragraph" w:customStyle="1" w:styleId="97D059A613D240F2A10213DF3769955E">
    <w:name w:val="97D059A613D240F2A10213DF3769955E"/>
  </w:style>
  <w:style w:type="paragraph" w:customStyle="1" w:styleId="290D7E912D8740FBA123C7293AC17928">
    <w:name w:val="290D7E912D8740FBA123C7293AC17928"/>
  </w:style>
  <w:style w:type="paragraph" w:customStyle="1" w:styleId="9E017EF8C6CC4D81B69356BAE60F8281">
    <w:name w:val="9E017EF8C6CC4D81B69356BAE60F8281"/>
  </w:style>
  <w:style w:type="paragraph" w:customStyle="1" w:styleId="15BA968F79BA4ECD8E9B7C3406281638">
    <w:name w:val="15BA968F79BA4ECD8E9B7C3406281638"/>
  </w:style>
  <w:style w:type="paragraph" w:customStyle="1" w:styleId="E5B6D1DC94034F098C1B21419F870B33">
    <w:name w:val="E5B6D1DC94034F098C1B21419F870B33"/>
  </w:style>
  <w:style w:type="paragraph" w:customStyle="1" w:styleId="EB20B5EB447946E9A1EEB003CCDF5AF5">
    <w:name w:val="EB20B5EB447946E9A1EEB003CCDF5AF5"/>
  </w:style>
  <w:style w:type="paragraph" w:customStyle="1" w:styleId="C0AFE1480EE1498DB55818E3AD1BD19B">
    <w:name w:val="C0AFE1480EE1498DB55818E3AD1BD19B"/>
  </w:style>
  <w:style w:type="paragraph" w:customStyle="1" w:styleId="644630F2E26446AA963428D0AF22A2BB">
    <w:name w:val="644630F2E26446AA963428D0AF22A2BB"/>
  </w:style>
  <w:style w:type="paragraph" w:customStyle="1" w:styleId="082BAB8BCD5242D3B715615BCDBA66B3">
    <w:name w:val="082BAB8BCD5242D3B715615BCDBA66B3"/>
  </w:style>
  <w:style w:type="paragraph" w:customStyle="1" w:styleId="76CF4599BB4246D28C176783EFFB7596">
    <w:name w:val="76CF4599BB4246D28C176783EFFB7596"/>
  </w:style>
  <w:style w:type="paragraph" w:customStyle="1" w:styleId="073483E2369E42F8B308D034FA988B42">
    <w:name w:val="073483E2369E42F8B308D034FA988B42"/>
  </w:style>
  <w:style w:type="paragraph" w:customStyle="1" w:styleId="7AE88835307043E9B1F454A0E18B6476">
    <w:name w:val="7AE88835307043E9B1F454A0E18B6476"/>
  </w:style>
  <w:style w:type="paragraph" w:customStyle="1" w:styleId="EAE71AD39A2C4FBDBA24765C386A3171">
    <w:name w:val="EAE71AD39A2C4FBDBA24765C386A3171"/>
  </w:style>
  <w:style w:type="paragraph" w:customStyle="1" w:styleId="C9770D10F5FB480D8DF240FC3D380C07">
    <w:name w:val="C9770D10F5FB480D8DF240FC3D380C07"/>
  </w:style>
  <w:style w:type="paragraph" w:customStyle="1" w:styleId="1209E316E5D6467A929421EFD7C7DD1D">
    <w:name w:val="1209E316E5D6467A929421EFD7C7DD1D"/>
  </w:style>
  <w:style w:type="paragraph" w:customStyle="1" w:styleId="62CFAB7B0BCD4AC39E48FE505C21F6EC">
    <w:name w:val="62CFAB7B0BCD4AC39E48FE505C21F6EC"/>
  </w:style>
  <w:style w:type="paragraph" w:customStyle="1" w:styleId="082D05FC4BFF424082C4FD0790BE11F4">
    <w:name w:val="082D05FC4BFF424082C4FD0790BE11F4"/>
  </w:style>
  <w:style w:type="paragraph" w:customStyle="1" w:styleId="15A8F41AF99F4129AE6A82B014992D70">
    <w:name w:val="15A8F41AF99F4129AE6A82B014992D70"/>
  </w:style>
  <w:style w:type="paragraph" w:customStyle="1" w:styleId="757F4B68E3754CCAB3FFB3ED2340E1AE">
    <w:name w:val="757F4B68E3754CCAB3FFB3ED2340E1AE"/>
  </w:style>
  <w:style w:type="paragraph" w:customStyle="1" w:styleId="946A4826F4A44A3F90FBF4F740F1D0BF">
    <w:name w:val="946A4826F4A44A3F90FBF4F740F1D0BF"/>
  </w:style>
  <w:style w:type="paragraph" w:customStyle="1" w:styleId="D49CE847F65447A8AB58CA16758BB2C1">
    <w:name w:val="D49CE847F65447A8AB58CA16758BB2C1"/>
  </w:style>
  <w:style w:type="paragraph" w:customStyle="1" w:styleId="F1F97F5306B34720A5E0CCBA79876B4E">
    <w:name w:val="F1F97F5306B34720A5E0CCBA79876B4E"/>
  </w:style>
  <w:style w:type="paragraph" w:customStyle="1" w:styleId="1A012C6ED4DA49658C91ADC519CF1167">
    <w:name w:val="1A012C6ED4DA49658C91ADC519CF1167"/>
  </w:style>
  <w:style w:type="paragraph" w:customStyle="1" w:styleId="C9FC6C25B4934D2E89AC2F82B94B50F6">
    <w:name w:val="C9FC6C25B4934D2E89AC2F82B94B50F6"/>
  </w:style>
  <w:style w:type="paragraph" w:customStyle="1" w:styleId="17FCCF59CF564A5198C0847C9E22A650">
    <w:name w:val="17FCCF59CF564A5198C0847C9E22A650"/>
  </w:style>
  <w:style w:type="paragraph" w:customStyle="1" w:styleId="206B80A073444E668FB2C73756353D79">
    <w:name w:val="206B80A073444E668FB2C73756353D79"/>
  </w:style>
  <w:style w:type="paragraph" w:customStyle="1" w:styleId="020A9979709347D1BBE75F61E627EF18">
    <w:name w:val="020A9979709347D1BBE75F61E627EF18"/>
  </w:style>
  <w:style w:type="paragraph" w:customStyle="1" w:styleId="2FA117F1726444B289AFF2DF6F1AC4F8">
    <w:name w:val="2FA117F1726444B289AFF2DF6F1AC4F8"/>
  </w:style>
  <w:style w:type="paragraph" w:customStyle="1" w:styleId="9FA6F19B3AF44AD2952FF345AD6D981A">
    <w:name w:val="9FA6F19B3AF44AD2952FF345AD6D981A"/>
  </w:style>
  <w:style w:type="paragraph" w:customStyle="1" w:styleId="12A9B1EE7B5C4DC09D9FC3583C732BB4">
    <w:name w:val="12A9B1EE7B5C4DC09D9FC3583C732BB4"/>
  </w:style>
  <w:style w:type="paragraph" w:customStyle="1" w:styleId="D52DD389B2564ECF84F4B84F9AE821FD">
    <w:name w:val="D52DD389B2564ECF84F4B84F9AE821FD"/>
  </w:style>
  <w:style w:type="paragraph" w:customStyle="1" w:styleId="382C4E8B1B444E068261AD6AD21E2A9F">
    <w:name w:val="382C4E8B1B444E068261AD6AD21E2A9F"/>
  </w:style>
  <w:style w:type="paragraph" w:customStyle="1" w:styleId="48DE6518D06F4F528E5826DE6A745206">
    <w:name w:val="48DE6518D06F4F528E5826DE6A745206"/>
  </w:style>
  <w:style w:type="paragraph" w:customStyle="1" w:styleId="867CBD1C5E954FBB83EDD0570D92A6B1">
    <w:name w:val="867CBD1C5E954FBB83EDD0570D92A6B1"/>
  </w:style>
  <w:style w:type="paragraph" w:customStyle="1" w:styleId="E5A55E10DCCB4E0FBF9A729315F565C8">
    <w:name w:val="E5A55E10DCCB4E0FBF9A729315F565C8"/>
  </w:style>
  <w:style w:type="paragraph" w:customStyle="1" w:styleId="D612742F91264F698C13D026A2AE4EC8">
    <w:name w:val="D612742F91264F698C13D026A2AE4EC8"/>
  </w:style>
  <w:style w:type="paragraph" w:customStyle="1" w:styleId="7517AC4EBE1547D38B7CCBA4D034EEF0">
    <w:name w:val="7517AC4EBE1547D38B7CCBA4D034EEF0"/>
  </w:style>
  <w:style w:type="paragraph" w:customStyle="1" w:styleId="13E2FA83D68645EF9B735E22BEA63B00">
    <w:name w:val="13E2FA83D68645EF9B735E22BEA63B00"/>
  </w:style>
  <w:style w:type="paragraph" w:customStyle="1" w:styleId="FA3EA29A85E44BDFA7C559CA4F71038C">
    <w:name w:val="FA3EA29A85E44BDFA7C559CA4F71038C"/>
  </w:style>
  <w:style w:type="paragraph" w:customStyle="1" w:styleId="E094F6959358482A9DAA226FBA07659A">
    <w:name w:val="E094F6959358482A9DAA226FBA07659A"/>
  </w:style>
  <w:style w:type="paragraph" w:customStyle="1" w:styleId="1C335D55465B467D97C4F04B6FB6FB9C">
    <w:name w:val="1C335D55465B467D97C4F04B6FB6FB9C"/>
  </w:style>
  <w:style w:type="paragraph" w:customStyle="1" w:styleId="C73462A932DE4CA8B6EF01D9242DDE98">
    <w:name w:val="C73462A932DE4CA8B6EF01D9242DDE98"/>
  </w:style>
  <w:style w:type="paragraph" w:customStyle="1" w:styleId="2ED7524F64FE45B393EE7CB06A272426">
    <w:name w:val="2ED7524F64FE45B393EE7CB06A272426"/>
  </w:style>
  <w:style w:type="paragraph" w:customStyle="1" w:styleId="BA563CEAACCC4457813F043D86F44F84">
    <w:name w:val="BA563CEAACCC4457813F043D86F44F84"/>
  </w:style>
  <w:style w:type="paragraph" w:customStyle="1" w:styleId="7827A1E135C34452A53CB9C6057384FE">
    <w:name w:val="7827A1E135C34452A53CB9C6057384FE"/>
  </w:style>
  <w:style w:type="paragraph" w:customStyle="1" w:styleId="BA69D399D9A4401D91D1340832A944E9">
    <w:name w:val="BA69D399D9A4401D91D1340832A944E9"/>
  </w:style>
  <w:style w:type="paragraph" w:customStyle="1" w:styleId="CA4FEB3D91564DC49200F201FE020A9C">
    <w:name w:val="CA4FEB3D91564DC49200F201FE020A9C"/>
  </w:style>
  <w:style w:type="paragraph" w:customStyle="1" w:styleId="29F5129AAE5B4079AFD95CA5D7C92064">
    <w:name w:val="29F5129AAE5B4079AFD95CA5D7C92064"/>
  </w:style>
  <w:style w:type="paragraph" w:customStyle="1" w:styleId="5462BA3B57AA44C8A5118C45DBAB5A8C">
    <w:name w:val="5462BA3B57AA44C8A5118C45DBAB5A8C"/>
  </w:style>
  <w:style w:type="paragraph" w:customStyle="1" w:styleId="7B32CB5ACD3D420294DBD1EC2F21CB44">
    <w:name w:val="7B32CB5ACD3D420294DBD1EC2F21CB44"/>
  </w:style>
  <w:style w:type="paragraph" w:customStyle="1" w:styleId="2DCF855A451C4900BD543C5996A11288">
    <w:name w:val="2DCF855A451C4900BD543C5996A11288"/>
  </w:style>
  <w:style w:type="paragraph" w:customStyle="1" w:styleId="3720F6538C0544358DCD9288B7E96E31">
    <w:name w:val="3720F6538C0544358DCD9288B7E96E31"/>
  </w:style>
  <w:style w:type="paragraph" w:customStyle="1" w:styleId="22E7A557AC5B490EB69C0B01FE99C399">
    <w:name w:val="22E7A557AC5B490EB69C0B01FE99C399"/>
  </w:style>
  <w:style w:type="paragraph" w:customStyle="1" w:styleId="92D20833496A4CA590AEAD7ABF3D0CA3">
    <w:name w:val="92D20833496A4CA590AEAD7ABF3D0CA3"/>
  </w:style>
  <w:style w:type="paragraph" w:customStyle="1" w:styleId="0A95B7AA7092489793511AEFEF2B2BFE">
    <w:name w:val="0A95B7AA7092489793511AEFEF2B2BFE"/>
  </w:style>
  <w:style w:type="paragraph" w:customStyle="1" w:styleId="67B727049D96405BBA3F5D7A0C5437C4">
    <w:name w:val="67B727049D96405BBA3F5D7A0C5437C4"/>
  </w:style>
  <w:style w:type="paragraph" w:customStyle="1" w:styleId="DADCF6BAC9EF412B894BB6D4BB94D874">
    <w:name w:val="DADCF6BAC9EF412B894BB6D4BB94D874"/>
  </w:style>
  <w:style w:type="paragraph" w:customStyle="1" w:styleId="C8D83571F13447E28E9A58A560D0A130">
    <w:name w:val="C8D83571F13447E28E9A58A560D0A130"/>
  </w:style>
  <w:style w:type="paragraph" w:customStyle="1" w:styleId="0DDF106D1711423EBBF530C347F22E50">
    <w:name w:val="0DDF106D1711423EBBF530C347F22E50"/>
  </w:style>
  <w:style w:type="paragraph" w:customStyle="1" w:styleId="14BC314090AB441C8C9C204BA63E47FB">
    <w:name w:val="14BC314090AB441C8C9C204BA63E47FB"/>
  </w:style>
  <w:style w:type="paragraph" w:customStyle="1" w:styleId="28866E0B289F448BBAE78F9B250AEC5F">
    <w:name w:val="28866E0B289F448BBAE78F9B250AEC5F"/>
  </w:style>
  <w:style w:type="paragraph" w:customStyle="1" w:styleId="0138F2D147E34F21839A4F92095D5BB8">
    <w:name w:val="0138F2D147E34F21839A4F92095D5BB8"/>
  </w:style>
  <w:style w:type="paragraph" w:customStyle="1" w:styleId="C45C896CDAAF434297D6091DD9F8DEA1">
    <w:name w:val="C45C896CDAAF434297D6091DD9F8DEA1"/>
  </w:style>
  <w:style w:type="paragraph" w:customStyle="1" w:styleId="746B23054E794810AAF82324DE7852A3">
    <w:name w:val="746B23054E794810AAF82324DE7852A3"/>
  </w:style>
  <w:style w:type="paragraph" w:customStyle="1" w:styleId="B2F60A1178BB4129B6FFC159B3E895CC">
    <w:name w:val="B2F60A1178BB4129B6FFC159B3E895CC"/>
  </w:style>
  <w:style w:type="paragraph" w:customStyle="1" w:styleId="1BF153F953E040D6B40368AABA337F5C">
    <w:name w:val="1BF153F953E040D6B40368AABA337F5C"/>
  </w:style>
  <w:style w:type="paragraph" w:customStyle="1" w:styleId="90EBFDBAB33D48F39F3D6A789311BB88">
    <w:name w:val="90EBFDBAB33D48F39F3D6A789311BB88"/>
  </w:style>
  <w:style w:type="paragraph" w:customStyle="1" w:styleId="CC9082D1417440CDAF0B21DA849A52DF">
    <w:name w:val="CC9082D1417440CDAF0B21DA849A52DF"/>
  </w:style>
  <w:style w:type="paragraph" w:customStyle="1" w:styleId="B2F7AB8ED1C544F988317B0D40624A99">
    <w:name w:val="B2F7AB8ED1C544F988317B0D40624A99"/>
  </w:style>
  <w:style w:type="paragraph" w:customStyle="1" w:styleId="FDED81409E034B0BB26E980BC33851BF">
    <w:name w:val="FDED81409E034B0BB26E980BC33851BF"/>
  </w:style>
  <w:style w:type="paragraph" w:customStyle="1" w:styleId="D80A8D09E9834AFEA262AC2ADFC6F1DF">
    <w:name w:val="D80A8D09E9834AFEA262AC2ADFC6F1DF"/>
  </w:style>
  <w:style w:type="paragraph" w:customStyle="1" w:styleId="DB61B66E15CE42ACB76BC6FEE4AD2DDD">
    <w:name w:val="DB61B66E15CE42ACB76BC6FEE4AD2DDD"/>
  </w:style>
  <w:style w:type="paragraph" w:customStyle="1" w:styleId="12479642C30F4FF48091CA1E9F259B1B">
    <w:name w:val="12479642C30F4FF48091CA1E9F259B1B"/>
  </w:style>
  <w:style w:type="paragraph" w:customStyle="1" w:styleId="74E87124475E4C0EB482B578EBCB9465">
    <w:name w:val="74E87124475E4C0EB482B578EBCB9465"/>
  </w:style>
  <w:style w:type="paragraph" w:customStyle="1" w:styleId="0C091C228A16494986DCC5447A9F3E76">
    <w:name w:val="0C091C228A16494986DCC5447A9F3E76"/>
  </w:style>
  <w:style w:type="paragraph" w:customStyle="1" w:styleId="C81BE848B6BC4FCCA876B687769C47A4">
    <w:name w:val="C81BE848B6BC4FCCA876B687769C47A4"/>
  </w:style>
  <w:style w:type="paragraph" w:customStyle="1" w:styleId="86A00FB3B8D44182B440502E9410A28C">
    <w:name w:val="86A00FB3B8D44182B440502E9410A28C"/>
  </w:style>
  <w:style w:type="paragraph" w:customStyle="1" w:styleId="E6F98152BAA64FF49881AFBEF06451A5">
    <w:name w:val="E6F98152BAA64FF49881AFBEF06451A5"/>
  </w:style>
  <w:style w:type="paragraph" w:customStyle="1" w:styleId="BA266CC7D7794215A9B4C89A72E76C82">
    <w:name w:val="BA266CC7D7794215A9B4C89A72E76C82"/>
  </w:style>
  <w:style w:type="paragraph" w:customStyle="1" w:styleId="7909866AEAEB4583BC44D07A839DB7C4">
    <w:name w:val="7909866AEAEB4583BC44D07A839DB7C4"/>
  </w:style>
  <w:style w:type="paragraph" w:customStyle="1" w:styleId="5013D69528D84CC3AEEC9D038E9F6365">
    <w:name w:val="5013D69528D84CC3AEEC9D038E9F6365"/>
  </w:style>
  <w:style w:type="paragraph" w:customStyle="1" w:styleId="2929DFB8F1A94E31AA0986CA6337AB3D">
    <w:name w:val="2929DFB8F1A94E31AA0986CA6337AB3D"/>
  </w:style>
  <w:style w:type="paragraph" w:customStyle="1" w:styleId="A74109315C734BC288CEF7EDA453BD81">
    <w:name w:val="A74109315C734BC288CEF7EDA453BD81"/>
  </w:style>
  <w:style w:type="paragraph" w:customStyle="1" w:styleId="959739BAC6F54DFC8959825B30F061C9">
    <w:name w:val="959739BAC6F54DFC8959825B30F061C9"/>
  </w:style>
  <w:style w:type="paragraph" w:customStyle="1" w:styleId="63B02041FB364597A2BBE3BD4A8DB573">
    <w:name w:val="63B02041FB364597A2BBE3BD4A8DB573"/>
  </w:style>
  <w:style w:type="paragraph" w:customStyle="1" w:styleId="23CD5678D1CC4A83A50D27A4C754AEEC">
    <w:name w:val="23CD5678D1CC4A83A50D27A4C754AEEC"/>
  </w:style>
  <w:style w:type="paragraph" w:customStyle="1" w:styleId="D7CB69F3AB454DABB331F0C7CA44CF2D">
    <w:name w:val="D7CB69F3AB454DABB331F0C7CA44CF2D"/>
  </w:style>
  <w:style w:type="paragraph" w:customStyle="1" w:styleId="D53633B812A34DA1B2E06054F5A33069">
    <w:name w:val="D53633B812A34DA1B2E06054F5A33069"/>
  </w:style>
  <w:style w:type="paragraph" w:customStyle="1" w:styleId="5059CBB5FAC6468AAE30D670C4DBC6E0">
    <w:name w:val="5059CBB5FAC6468AAE30D670C4DBC6E0"/>
  </w:style>
  <w:style w:type="paragraph" w:customStyle="1" w:styleId="C12C4AFF76934778BF4EEB25B5FA631F">
    <w:name w:val="C12C4AFF76934778BF4EEB25B5FA631F"/>
  </w:style>
  <w:style w:type="paragraph" w:customStyle="1" w:styleId="AA481819CC9B4942912EEF7114361384">
    <w:name w:val="AA481819CC9B4942912EEF7114361384"/>
  </w:style>
  <w:style w:type="paragraph" w:customStyle="1" w:styleId="B284BF2CBC2942419786173217679C7C">
    <w:name w:val="B284BF2CBC2942419786173217679C7C"/>
  </w:style>
  <w:style w:type="paragraph" w:customStyle="1" w:styleId="E09D3FC4A76E4BDA99F82D4BCFA9BFBD">
    <w:name w:val="E09D3FC4A76E4BDA99F82D4BCFA9BFBD"/>
  </w:style>
  <w:style w:type="paragraph" w:customStyle="1" w:styleId="D813B9EEB2FF403585F2202F5445DD56">
    <w:name w:val="D813B9EEB2FF403585F2202F5445DD56"/>
  </w:style>
  <w:style w:type="paragraph" w:customStyle="1" w:styleId="4D7F07B2037740338D4B8C1A4D6C8FEE">
    <w:name w:val="4D7F07B2037740338D4B8C1A4D6C8FEE"/>
  </w:style>
  <w:style w:type="paragraph" w:customStyle="1" w:styleId="80E73DD821CF42D3B042BDC98C08F15A">
    <w:name w:val="80E73DD821CF42D3B042BDC98C08F15A"/>
  </w:style>
  <w:style w:type="paragraph" w:customStyle="1" w:styleId="3F885166D297401DA43D6361E31FC0B9">
    <w:name w:val="3F885166D297401DA43D6361E31FC0B9"/>
  </w:style>
  <w:style w:type="paragraph" w:customStyle="1" w:styleId="0C35FA4EF2FB4286A7A3F285633A5C2B">
    <w:name w:val="0C35FA4EF2FB4286A7A3F285633A5C2B"/>
  </w:style>
  <w:style w:type="paragraph" w:customStyle="1" w:styleId="672614E08A234D768FB1614247E0CEC9">
    <w:name w:val="672614E08A234D768FB1614247E0CEC9"/>
  </w:style>
  <w:style w:type="paragraph" w:customStyle="1" w:styleId="4D452E1AD94640ECB3B09A20BD4D7F74">
    <w:name w:val="4D452E1AD94640ECB3B09A20BD4D7F74"/>
  </w:style>
  <w:style w:type="paragraph" w:customStyle="1" w:styleId="5B946D3BE3504F1595A924A778B38E29">
    <w:name w:val="5B946D3BE3504F1595A924A778B38E29"/>
  </w:style>
  <w:style w:type="paragraph" w:customStyle="1" w:styleId="31316504E0C14E79BC30355CC81E3A4D">
    <w:name w:val="31316504E0C14E79BC30355CC81E3A4D"/>
  </w:style>
  <w:style w:type="paragraph" w:customStyle="1" w:styleId="ED0424B361124E219BE87EC7B0887FEF">
    <w:name w:val="ED0424B361124E219BE87EC7B0887FEF"/>
  </w:style>
  <w:style w:type="paragraph" w:customStyle="1" w:styleId="38FC78CCCBFE47BAAA12A480B889F40F">
    <w:name w:val="38FC78CCCBFE47BAAA12A480B889F40F"/>
  </w:style>
  <w:style w:type="paragraph" w:customStyle="1" w:styleId="6369E494AE3242A3831A6DB7C86824A0">
    <w:name w:val="6369E494AE3242A3831A6DB7C86824A0"/>
  </w:style>
  <w:style w:type="paragraph" w:customStyle="1" w:styleId="CEA037EA0B9C4B2FAE0557F58B5D982F">
    <w:name w:val="CEA037EA0B9C4B2FAE0557F58B5D982F"/>
  </w:style>
  <w:style w:type="paragraph" w:customStyle="1" w:styleId="7EA9E8C6D2F949C9A10CA8526D34881D">
    <w:name w:val="7EA9E8C6D2F949C9A10CA8526D34881D"/>
  </w:style>
  <w:style w:type="paragraph" w:customStyle="1" w:styleId="504820BE91254344B2A01A6495BDCB18">
    <w:name w:val="504820BE91254344B2A01A6495BDCB18"/>
  </w:style>
  <w:style w:type="paragraph" w:customStyle="1" w:styleId="CCB292CBEB9E4B03A7418004ADA04216">
    <w:name w:val="CCB292CBEB9E4B03A7418004ADA04216"/>
  </w:style>
  <w:style w:type="paragraph" w:customStyle="1" w:styleId="5A81275706CC4CAB878A939AD17414C5">
    <w:name w:val="5A81275706CC4CAB878A939AD17414C5"/>
  </w:style>
  <w:style w:type="paragraph" w:customStyle="1" w:styleId="83CBC5E5F5914F229BEDA3D1607EEC2D">
    <w:name w:val="83CBC5E5F5914F229BEDA3D1607EEC2D"/>
  </w:style>
  <w:style w:type="paragraph" w:customStyle="1" w:styleId="C5F68643A96B40A2B4FD3F960B03B1BD">
    <w:name w:val="C5F68643A96B40A2B4FD3F960B03B1BD"/>
  </w:style>
  <w:style w:type="paragraph" w:customStyle="1" w:styleId="195D40FDABF7407DA65C1EE3015510D4">
    <w:name w:val="195D40FDABF7407DA65C1EE3015510D4"/>
  </w:style>
  <w:style w:type="paragraph" w:customStyle="1" w:styleId="C3FF1A603F8B474DA629FD700D1F6565">
    <w:name w:val="C3FF1A603F8B474DA629FD700D1F6565"/>
  </w:style>
  <w:style w:type="paragraph" w:customStyle="1" w:styleId="8DD73C9B0E8C430890E8FB89D4C10B30">
    <w:name w:val="8DD73C9B0E8C430890E8FB89D4C10B30"/>
  </w:style>
  <w:style w:type="paragraph" w:customStyle="1" w:styleId="327B13DE7A3742BBAE7CCBD8E50B2EF6">
    <w:name w:val="327B13DE7A3742BBAE7CCBD8E50B2EF6"/>
  </w:style>
  <w:style w:type="paragraph" w:customStyle="1" w:styleId="093DD93556EC4E6BBE437990719673C5">
    <w:name w:val="093DD93556EC4E6BBE437990719673C5"/>
  </w:style>
  <w:style w:type="paragraph" w:customStyle="1" w:styleId="D850DB162A40407BA59AD0C307C8C51F">
    <w:name w:val="D850DB162A40407BA59AD0C307C8C51F"/>
  </w:style>
  <w:style w:type="paragraph" w:customStyle="1" w:styleId="EDB6BB0458DE4D7A8F8132AD2AEE7765">
    <w:name w:val="EDB6BB0458DE4D7A8F8132AD2AEE7765"/>
  </w:style>
  <w:style w:type="paragraph" w:customStyle="1" w:styleId="89571540E19A4A34A362566A6B509448">
    <w:name w:val="89571540E19A4A34A362566A6B509448"/>
  </w:style>
  <w:style w:type="paragraph" w:customStyle="1" w:styleId="E7FF92ADE56C49C290613A65C323973D">
    <w:name w:val="E7FF92ADE56C49C290613A65C323973D"/>
  </w:style>
  <w:style w:type="paragraph" w:customStyle="1" w:styleId="C4ACEA67CA0143F6B4E6BDC6FA8C2830">
    <w:name w:val="C4ACEA67CA0143F6B4E6BDC6FA8C2830"/>
  </w:style>
  <w:style w:type="paragraph" w:customStyle="1" w:styleId="F60782250D0F4D77A15B74F8B9C17788">
    <w:name w:val="F60782250D0F4D77A15B74F8B9C17788"/>
  </w:style>
  <w:style w:type="paragraph" w:customStyle="1" w:styleId="4AC2F7B3ABA34B3092F2E602C62D5374">
    <w:name w:val="4AC2F7B3ABA34B3092F2E602C62D5374"/>
  </w:style>
  <w:style w:type="paragraph" w:customStyle="1" w:styleId="89A7616D82C04C5D8A18B9D43A4FA2ED">
    <w:name w:val="89A7616D82C04C5D8A18B9D43A4FA2ED"/>
  </w:style>
  <w:style w:type="paragraph" w:customStyle="1" w:styleId="DD2362097BAC4E46A7F6EBCC89D4615F">
    <w:name w:val="DD2362097BAC4E46A7F6EBCC89D4615F"/>
  </w:style>
  <w:style w:type="paragraph" w:customStyle="1" w:styleId="04D7CE8E7F344B2F9A1395D8861784BF">
    <w:name w:val="04D7CE8E7F344B2F9A1395D8861784BF"/>
  </w:style>
  <w:style w:type="paragraph" w:customStyle="1" w:styleId="B14BBEF2917F490B83FD49740130C5DB">
    <w:name w:val="B14BBEF2917F490B83FD49740130C5DB"/>
  </w:style>
  <w:style w:type="paragraph" w:customStyle="1" w:styleId="1B43F191CDB34136BB8A1E3916A11C3C">
    <w:name w:val="1B43F191CDB34136BB8A1E3916A11C3C"/>
  </w:style>
  <w:style w:type="paragraph" w:customStyle="1" w:styleId="3D563B39D9AE40F28B8ED8F02218DA2C">
    <w:name w:val="3D563B39D9AE40F28B8ED8F02218DA2C"/>
  </w:style>
  <w:style w:type="paragraph" w:customStyle="1" w:styleId="012A113A737B49E887003399E2CA52DE">
    <w:name w:val="012A113A737B49E887003399E2CA52DE"/>
  </w:style>
  <w:style w:type="paragraph" w:customStyle="1" w:styleId="51D658D073344464A52E75FB83440411">
    <w:name w:val="51D658D073344464A52E75FB83440411"/>
  </w:style>
  <w:style w:type="paragraph" w:customStyle="1" w:styleId="3470B2B4E94C4C4483E5FC3B85CE50DB">
    <w:name w:val="3470B2B4E94C4C4483E5FC3B85CE50DB"/>
  </w:style>
  <w:style w:type="paragraph" w:customStyle="1" w:styleId="BCC47831298640B68B72CB01AF04531D">
    <w:name w:val="BCC47831298640B68B72CB01AF04531D"/>
  </w:style>
  <w:style w:type="paragraph" w:customStyle="1" w:styleId="57D87E58B40044B9BEDA50D1FA6D0924">
    <w:name w:val="57D87E58B40044B9BEDA50D1FA6D0924"/>
  </w:style>
  <w:style w:type="paragraph" w:customStyle="1" w:styleId="CBADEA1BEA9949DDA43F4E6153C9D839">
    <w:name w:val="CBADEA1BEA9949DDA43F4E6153C9D839"/>
  </w:style>
  <w:style w:type="paragraph" w:customStyle="1" w:styleId="075689B0846A450FB06535F709781FC7">
    <w:name w:val="075689B0846A450FB06535F709781FC7"/>
  </w:style>
  <w:style w:type="paragraph" w:customStyle="1" w:styleId="F1E372233DE94C32B42153AC2E95994B">
    <w:name w:val="F1E372233DE94C32B42153AC2E95994B"/>
  </w:style>
  <w:style w:type="paragraph" w:customStyle="1" w:styleId="5CBA32380CC44DE5B678929FB9838C37">
    <w:name w:val="5CBA32380CC44DE5B678929FB9838C37"/>
  </w:style>
  <w:style w:type="paragraph" w:customStyle="1" w:styleId="BF6DF79876C54C04878337308111B5B7">
    <w:name w:val="BF6DF79876C54C04878337308111B5B7"/>
  </w:style>
  <w:style w:type="paragraph" w:customStyle="1" w:styleId="1AB15A8B072247DD9A7483DADCCC81E8">
    <w:name w:val="1AB15A8B072247DD9A7483DADCCC81E8"/>
  </w:style>
  <w:style w:type="paragraph" w:customStyle="1" w:styleId="F79D583BDFEC401C857ACF541C782EC6">
    <w:name w:val="F79D583BDFEC401C857ACF541C782EC6"/>
  </w:style>
  <w:style w:type="paragraph" w:customStyle="1" w:styleId="9DC946079C7E481FAA993A1E738FA6EE">
    <w:name w:val="9DC946079C7E481FAA993A1E738FA6EE"/>
  </w:style>
  <w:style w:type="paragraph" w:customStyle="1" w:styleId="6260A45C5BF14B3A9447E86743D76950">
    <w:name w:val="6260A45C5BF14B3A9447E86743D76950"/>
  </w:style>
  <w:style w:type="paragraph" w:customStyle="1" w:styleId="037834363E154D8BA98DA4945846C79A">
    <w:name w:val="037834363E154D8BA98DA4945846C79A"/>
  </w:style>
  <w:style w:type="paragraph" w:customStyle="1" w:styleId="EC9CFCA5286D4F71B5DE62B18AB0C228">
    <w:name w:val="EC9CFCA5286D4F71B5DE62B18AB0C228"/>
  </w:style>
  <w:style w:type="paragraph" w:customStyle="1" w:styleId="1DACBE6877944ADDAC78EBB7D7375643">
    <w:name w:val="1DACBE6877944ADDAC78EBB7D7375643"/>
  </w:style>
  <w:style w:type="paragraph" w:customStyle="1" w:styleId="DAAE6BCB20DF49608C87BDB3DF79E179">
    <w:name w:val="DAAE6BCB20DF49608C87BDB3DF79E179"/>
  </w:style>
  <w:style w:type="paragraph" w:customStyle="1" w:styleId="A567C4B9D362450BB56B8391B036071A">
    <w:name w:val="A567C4B9D362450BB56B8391B036071A"/>
  </w:style>
  <w:style w:type="paragraph" w:customStyle="1" w:styleId="38F961648F184A9FBF292A565213B3E9">
    <w:name w:val="38F961648F184A9FBF292A565213B3E9"/>
  </w:style>
  <w:style w:type="paragraph" w:customStyle="1" w:styleId="23F5E93A6B6141CD8FF40991851BDE4A">
    <w:name w:val="23F5E93A6B6141CD8FF40991851BDE4A"/>
  </w:style>
  <w:style w:type="paragraph" w:customStyle="1" w:styleId="B04700CD06614C0EA54128B46341999E">
    <w:name w:val="B04700CD06614C0EA54128B46341999E"/>
  </w:style>
  <w:style w:type="paragraph" w:customStyle="1" w:styleId="B3445495C8D54E35845D30C3B96F6EE3">
    <w:name w:val="B3445495C8D54E35845D30C3B96F6EE3"/>
  </w:style>
  <w:style w:type="paragraph" w:customStyle="1" w:styleId="3A0ACB8DB13444ECA5E5007477D5BB4A">
    <w:name w:val="3A0ACB8DB13444ECA5E5007477D5BB4A"/>
  </w:style>
  <w:style w:type="paragraph" w:customStyle="1" w:styleId="5F981D3E2DDF423A909EE29E157456AD">
    <w:name w:val="5F981D3E2DDF423A909EE29E157456AD"/>
  </w:style>
  <w:style w:type="paragraph" w:customStyle="1" w:styleId="23F74F78B5884F9FA3C25E987F0E1AA9">
    <w:name w:val="23F74F78B5884F9FA3C25E987F0E1AA9"/>
  </w:style>
  <w:style w:type="paragraph" w:customStyle="1" w:styleId="6D845995223542568EAAE6D56FB8241D">
    <w:name w:val="6D845995223542568EAAE6D56FB8241D"/>
  </w:style>
  <w:style w:type="paragraph" w:customStyle="1" w:styleId="F02DE882891146C9B193B43A8B249E83">
    <w:name w:val="F02DE882891146C9B193B43A8B249E83"/>
  </w:style>
  <w:style w:type="paragraph" w:customStyle="1" w:styleId="1E7972DD8A9F4D61B4952F8AF89B5973">
    <w:name w:val="1E7972DD8A9F4D61B4952F8AF89B5973"/>
  </w:style>
  <w:style w:type="paragraph" w:customStyle="1" w:styleId="5E7AACD19C30433BA6E1996A9C62DDAB">
    <w:name w:val="5E7AACD19C30433BA6E1996A9C62DDAB"/>
  </w:style>
  <w:style w:type="paragraph" w:customStyle="1" w:styleId="4E5DB46607E64052AA85DFC4BA950355">
    <w:name w:val="4E5DB46607E64052AA85DFC4BA950355"/>
  </w:style>
  <w:style w:type="paragraph" w:customStyle="1" w:styleId="CE40B3903D17486892E920754B830700">
    <w:name w:val="CE40B3903D17486892E920754B830700"/>
  </w:style>
  <w:style w:type="paragraph" w:customStyle="1" w:styleId="3967B7DC60714CDDA027B19681E2A8BA">
    <w:name w:val="3967B7DC60714CDDA027B19681E2A8BA"/>
  </w:style>
  <w:style w:type="paragraph" w:customStyle="1" w:styleId="4F1839ED3ABC4D41993D0FA46EB1C0A3">
    <w:name w:val="4F1839ED3ABC4D41993D0FA46EB1C0A3"/>
  </w:style>
  <w:style w:type="paragraph" w:customStyle="1" w:styleId="F1F4F74051A94D1382FE89EAB0E74017">
    <w:name w:val="F1F4F74051A94D1382FE89EAB0E74017"/>
  </w:style>
  <w:style w:type="paragraph" w:customStyle="1" w:styleId="23905D9804824AC78055A10C5822BF0D">
    <w:name w:val="23905D9804824AC78055A10C5822BF0D"/>
  </w:style>
  <w:style w:type="paragraph" w:customStyle="1" w:styleId="034B29D49E204AE1B905CF5C7566B8AB">
    <w:name w:val="034B29D49E204AE1B905CF5C7566B8AB"/>
  </w:style>
  <w:style w:type="paragraph" w:customStyle="1" w:styleId="97A5D6096B7C44E09EBB7763CD891FB3">
    <w:name w:val="97A5D6096B7C44E09EBB7763CD891FB3"/>
  </w:style>
  <w:style w:type="paragraph" w:customStyle="1" w:styleId="864FCC1FC1FB46F48A63B1C3C8D7F2D4">
    <w:name w:val="864FCC1FC1FB46F48A63B1C3C8D7F2D4"/>
  </w:style>
  <w:style w:type="paragraph" w:customStyle="1" w:styleId="A06F1B2341734977A9C38B033A3729F4">
    <w:name w:val="A06F1B2341734977A9C38B033A3729F4"/>
  </w:style>
  <w:style w:type="paragraph" w:customStyle="1" w:styleId="B07CB25BFD3344D38E2D573874BD2154">
    <w:name w:val="B07CB25BFD3344D38E2D573874BD2154"/>
  </w:style>
  <w:style w:type="paragraph" w:customStyle="1" w:styleId="0EBA43F446154FB69EC791418BF44C22">
    <w:name w:val="0EBA43F446154FB69EC791418BF44C22"/>
  </w:style>
  <w:style w:type="paragraph" w:customStyle="1" w:styleId="2542771E72FE45888D8A80E354C17420">
    <w:name w:val="2542771E72FE45888D8A80E354C17420"/>
  </w:style>
  <w:style w:type="paragraph" w:customStyle="1" w:styleId="B4006FA4B2A7441D9B0480DF6FE1A7FD">
    <w:name w:val="B4006FA4B2A7441D9B0480DF6FE1A7FD"/>
  </w:style>
  <w:style w:type="paragraph" w:customStyle="1" w:styleId="F829EA6798904CC994EEAB32E9417CC9">
    <w:name w:val="F829EA6798904CC994EEAB32E9417CC9"/>
  </w:style>
  <w:style w:type="paragraph" w:customStyle="1" w:styleId="683283F1E90549CE81C123690B12E3B7">
    <w:name w:val="683283F1E90549CE81C123690B12E3B7"/>
  </w:style>
  <w:style w:type="paragraph" w:customStyle="1" w:styleId="D1207573F4C94510B6207F5999FA7A0C">
    <w:name w:val="D1207573F4C94510B6207F5999FA7A0C"/>
  </w:style>
  <w:style w:type="paragraph" w:customStyle="1" w:styleId="1AB78A8564BB4AF6915389BF97170BC0">
    <w:name w:val="1AB78A8564BB4AF6915389BF97170BC0"/>
  </w:style>
  <w:style w:type="paragraph" w:customStyle="1" w:styleId="28AEAD97612E489C9D570C12D0E2C7DD">
    <w:name w:val="28AEAD97612E489C9D570C12D0E2C7DD"/>
  </w:style>
  <w:style w:type="paragraph" w:customStyle="1" w:styleId="A7EC3B42A0D44046BDFFD230C9293320">
    <w:name w:val="A7EC3B42A0D44046BDFFD230C9293320"/>
  </w:style>
  <w:style w:type="paragraph" w:customStyle="1" w:styleId="AC8611821E79420E9FAB01CA528E1E32">
    <w:name w:val="AC8611821E79420E9FAB01CA528E1E32"/>
  </w:style>
  <w:style w:type="paragraph" w:customStyle="1" w:styleId="1D95ED6B86EA40C598F2C416B710FDF3">
    <w:name w:val="1D95ED6B86EA40C598F2C416B710FDF3"/>
  </w:style>
  <w:style w:type="paragraph" w:customStyle="1" w:styleId="5A8C89A834724766A9BDC3313210AA33">
    <w:name w:val="5A8C89A834724766A9BDC3313210AA33"/>
  </w:style>
  <w:style w:type="paragraph" w:customStyle="1" w:styleId="A5A70F1FAF324D5A88AB7BBCA31BBBA8">
    <w:name w:val="A5A70F1FAF324D5A88AB7BBCA31BBBA8"/>
  </w:style>
  <w:style w:type="paragraph" w:customStyle="1" w:styleId="3C9855E510CC4EAB939EEAF77DCD1826">
    <w:name w:val="3C9855E510CC4EAB939EEAF77DCD1826"/>
  </w:style>
  <w:style w:type="paragraph" w:customStyle="1" w:styleId="B4709787D5D640CEA1D97B459DA027B1">
    <w:name w:val="B4709787D5D640CEA1D97B459DA027B1"/>
  </w:style>
  <w:style w:type="paragraph" w:customStyle="1" w:styleId="AA7AB17A97824047BDDD5930B2E74A99">
    <w:name w:val="AA7AB17A97824047BDDD5930B2E74A99"/>
  </w:style>
  <w:style w:type="paragraph" w:customStyle="1" w:styleId="4AA77DD440874583B3DF5F871490960D">
    <w:name w:val="4AA77DD440874583B3DF5F871490960D"/>
  </w:style>
  <w:style w:type="paragraph" w:customStyle="1" w:styleId="263D9CF2F3EF468DBBC2CA133ED3685C">
    <w:name w:val="263D9CF2F3EF468DBBC2CA133ED3685C"/>
  </w:style>
  <w:style w:type="paragraph" w:customStyle="1" w:styleId="CAABEBBED9EA41D89FB366D038C6C2B8">
    <w:name w:val="CAABEBBED9EA41D89FB366D038C6C2B8"/>
  </w:style>
  <w:style w:type="paragraph" w:customStyle="1" w:styleId="CD46086A847045B8B1A4DF8AF33C9507">
    <w:name w:val="CD46086A847045B8B1A4DF8AF33C9507"/>
  </w:style>
  <w:style w:type="paragraph" w:customStyle="1" w:styleId="A011743A05534D72B31A8E232CF2F83E">
    <w:name w:val="A011743A05534D72B31A8E232CF2F83E"/>
  </w:style>
  <w:style w:type="paragraph" w:customStyle="1" w:styleId="8AE7E0865C5847AC88C04B5E953052A6">
    <w:name w:val="8AE7E0865C5847AC88C04B5E953052A6"/>
  </w:style>
  <w:style w:type="paragraph" w:customStyle="1" w:styleId="E86B97B7BDBA41138617FBEA07FB29B3">
    <w:name w:val="E86B97B7BDBA41138617FBEA07FB29B3"/>
  </w:style>
  <w:style w:type="paragraph" w:customStyle="1" w:styleId="0ECB1CD28E044A24A2DAF262C93B3829">
    <w:name w:val="0ECB1CD28E044A24A2DAF262C93B3829"/>
  </w:style>
  <w:style w:type="paragraph" w:customStyle="1" w:styleId="3C7113A8F5714C58899BDDCDBBEC88A8">
    <w:name w:val="3C7113A8F5714C58899BDDCDBBEC88A8"/>
  </w:style>
  <w:style w:type="paragraph" w:customStyle="1" w:styleId="F08EFE0A637B4E59B4E4C82D199262DE">
    <w:name w:val="F08EFE0A637B4E59B4E4C82D199262DE"/>
  </w:style>
  <w:style w:type="paragraph" w:customStyle="1" w:styleId="01C8DAA3B8E648B0BCC5ABEE225235AC">
    <w:name w:val="01C8DAA3B8E648B0BCC5ABEE225235AC"/>
  </w:style>
  <w:style w:type="paragraph" w:customStyle="1" w:styleId="716EE0C53FC14911B734D7C5553DDC7F">
    <w:name w:val="716EE0C53FC14911B734D7C5553DDC7F"/>
  </w:style>
  <w:style w:type="paragraph" w:customStyle="1" w:styleId="1BCDDEA651904DB481E8CD4F72CFEFDC">
    <w:name w:val="1BCDDEA651904DB481E8CD4F72CFEFDC"/>
  </w:style>
  <w:style w:type="paragraph" w:customStyle="1" w:styleId="69522019CAAB453BB9E6DB84D09D521A">
    <w:name w:val="69522019CAAB453BB9E6DB84D09D521A"/>
  </w:style>
  <w:style w:type="paragraph" w:customStyle="1" w:styleId="345FFBB9037946EEA6FCF73F9E0324C0">
    <w:name w:val="345FFBB9037946EEA6FCF73F9E0324C0"/>
  </w:style>
  <w:style w:type="paragraph" w:customStyle="1" w:styleId="29B54D62763244388113C882D4662A0A">
    <w:name w:val="29B54D62763244388113C882D4662A0A"/>
  </w:style>
  <w:style w:type="paragraph" w:customStyle="1" w:styleId="E152BD05AF21474B9A19D78593091D0F">
    <w:name w:val="E152BD05AF21474B9A19D78593091D0F"/>
  </w:style>
  <w:style w:type="paragraph" w:customStyle="1" w:styleId="0E0490A384FC43F88FC095C8AB2AF78E">
    <w:name w:val="0E0490A384FC43F88FC095C8AB2AF78E"/>
  </w:style>
  <w:style w:type="paragraph" w:customStyle="1" w:styleId="B1065D6E4A7B46BFA96A158EEF339747">
    <w:name w:val="B1065D6E4A7B46BFA96A158EEF339747"/>
  </w:style>
  <w:style w:type="paragraph" w:customStyle="1" w:styleId="A519136691AF48D79813570EB48DBAA7">
    <w:name w:val="A519136691AF48D79813570EB48DBAA7"/>
  </w:style>
  <w:style w:type="paragraph" w:customStyle="1" w:styleId="39AA7059D4244CB3B19DF093C8693304">
    <w:name w:val="39AA7059D4244CB3B19DF093C8693304"/>
  </w:style>
  <w:style w:type="paragraph" w:customStyle="1" w:styleId="F73DECC0EA15430B80532E3AD0EAC420">
    <w:name w:val="F73DECC0EA15430B80532E3AD0EAC420"/>
  </w:style>
  <w:style w:type="paragraph" w:customStyle="1" w:styleId="CDB4203798834545BD7852CBB0CC10FE">
    <w:name w:val="CDB4203798834545BD7852CBB0CC10FE"/>
  </w:style>
  <w:style w:type="paragraph" w:customStyle="1" w:styleId="D4AF0285A9B94F1E9E6B978B634BB38D">
    <w:name w:val="D4AF0285A9B94F1E9E6B978B634BB38D"/>
  </w:style>
  <w:style w:type="paragraph" w:customStyle="1" w:styleId="E0980802C98B471A8408F9E2396DDC63">
    <w:name w:val="E0980802C98B471A8408F9E2396DDC63"/>
  </w:style>
  <w:style w:type="paragraph" w:customStyle="1" w:styleId="A64C487E795C4137999BA20B04C81CD8">
    <w:name w:val="A64C487E795C4137999BA20B04C81CD8"/>
  </w:style>
  <w:style w:type="paragraph" w:customStyle="1" w:styleId="FDD7E0F82F344F4AA8D8E1DCE2F8B4E8">
    <w:name w:val="FDD7E0F82F344F4AA8D8E1DCE2F8B4E8"/>
  </w:style>
  <w:style w:type="paragraph" w:customStyle="1" w:styleId="245AB73B1A844DB5B4CDCC7AEF44AA45">
    <w:name w:val="245AB73B1A844DB5B4CDCC7AEF44AA45"/>
  </w:style>
  <w:style w:type="paragraph" w:customStyle="1" w:styleId="B21B1166CE984E7E9E4D1D63E799537C">
    <w:name w:val="B21B1166CE984E7E9E4D1D63E799537C"/>
  </w:style>
  <w:style w:type="paragraph" w:customStyle="1" w:styleId="C84F93AC53C0493F9037C15840472076">
    <w:name w:val="C84F93AC53C0493F9037C15840472076"/>
  </w:style>
  <w:style w:type="paragraph" w:customStyle="1" w:styleId="64DA346EFB274483A9C25785E981A6D2">
    <w:name w:val="64DA346EFB274483A9C25785E981A6D2"/>
  </w:style>
  <w:style w:type="paragraph" w:customStyle="1" w:styleId="6F31989D6533451FAB6A643491104AE1">
    <w:name w:val="6F31989D6533451FAB6A643491104AE1"/>
  </w:style>
  <w:style w:type="paragraph" w:customStyle="1" w:styleId="6713C2423D9B455294B7CD99C1B2C8FF">
    <w:name w:val="6713C2423D9B455294B7CD99C1B2C8FF"/>
  </w:style>
  <w:style w:type="paragraph" w:customStyle="1" w:styleId="152BECBD0B604BB5B653E196C77A2466">
    <w:name w:val="152BECBD0B604BB5B653E196C77A2466"/>
  </w:style>
  <w:style w:type="paragraph" w:customStyle="1" w:styleId="A9392826C82547A5945865B5F7AEFFA0">
    <w:name w:val="A9392826C82547A5945865B5F7AEFFA0"/>
  </w:style>
  <w:style w:type="paragraph" w:customStyle="1" w:styleId="DAB3E9D74D184585A8C8C35A7F7E77CE">
    <w:name w:val="DAB3E9D74D184585A8C8C35A7F7E77CE"/>
  </w:style>
  <w:style w:type="paragraph" w:customStyle="1" w:styleId="C9E0B7117F934B68BEC02D59F31532BE">
    <w:name w:val="C9E0B7117F934B68BEC02D59F31532BE"/>
  </w:style>
  <w:style w:type="paragraph" w:customStyle="1" w:styleId="E5F06D01B89F4A47B5333D65D7ACD788">
    <w:name w:val="E5F06D01B89F4A47B5333D65D7ACD788"/>
  </w:style>
  <w:style w:type="paragraph" w:customStyle="1" w:styleId="CEA288B2010349E18B38CD7948C09605">
    <w:name w:val="CEA288B2010349E18B38CD7948C09605"/>
  </w:style>
  <w:style w:type="paragraph" w:customStyle="1" w:styleId="329BD3BCD02B4CCCAEE31A5ED316C9E8">
    <w:name w:val="329BD3BCD02B4CCCAEE31A5ED316C9E8"/>
  </w:style>
  <w:style w:type="paragraph" w:customStyle="1" w:styleId="B66D40AFD7674265B14E4BBD120D69C4">
    <w:name w:val="B66D40AFD7674265B14E4BBD120D69C4"/>
  </w:style>
  <w:style w:type="paragraph" w:customStyle="1" w:styleId="B25886D727A9433B88AF5396F9082853">
    <w:name w:val="B25886D727A9433B88AF5396F9082853"/>
  </w:style>
  <w:style w:type="paragraph" w:customStyle="1" w:styleId="BDBC3854F38746B0B05D01B3BC2FFC1A">
    <w:name w:val="BDBC3854F38746B0B05D01B3BC2FFC1A"/>
  </w:style>
  <w:style w:type="paragraph" w:customStyle="1" w:styleId="D5532FEF10A94B879DF13D2C64957249">
    <w:name w:val="D5532FEF10A94B879DF13D2C64957249"/>
  </w:style>
  <w:style w:type="paragraph" w:customStyle="1" w:styleId="75A0304A8252492AAB2F5DC729900DFC">
    <w:name w:val="75A0304A8252492AAB2F5DC729900DFC"/>
  </w:style>
  <w:style w:type="paragraph" w:customStyle="1" w:styleId="B42A7199B95545F3B421FA6021FC4B5C">
    <w:name w:val="B42A7199B95545F3B421FA6021FC4B5C"/>
  </w:style>
  <w:style w:type="paragraph" w:customStyle="1" w:styleId="70BF3D177AA44184B4D2DA73CC39A2AB">
    <w:name w:val="70BF3D177AA44184B4D2DA73CC39A2AB"/>
  </w:style>
  <w:style w:type="paragraph" w:customStyle="1" w:styleId="125C26C41B1D4028B0E8DD7441992BD8">
    <w:name w:val="125C26C41B1D4028B0E8DD7441992BD8"/>
  </w:style>
  <w:style w:type="paragraph" w:customStyle="1" w:styleId="3A75250A9ECA4B3FBB7C50B61EC511A6">
    <w:name w:val="3A75250A9ECA4B3FBB7C50B61EC511A6"/>
  </w:style>
  <w:style w:type="paragraph" w:customStyle="1" w:styleId="82283789677141BAAA2DB72D6F03696C">
    <w:name w:val="82283789677141BAAA2DB72D6F03696C"/>
  </w:style>
  <w:style w:type="paragraph" w:customStyle="1" w:styleId="B34C2801ABE7471CB878D4B36E1B17A5">
    <w:name w:val="B34C2801ABE7471CB878D4B36E1B17A5"/>
  </w:style>
  <w:style w:type="paragraph" w:customStyle="1" w:styleId="A9B3CFCD10B94F498107632ADF9473D7">
    <w:name w:val="A9B3CFCD10B94F498107632ADF9473D7"/>
  </w:style>
  <w:style w:type="paragraph" w:customStyle="1" w:styleId="70CF1754A28D4E7098ED6FCBC2A17085">
    <w:name w:val="70CF1754A28D4E7098ED6FCBC2A17085"/>
  </w:style>
  <w:style w:type="paragraph" w:customStyle="1" w:styleId="99BBBCB7CBB34428A81F109D31C475EC">
    <w:name w:val="99BBBCB7CBB34428A81F109D31C475EC"/>
  </w:style>
  <w:style w:type="paragraph" w:customStyle="1" w:styleId="35095C494D364BDA9FA96D3CA5D28537">
    <w:name w:val="35095C494D364BDA9FA96D3CA5D28537"/>
  </w:style>
  <w:style w:type="paragraph" w:customStyle="1" w:styleId="9964A5B8C1624DEA9F35B541D0F2C3B3">
    <w:name w:val="9964A5B8C1624DEA9F35B541D0F2C3B3"/>
  </w:style>
  <w:style w:type="paragraph" w:customStyle="1" w:styleId="3F5ED1ECF999449F8D1BB4B63665B89E">
    <w:name w:val="3F5ED1ECF999449F8D1BB4B63665B89E"/>
  </w:style>
  <w:style w:type="paragraph" w:customStyle="1" w:styleId="4F19F41E113744E8BFABC46FDD3DB9FA">
    <w:name w:val="4F19F41E113744E8BFABC46FDD3DB9FA"/>
  </w:style>
  <w:style w:type="paragraph" w:customStyle="1" w:styleId="97808AD2877B46818C0FC4F9E40369CA">
    <w:name w:val="97808AD2877B46818C0FC4F9E40369CA"/>
  </w:style>
  <w:style w:type="paragraph" w:customStyle="1" w:styleId="B971B9B265E142A19397329E420D4A7D">
    <w:name w:val="B971B9B265E142A19397329E420D4A7D"/>
  </w:style>
  <w:style w:type="paragraph" w:customStyle="1" w:styleId="4C33D2DEC587486A9C368FC01CE5A597">
    <w:name w:val="4C33D2DEC587486A9C368FC01CE5A597"/>
  </w:style>
  <w:style w:type="paragraph" w:customStyle="1" w:styleId="C4E5E232D8CF4A7281B422111B3CB83C">
    <w:name w:val="C4E5E232D8CF4A7281B422111B3CB83C"/>
  </w:style>
  <w:style w:type="paragraph" w:customStyle="1" w:styleId="A58CD9FB16C24E8CB212EF7F7EFBD232">
    <w:name w:val="A58CD9FB16C24E8CB212EF7F7EFBD232"/>
  </w:style>
  <w:style w:type="paragraph" w:customStyle="1" w:styleId="B46ABF6A7B1642EB9B39328F8D4A787F">
    <w:name w:val="B46ABF6A7B1642EB9B39328F8D4A787F"/>
  </w:style>
  <w:style w:type="paragraph" w:customStyle="1" w:styleId="EA43EF6976FA4D809AB0FAB868B09572">
    <w:name w:val="EA43EF6976FA4D809AB0FAB868B09572"/>
  </w:style>
  <w:style w:type="paragraph" w:customStyle="1" w:styleId="B12CB657BC0342A4AFC46F5C7D498842">
    <w:name w:val="B12CB657BC0342A4AFC46F5C7D498842"/>
  </w:style>
  <w:style w:type="paragraph" w:customStyle="1" w:styleId="F7EE89A6ACC24E33AE450E57BB3D93A0">
    <w:name w:val="F7EE89A6ACC24E33AE450E57BB3D93A0"/>
  </w:style>
  <w:style w:type="paragraph" w:customStyle="1" w:styleId="8BB99848D8D54B669693B65646317550">
    <w:name w:val="8BB99848D8D54B669693B65646317550"/>
  </w:style>
  <w:style w:type="paragraph" w:customStyle="1" w:styleId="D283E06EFEA941039B596D0E10F2A0E3">
    <w:name w:val="D283E06EFEA941039B596D0E10F2A0E3"/>
  </w:style>
  <w:style w:type="paragraph" w:customStyle="1" w:styleId="8966002CFED948A4AD97E92E8F9D7B38">
    <w:name w:val="8966002CFED948A4AD97E92E8F9D7B38"/>
  </w:style>
  <w:style w:type="paragraph" w:customStyle="1" w:styleId="1D395FACE9744663B45EC78C7A3B9501">
    <w:name w:val="1D395FACE9744663B45EC78C7A3B9501"/>
  </w:style>
  <w:style w:type="paragraph" w:customStyle="1" w:styleId="CE5E378938B14BB097C46F5F7F4A1156">
    <w:name w:val="CE5E378938B14BB097C46F5F7F4A1156"/>
  </w:style>
  <w:style w:type="paragraph" w:customStyle="1" w:styleId="A20EDF9102B14D4E9A651FE55E111D99">
    <w:name w:val="A20EDF9102B14D4E9A651FE55E111D99"/>
  </w:style>
  <w:style w:type="paragraph" w:customStyle="1" w:styleId="15A7ED5549394B60B2C1AF6BB2510935">
    <w:name w:val="15A7ED5549394B60B2C1AF6BB2510935"/>
  </w:style>
  <w:style w:type="paragraph" w:customStyle="1" w:styleId="3F585C6905B14B64A6DA6FB90352520B">
    <w:name w:val="3F585C6905B14B64A6DA6FB90352520B"/>
  </w:style>
  <w:style w:type="paragraph" w:customStyle="1" w:styleId="D3D5FFC4D2554E7D83B595FFEE9FE5EC">
    <w:name w:val="D3D5FFC4D2554E7D83B595FFEE9FE5EC"/>
  </w:style>
  <w:style w:type="paragraph" w:customStyle="1" w:styleId="E6885835B6EF49249FDC984F6660F812">
    <w:name w:val="E6885835B6EF49249FDC984F6660F812"/>
  </w:style>
  <w:style w:type="paragraph" w:customStyle="1" w:styleId="CD18CF350CA0449B9B6C38D0BADCC594">
    <w:name w:val="CD18CF350CA0449B9B6C38D0BADCC594"/>
  </w:style>
  <w:style w:type="paragraph" w:customStyle="1" w:styleId="843F78E6956E436BA5FE6F15724A98A0">
    <w:name w:val="843F78E6956E436BA5FE6F15724A98A0"/>
  </w:style>
  <w:style w:type="paragraph" w:customStyle="1" w:styleId="8967FCEB18624371B1523AFA7D5E1982">
    <w:name w:val="8967FCEB18624371B1523AFA7D5E1982"/>
  </w:style>
  <w:style w:type="paragraph" w:customStyle="1" w:styleId="D78779E7BF0E44A4823EB73CF99FEDD1">
    <w:name w:val="D78779E7BF0E44A4823EB73CF99FEDD1"/>
  </w:style>
  <w:style w:type="paragraph" w:customStyle="1" w:styleId="482C0750C6584143ADAEF25268CBEA44">
    <w:name w:val="482C0750C6584143ADAEF25268CBEA44"/>
  </w:style>
  <w:style w:type="paragraph" w:customStyle="1" w:styleId="3516801FFB57463E92CD28FD46156A66">
    <w:name w:val="3516801FFB57463E92CD28FD46156A66"/>
  </w:style>
  <w:style w:type="paragraph" w:customStyle="1" w:styleId="1F59A2F49E6B47B58666CF6CB1943A28">
    <w:name w:val="1F59A2F49E6B47B58666CF6CB1943A28"/>
  </w:style>
  <w:style w:type="paragraph" w:customStyle="1" w:styleId="F7B49C6B0AF74595B90ECA588AFC660D">
    <w:name w:val="F7B49C6B0AF74595B90ECA588AFC660D"/>
  </w:style>
  <w:style w:type="paragraph" w:customStyle="1" w:styleId="3F149B6E255240E78F18D8C9E1406BD4">
    <w:name w:val="3F149B6E255240E78F18D8C9E1406BD4"/>
  </w:style>
  <w:style w:type="paragraph" w:customStyle="1" w:styleId="0353E1540CEE4189AD8FB7A60EBBB4D8">
    <w:name w:val="0353E1540CEE4189AD8FB7A60EBBB4D8"/>
  </w:style>
  <w:style w:type="paragraph" w:customStyle="1" w:styleId="86DD098C3FD64D5080EBE27E744C78B3">
    <w:name w:val="86DD098C3FD64D5080EBE27E744C78B3"/>
  </w:style>
  <w:style w:type="paragraph" w:customStyle="1" w:styleId="D02C354DB4FA4BE1866F70FB86D82427">
    <w:name w:val="D02C354DB4FA4BE1866F70FB86D82427"/>
  </w:style>
  <w:style w:type="paragraph" w:customStyle="1" w:styleId="9494492DD1B84EAAA7E7DFC25A69D8DE">
    <w:name w:val="9494492DD1B84EAAA7E7DFC25A69D8DE"/>
  </w:style>
  <w:style w:type="paragraph" w:customStyle="1" w:styleId="AECB75CB0BDA452491C110C8CFBCAB0F">
    <w:name w:val="AECB75CB0BDA452491C110C8CFBCAB0F"/>
  </w:style>
  <w:style w:type="paragraph" w:customStyle="1" w:styleId="A27487389DA5473BA7C885AD64BAA987">
    <w:name w:val="A27487389DA5473BA7C885AD64BAA987"/>
  </w:style>
  <w:style w:type="paragraph" w:customStyle="1" w:styleId="376EAF98352A4A5BBB49DBBCE17D98CB">
    <w:name w:val="376EAF98352A4A5BBB49DBBCE17D98CB"/>
  </w:style>
  <w:style w:type="paragraph" w:customStyle="1" w:styleId="5F62A85E73D54658802071970FE28900">
    <w:name w:val="5F62A85E73D54658802071970FE28900"/>
  </w:style>
  <w:style w:type="paragraph" w:customStyle="1" w:styleId="26A15A381FCF422C947BA8B422734300">
    <w:name w:val="26A15A381FCF422C947BA8B422734300"/>
  </w:style>
  <w:style w:type="paragraph" w:customStyle="1" w:styleId="C129E0D68F50432E908FBBC7122748F6">
    <w:name w:val="C129E0D68F50432E908FBBC7122748F6"/>
  </w:style>
  <w:style w:type="paragraph" w:customStyle="1" w:styleId="0B6BB7AC6DBF49A0BFB0977595DE1A1B">
    <w:name w:val="0B6BB7AC6DBF49A0BFB0977595DE1A1B"/>
  </w:style>
  <w:style w:type="paragraph" w:customStyle="1" w:styleId="34AF0049CF70480E9E95C86281013D2B">
    <w:name w:val="34AF0049CF70480E9E95C86281013D2B"/>
  </w:style>
  <w:style w:type="paragraph" w:customStyle="1" w:styleId="947377400167401B82B1E939AB656EDF">
    <w:name w:val="947377400167401B82B1E939AB656EDF"/>
  </w:style>
  <w:style w:type="paragraph" w:customStyle="1" w:styleId="4898EC0F4B174E4087EB1B440751F220">
    <w:name w:val="4898EC0F4B174E4087EB1B440751F220"/>
  </w:style>
  <w:style w:type="paragraph" w:customStyle="1" w:styleId="98F307D742E14C8FB4A50B57B0ABF9C6">
    <w:name w:val="98F307D742E14C8FB4A50B57B0ABF9C6"/>
  </w:style>
  <w:style w:type="paragraph" w:customStyle="1" w:styleId="52D20919DD1346248B0D87C1407D81D6">
    <w:name w:val="52D20919DD1346248B0D87C1407D81D6"/>
  </w:style>
  <w:style w:type="paragraph" w:customStyle="1" w:styleId="7E67A76D31184DE8976242AC77C1F381">
    <w:name w:val="7E67A76D31184DE8976242AC77C1F381"/>
  </w:style>
  <w:style w:type="paragraph" w:customStyle="1" w:styleId="01FD22E6837340A4943D8076AD587869">
    <w:name w:val="01FD22E6837340A4943D8076AD587869"/>
  </w:style>
  <w:style w:type="paragraph" w:customStyle="1" w:styleId="FA55DB655A394A469970E051C698F780">
    <w:name w:val="FA55DB655A394A469970E051C698F780"/>
  </w:style>
  <w:style w:type="paragraph" w:customStyle="1" w:styleId="1B4FCB3CE4C64AA498FA6E117B9E03FB">
    <w:name w:val="1B4FCB3CE4C64AA498FA6E117B9E03FB"/>
  </w:style>
  <w:style w:type="paragraph" w:customStyle="1" w:styleId="90A3BD27287D4C2CBB1D268E79F61064">
    <w:name w:val="90A3BD27287D4C2CBB1D268E79F61064"/>
  </w:style>
  <w:style w:type="paragraph" w:customStyle="1" w:styleId="D6C2E8DDEF9F45D1959BF7AF694F9DB6">
    <w:name w:val="D6C2E8DDEF9F45D1959BF7AF694F9DB6"/>
  </w:style>
  <w:style w:type="paragraph" w:customStyle="1" w:styleId="D34D70280DC64FFE92392BFFA90AE127">
    <w:name w:val="D34D70280DC64FFE92392BFFA90AE127"/>
  </w:style>
  <w:style w:type="paragraph" w:customStyle="1" w:styleId="FB1DF5B2F8B54BAAA3C3D77C6FAE3ED7">
    <w:name w:val="FB1DF5B2F8B54BAAA3C3D77C6FAE3ED7"/>
  </w:style>
  <w:style w:type="paragraph" w:customStyle="1" w:styleId="0B2E0363B2174E47B184431D470EB137">
    <w:name w:val="0B2E0363B2174E47B184431D470EB137"/>
  </w:style>
  <w:style w:type="paragraph" w:customStyle="1" w:styleId="7FCDEC83850E45BE9996A0DC4BCC8DF4">
    <w:name w:val="7FCDEC83850E45BE9996A0DC4BCC8DF4"/>
  </w:style>
  <w:style w:type="paragraph" w:customStyle="1" w:styleId="2F0A3342D2CF40F4A8DC22C665107659">
    <w:name w:val="2F0A3342D2CF40F4A8DC22C665107659"/>
  </w:style>
  <w:style w:type="paragraph" w:customStyle="1" w:styleId="735BE089F1C64C6590F49EACB8A0EDEB">
    <w:name w:val="735BE089F1C64C6590F49EACB8A0EDEB"/>
  </w:style>
  <w:style w:type="paragraph" w:customStyle="1" w:styleId="DE2E40B598C5437E929503FA78B0723D">
    <w:name w:val="DE2E40B598C5437E929503FA78B0723D"/>
  </w:style>
  <w:style w:type="paragraph" w:customStyle="1" w:styleId="81C9E3EB1C65425484C0B316BD291950">
    <w:name w:val="81C9E3EB1C65425484C0B316BD291950"/>
  </w:style>
  <w:style w:type="paragraph" w:customStyle="1" w:styleId="D6F7AB97C22243A7B18DD2682FC09299">
    <w:name w:val="D6F7AB97C22243A7B18DD2682FC09299"/>
  </w:style>
  <w:style w:type="paragraph" w:customStyle="1" w:styleId="804A3C2581B147E4805EDF345F5B8A23">
    <w:name w:val="804A3C2581B147E4805EDF345F5B8A23"/>
  </w:style>
  <w:style w:type="paragraph" w:customStyle="1" w:styleId="A84ECE54F46447D69D40A3E16B3003C5">
    <w:name w:val="A84ECE54F46447D69D40A3E16B3003C5"/>
  </w:style>
  <w:style w:type="paragraph" w:customStyle="1" w:styleId="696234354BC6464C9CA770FBDC3E7168">
    <w:name w:val="696234354BC6464C9CA770FBDC3E7168"/>
  </w:style>
  <w:style w:type="paragraph" w:customStyle="1" w:styleId="D56F508E4AAF4228BE0190D4C8EF30B6">
    <w:name w:val="D56F508E4AAF4228BE0190D4C8EF30B6"/>
  </w:style>
  <w:style w:type="paragraph" w:customStyle="1" w:styleId="3345FB61E888487CB178378C005F7E18">
    <w:name w:val="3345FB61E888487CB178378C005F7E18"/>
  </w:style>
  <w:style w:type="paragraph" w:customStyle="1" w:styleId="736DAB4C6B164F669FED14F486C5E444">
    <w:name w:val="736DAB4C6B164F669FED14F486C5E444"/>
  </w:style>
  <w:style w:type="paragraph" w:customStyle="1" w:styleId="0D329D231A6E42CE9A9FAC113848B98D">
    <w:name w:val="0D329D231A6E42CE9A9FAC113848B98D"/>
  </w:style>
  <w:style w:type="paragraph" w:customStyle="1" w:styleId="163574848B1C41D4A697909CEEEF86BD">
    <w:name w:val="163574848B1C41D4A697909CEEEF86BD"/>
  </w:style>
  <w:style w:type="paragraph" w:customStyle="1" w:styleId="85353DA5988B4C9788E499099ECA5052">
    <w:name w:val="85353DA5988B4C9788E499099ECA5052"/>
  </w:style>
  <w:style w:type="paragraph" w:customStyle="1" w:styleId="366D94676FEA48E5BF616046100EA6FD">
    <w:name w:val="366D94676FEA48E5BF616046100EA6FD"/>
  </w:style>
  <w:style w:type="paragraph" w:customStyle="1" w:styleId="7D84480420884BA58806DA024DD67744">
    <w:name w:val="7D84480420884BA58806DA024DD67744"/>
  </w:style>
  <w:style w:type="paragraph" w:customStyle="1" w:styleId="013DCBA12D0B418EA4325F59D893F3D9">
    <w:name w:val="013DCBA12D0B418EA4325F59D893F3D9"/>
  </w:style>
  <w:style w:type="paragraph" w:customStyle="1" w:styleId="9C6E8AE1613B4716BFA29707B524DF3E">
    <w:name w:val="9C6E8AE1613B4716BFA29707B524DF3E"/>
  </w:style>
  <w:style w:type="paragraph" w:customStyle="1" w:styleId="EC9E87C406FC43D897D85B5FED86B8E5">
    <w:name w:val="EC9E87C406FC43D897D85B5FED86B8E5"/>
  </w:style>
  <w:style w:type="paragraph" w:customStyle="1" w:styleId="F0970A7C8BDB4A9C957902C343A7A05A">
    <w:name w:val="F0970A7C8BDB4A9C957902C343A7A05A"/>
  </w:style>
  <w:style w:type="paragraph" w:customStyle="1" w:styleId="29D5FF46038245DFB8A363A024D0F004">
    <w:name w:val="29D5FF46038245DFB8A363A024D0F004"/>
  </w:style>
  <w:style w:type="paragraph" w:customStyle="1" w:styleId="7D38C0BFEC3545EC96C250B3232823FE">
    <w:name w:val="7D38C0BFEC3545EC96C250B3232823FE"/>
  </w:style>
  <w:style w:type="paragraph" w:customStyle="1" w:styleId="6C286F9DAB0E443BA19825D0D9BE0054">
    <w:name w:val="6C286F9DAB0E443BA19825D0D9BE0054"/>
  </w:style>
  <w:style w:type="paragraph" w:customStyle="1" w:styleId="195A2F542EF74F0EADDE1377671E4C46">
    <w:name w:val="195A2F542EF74F0EADDE1377671E4C46"/>
  </w:style>
  <w:style w:type="paragraph" w:customStyle="1" w:styleId="B7A4877A305543788CB4AABCDC8BFDCC">
    <w:name w:val="B7A4877A305543788CB4AABCDC8BFDCC"/>
  </w:style>
  <w:style w:type="paragraph" w:customStyle="1" w:styleId="6513E96E43EE42148922AE220E7DB5AA">
    <w:name w:val="6513E96E43EE42148922AE220E7DB5AA"/>
  </w:style>
  <w:style w:type="paragraph" w:customStyle="1" w:styleId="ED4531D1C5B74362B8F5F5729B18CE16">
    <w:name w:val="ED4531D1C5B74362B8F5F5729B18CE16"/>
  </w:style>
  <w:style w:type="paragraph" w:customStyle="1" w:styleId="1772A54E73DB4461BC6409BC5981CF51">
    <w:name w:val="1772A54E73DB4461BC6409BC5981CF51"/>
  </w:style>
  <w:style w:type="paragraph" w:customStyle="1" w:styleId="D21AE7E3C84F48E8A32C7B8FD7E08872">
    <w:name w:val="D21AE7E3C84F48E8A32C7B8FD7E08872"/>
  </w:style>
  <w:style w:type="paragraph" w:customStyle="1" w:styleId="21A83C2C17284A05949D211D9D239AFB">
    <w:name w:val="21A83C2C17284A05949D211D9D239AFB"/>
  </w:style>
  <w:style w:type="paragraph" w:customStyle="1" w:styleId="1EDCF70B3A584C4DADF666F34A07212B">
    <w:name w:val="1EDCF70B3A584C4DADF666F34A07212B"/>
  </w:style>
  <w:style w:type="paragraph" w:customStyle="1" w:styleId="6AED9F85F3E94BD98DA365C5653103EE">
    <w:name w:val="6AED9F85F3E94BD98DA365C5653103EE"/>
  </w:style>
  <w:style w:type="paragraph" w:customStyle="1" w:styleId="1C3E0952DAA5427786832C699AE723B7">
    <w:name w:val="1C3E0952DAA5427786832C699AE723B7"/>
  </w:style>
  <w:style w:type="paragraph" w:customStyle="1" w:styleId="337C88BFD3854818A69A6FF089C79AD5">
    <w:name w:val="337C88BFD3854818A69A6FF089C79AD5"/>
  </w:style>
  <w:style w:type="paragraph" w:customStyle="1" w:styleId="DDA5EE978AF74F2CB76A4571AAF8D8CD">
    <w:name w:val="DDA5EE978AF74F2CB76A4571AAF8D8CD"/>
  </w:style>
  <w:style w:type="paragraph" w:customStyle="1" w:styleId="EF997ABB01BB48A9BAC9C04AAE01C074">
    <w:name w:val="EF997ABB01BB48A9BAC9C04AAE01C074"/>
  </w:style>
  <w:style w:type="paragraph" w:customStyle="1" w:styleId="518AC75D7DD045ACA4231D37A169D0E5">
    <w:name w:val="518AC75D7DD045ACA4231D37A169D0E5"/>
  </w:style>
  <w:style w:type="paragraph" w:customStyle="1" w:styleId="FC1DDA99E17A49FDAE4ACEDF0816FF36">
    <w:name w:val="FC1DDA99E17A49FDAE4ACEDF0816FF36"/>
  </w:style>
  <w:style w:type="paragraph" w:customStyle="1" w:styleId="5B2210A4CFB349D9A0EB3EF2C0B90664">
    <w:name w:val="5B2210A4CFB349D9A0EB3EF2C0B90664"/>
  </w:style>
  <w:style w:type="paragraph" w:customStyle="1" w:styleId="12129FCB3CCE419FA72144536157E50C">
    <w:name w:val="12129FCB3CCE419FA72144536157E50C"/>
  </w:style>
  <w:style w:type="paragraph" w:customStyle="1" w:styleId="96123AB66C4C48C6A3F8E5F72B3E8568">
    <w:name w:val="96123AB66C4C48C6A3F8E5F72B3E8568"/>
  </w:style>
  <w:style w:type="paragraph" w:customStyle="1" w:styleId="D2F17AD094074A00AE77B3088BEB10DC">
    <w:name w:val="D2F17AD094074A00AE77B3088BEB10DC"/>
  </w:style>
  <w:style w:type="paragraph" w:customStyle="1" w:styleId="EF8107838FE449AF957A48F24962C718">
    <w:name w:val="EF8107838FE449AF957A48F24962C718"/>
  </w:style>
  <w:style w:type="paragraph" w:customStyle="1" w:styleId="CD9911970D6C48878FEB3C234588CC55">
    <w:name w:val="CD9911970D6C48878FEB3C234588CC55"/>
  </w:style>
  <w:style w:type="paragraph" w:customStyle="1" w:styleId="E2A909E4EB7E4849ADC0039557D53006">
    <w:name w:val="E2A909E4EB7E4849ADC0039557D53006"/>
  </w:style>
  <w:style w:type="paragraph" w:customStyle="1" w:styleId="C33504E1F42443FCB2FD07C40C9B3ED0">
    <w:name w:val="C33504E1F42443FCB2FD07C40C9B3ED0"/>
  </w:style>
  <w:style w:type="paragraph" w:customStyle="1" w:styleId="63181468938A4A21A6EFFF4C200241B4">
    <w:name w:val="63181468938A4A21A6EFFF4C200241B4"/>
  </w:style>
  <w:style w:type="paragraph" w:customStyle="1" w:styleId="61853627862F4183BBD31227BE58933C">
    <w:name w:val="61853627862F4183BBD31227BE58933C"/>
  </w:style>
  <w:style w:type="paragraph" w:customStyle="1" w:styleId="F35BACBBBA1E41129AF2DEAC9402D602">
    <w:name w:val="F35BACBBBA1E41129AF2DEAC9402D602"/>
  </w:style>
  <w:style w:type="paragraph" w:customStyle="1" w:styleId="3F05B663414344BB96C2A044B3655663">
    <w:name w:val="3F05B663414344BB96C2A044B3655663"/>
  </w:style>
  <w:style w:type="paragraph" w:customStyle="1" w:styleId="FD59157E080F4E4185A9711A0271BCC5">
    <w:name w:val="FD59157E080F4E4185A9711A0271BCC5"/>
  </w:style>
  <w:style w:type="paragraph" w:customStyle="1" w:styleId="2CEC8A73BB4B4DFDA3FAB8D257B70246">
    <w:name w:val="2CEC8A73BB4B4DFDA3FAB8D257B70246"/>
  </w:style>
  <w:style w:type="paragraph" w:customStyle="1" w:styleId="948F5495AEE246FEA84292028102D108">
    <w:name w:val="948F5495AEE246FEA84292028102D108"/>
  </w:style>
  <w:style w:type="paragraph" w:customStyle="1" w:styleId="5C37C681CAF641F3BF52A7F55728BA1B">
    <w:name w:val="5C37C681CAF641F3BF52A7F55728BA1B"/>
  </w:style>
  <w:style w:type="paragraph" w:customStyle="1" w:styleId="F0311F3A181A49AC95F70FB0620BEED7">
    <w:name w:val="F0311F3A181A49AC95F70FB0620BEED7"/>
  </w:style>
  <w:style w:type="paragraph" w:customStyle="1" w:styleId="2DEAC6397DE24F2E8B5055E13BD94E09">
    <w:name w:val="2DEAC6397DE24F2E8B5055E13BD94E09"/>
  </w:style>
  <w:style w:type="paragraph" w:customStyle="1" w:styleId="C92B4B0C8B7A40FD9B81B847D9C324AB">
    <w:name w:val="C92B4B0C8B7A40FD9B81B847D9C324AB"/>
  </w:style>
  <w:style w:type="paragraph" w:customStyle="1" w:styleId="860B7A7CF31B4D1EB5CB00CB88F57636">
    <w:name w:val="860B7A7CF31B4D1EB5CB00CB88F57636"/>
  </w:style>
  <w:style w:type="paragraph" w:customStyle="1" w:styleId="EAAF975B4F1E4CE2952A47FF2B594D1C">
    <w:name w:val="EAAF975B4F1E4CE2952A47FF2B594D1C"/>
  </w:style>
  <w:style w:type="paragraph" w:customStyle="1" w:styleId="8637669628CA45B681AAEC240943399A">
    <w:name w:val="8637669628CA45B681AAEC240943399A"/>
  </w:style>
  <w:style w:type="paragraph" w:customStyle="1" w:styleId="FACB4D7716144377A5A9B4FBC3343218">
    <w:name w:val="FACB4D7716144377A5A9B4FBC3343218"/>
  </w:style>
  <w:style w:type="paragraph" w:customStyle="1" w:styleId="F4075F3EF08A44AE88BBADB124BD0C40">
    <w:name w:val="F4075F3EF08A44AE88BBADB124BD0C40"/>
  </w:style>
  <w:style w:type="paragraph" w:customStyle="1" w:styleId="4058D63917B34A3398A266EF344A3C87">
    <w:name w:val="4058D63917B34A3398A266EF344A3C87"/>
  </w:style>
  <w:style w:type="paragraph" w:customStyle="1" w:styleId="29ADA3A1310D4A95BFB5754E0094DE0B">
    <w:name w:val="29ADA3A1310D4A95BFB5754E0094DE0B"/>
  </w:style>
  <w:style w:type="paragraph" w:customStyle="1" w:styleId="8A6E7B3E0A6F47069797D07DCC7A1B94">
    <w:name w:val="8A6E7B3E0A6F47069797D07DCC7A1B94"/>
  </w:style>
  <w:style w:type="paragraph" w:customStyle="1" w:styleId="EE03E020A0764AD3B28B298CC461EA2D">
    <w:name w:val="EE03E020A0764AD3B28B298CC461EA2D"/>
  </w:style>
  <w:style w:type="paragraph" w:customStyle="1" w:styleId="A486B496B67C442EBFB4E241A0BEEB17">
    <w:name w:val="A486B496B67C442EBFB4E241A0BEEB17"/>
  </w:style>
  <w:style w:type="paragraph" w:customStyle="1" w:styleId="1ED5943F87424943BF230AFB8597F81A">
    <w:name w:val="1ED5943F87424943BF230AFB8597F81A"/>
  </w:style>
  <w:style w:type="paragraph" w:customStyle="1" w:styleId="466AAF86E41C4373B1CFC6FA27135C55">
    <w:name w:val="466AAF86E41C4373B1CFC6FA27135C55"/>
  </w:style>
  <w:style w:type="paragraph" w:customStyle="1" w:styleId="AE48776D34664853BF4FF3762AD7D70F">
    <w:name w:val="AE48776D34664853BF4FF3762AD7D70F"/>
  </w:style>
  <w:style w:type="paragraph" w:customStyle="1" w:styleId="9934BFA9484A44FEA7A2050795BE46EC">
    <w:name w:val="9934BFA9484A44FEA7A2050795BE46EC"/>
  </w:style>
  <w:style w:type="paragraph" w:customStyle="1" w:styleId="17B64F3F9F66480D800A22AA6DD78D87">
    <w:name w:val="17B64F3F9F66480D800A22AA6DD78D87"/>
  </w:style>
  <w:style w:type="paragraph" w:customStyle="1" w:styleId="7797589151A84977BF49DB48E9588585">
    <w:name w:val="7797589151A84977BF49DB48E9588585"/>
  </w:style>
  <w:style w:type="paragraph" w:customStyle="1" w:styleId="459F8D67BAC74BFAAD2AEE7992ADC2BB">
    <w:name w:val="459F8D67BAC74BFAAD2AEE7992ADC2BB"/>
  </w:style>
  <w:style w:type="paragraph" w:customStyle="1" w:styleId="351974A919D14ECCBB271FB4BFE0A909">
    <w:name w:val="351974A919D14ECCBB271FB4BFE0A909"/>
  </w:style>
  <w:style w:type="paragraph" w:customStyle="1" w:styleId="4DC2FD03E4CC4AB681941BC9D18CAF24">
    <w:name w:val="4DC2FD03E4CC4AB681941BC9D18CAF24"/>
  </w:style>
  <w:style w:type="paragraph" w:customStyle="1" w:styleId="BE74F06BC36E4306A90871A7C4CED1FD">
    <w:name w:val="BE74F06BC36E4306A90871A7C4CED1FD"/>
  </w:style>
  <w:style w:type="paragraph" w:customStyle="1" w:styleId="B7666FEA0A0F42FC93BA06163D09EEEE">
    <w:name w:val="B7666FEA0A0F42FC93BA06163D09EEEE"/>
  </w:style>
  <w:style w:type="paragraph" w:customStyle="1" w:styleId="2C16497C29C84202A99CF44BD5F1995A">
    <w:name w:val="2C16497C29C84202A99CF44BD5F1995A"/>
  </w:style>
  <w:style w:type="paragraph" w:customStyle="1" w:styleId="E34B5188BB6C4032B6683DA32DC752FE">
    <w:name w:val="E34B5188BB6C4032B6683DA32DC752FE"/>
  </w:style>
  <w:style w:type="paragraph" w:customStyle="1" w:styleId="266DE96F526B4A5E9CA4440B9CA6DB39">
    <w:name w:val="266DE96F526B4A5E9CA4440B9CA6DB39"/>
  </w:style>
  <w:style w:type="paragraph" w:customStyle="1" w:styleId="4408693632594E73A0D19C2061279D91">
    <w:name w:val="4408693632594E73A0D19C2061279D91"/>
  </w:style>
  <w:style w:type="paragraph" w:customStyle="1" w:styleId="9B44DAF4D22A4754989BF52A6244C51C">
    <w:name w:val="9B44DAF4D22A4754989BF52A6244C51C"/>
  </w:style>
  <w:style w:type="paragraph" w:customStyle="1" w:styleId="256EF457157B4E039380F6F55D8DECC7">
    <w:name w:val="256EF457157B4E039380F6F55D8DECC7"/>
  </w:style>
  <w:style w:type="paragraph" w:customStyle="1" w:styleId="1D0DC01A69AE4F859F9D3DF6CEFD679D">
    <w:name w:val="1D0DC01A69AE4F859F9D3DF6CEFD679D"/>
  </w:style>
  <w:style w:type="paragraph" w:customStyle="1" w:styleId="12649552725E4040ADA33EFD53F41490">
    <w:name w:val="12649552725E4040ADA33EFD53F41490"/>
  </w:style>
  <w:style w:type="paragraph" w:customStyle="1" w:styleId="9BA36480C501440CBC8E66060F08BD6E">
    <w:name w:val="9BA36480C501440CBC8E66060F08BD6E"/>
  </w:style>
  <w:style w:type="paragraph" w:customStyle="1" w:styleId="C5BC0464F5A046E7B66A867CF86F0F25">
    <w:name w:val="C5BC0464F5A046E7B66A867CF86F0F25"/>
  </w:style>
  <w:style w:type="paragraph" w:customStyle="1" w:styleId="951232AA257A4AD9B6BB880337F1562A">
    <w:name w:val="951232AA257A4AD9B6BB880337F1562A"/>
  </w:style>
  <w:style w:type="paragraph" w:customStyle="1" w:styleId="6F342F0EDCE243F28CDDC14691CCDFDE">
    <w:name w:val="6F342F0EDCE243F28CDDC14691CCDFDE"/>
  </w:style>
  <w:style w:type="paragraph" w:customStyle="1" w:styleId="F9D7D2F1CEEC4F1FB9D445E38EB6E92D">
    <w:name w:val="F9D7D2F1CEEC4F1FB9D445E38EB6E92D"/>
  </w:style>
  <w:style w:type="paragraph" w:customStyle="1" w:styleId="C183F775ECBC4C2AB5B0D8AFCE0D6582">
    <w:name w:val="C183F775ECBC4C2AB5B0D8AFCE0D6582"/>
  </w:style>
  <w:style w:type="paragraph" w:customStyle="1" w:styleId="9F95F404A8C640239D155FC3D1C2B024">
    <w:name w:val="9F95F404A8C640239D155FC3D1C2B024"/>
  </w:style>
  <w:style w:type="paragraph" w:customStyle="1" w:styleId="7CB1F2470C1B405796BBC0F655F3EF86">
    <w:name w:val="7CB1F2470C1B405796BBC0F655F3EF86"/>
  </w:style>
  <w:style w:type="paragraph" w:customStyle="1" w:styleId="C0FDF3E6959E4D90815EDFB180174941">
    <w:name w:val="C0FDF3E6959E4D90815EDFB180174941"/>
  </w:style>
  <w:style w:type="paragraph" w:customStyle="1" w:styleId="5C12D390093842918B1C3565C07182CA">
    <w:name w:val="5C12D390093842918B1C3565C07182CA"/>
  </w:style>
  <w:style w:type="paragraph" w:customStyle="1" w:styleId="357442F6712A4D479C1F9E2D482F00AA">
    <w:name w:val="357442F6712A4D479C1F9E2D482F00AA"/>
  </w:style>
  <w:style w:type="paragraph" w:customStyle="1" w:styleId="18FE42F746FE4F179A3CD04190578EF2">
    <w:name w:val="18FE42F746FE4F179A3CD04190578EF2"/>
  </w:style>
  <w:style w:type="paragraph" w:customStyle="1" w:styleId="EC411299CD354CDDBC274926AA57E2A1">
    <w:name w:val="EC411299CD354CDDBC274926AA57E2A1"/>
  </w:style>
  <w:style w:type="paragraph" w:customStyle="1" w:styleId="BEB99C1F35594EC0AFBCADFD66D225AF">
    <w:name w:val="BEB99C1F35594EC0AFBCADFD66D225AF"/>
  </w:style>
  <w:style w:type="paragraph" w:customStyle="1" w:styleId="4B83FE9D262543E8A129458DE5CA12E5">
    <w:name w:val="4B83FE9D262543E8A129458DE5CA12E5"/>
  </w:style>
  <w:style w:type="paragraph" w:customStyle="1" w:styleId="836ED0BAB3F04515B4D46F2A432EE093">
    <w:name w:val="836ED0BAB3F04515B4D46F2A432EE093"/>
  </w:style>
  <w:style w:type="paragraph" w:customStyle="1" w:styleId="DD172B71993C4890884FF2BBFFBDD84E">
    <w:name w:val="DD172B71993C4890884FF2BBFFBDD84E"/>
  </w:style>
  <w:style w:type="paragraph" w:customStyle="1" w:styleId="6CAD4DB70A4E4281BDCC9596A3B7DB58">
    <w:name w:val="6CAD4DB70A4E4281BDCC9596A3B7DB58"/>
  </w:style>
  <w:style w:type="paragraph" w:customStyle="1" w:styleId="2E53905AE6A4445FA988A0F2F9201BC3">
    <w:name w:val="2E53905AE6A4445FA988A0F2F9201BC3"/>
  </w:style>
  <w:style w:type="paragraph" w:customStyle="1" w:styleId="3D8FDE31EB394296801A80E5C732AEB3">
    <w:name w:val="3D8FDE31EB394296801A80E5C732AEB3"/>
  </w:style>
  <w:style w:type="paragraph" w:customStyle="1" w:styleId="F6946040958B466EBA690A6BF1924B0B">
    <w:name w:val="F6946040958B466EBA690A6BF1924B0B"/>
  </w:style>
  <w:style w:type="paragraph" w:customStyle="1" w:styleId="14CBAE9447B7486FA46DEEE29E9DB9A4">
    <w:name w:val="14CBAE9447B7486FA46DEEE29E9DB9A4"/>
  </w:style>
  <w:style w:type="paragraph" w:customStyle="1" w:styleId="A2131088E7BD4C74BBB02E034C46A132">
    <w:name w:val="A2131088E7BD4C74BBB02E034C46A132"/>
  </w:style>
  <w:style w:type="paragraph" w:customStyle="1" w:styleId="DA752E44A48048F08B0C4ECB252A0D87">
    <w:name w:val="DA752E44A48048F08B0C4ECB252A0D87"/>
  </w:style>
  <w:style w:type="paragraph" w:customStyle="1" w:styleId="83144A3813114330A2082D193FC192A2">
    <w:name w:val="83144A3813114330A2082D193FC192A2"/>
  </w:style>
  <w:style w:type="paragraph" w:customStyle="1" w:styleId="E43D136A6C224F1E9C7DC46B37D3F101">
    <w:name w:val="E43D136A6C224F1E9C7DC46B37D3F101"/>
  </w:style>
  <w:style w:type="paragraph" w:customStyle="1" w:styleId="95DEB0E18B0B4A089B99EBED56B95C02">
    <w:name w:val="95DEB0E18B0B4A089B99EBED56B95C02"/>
  </w:style>
  <w:style w:type="paragraph" w:customStyle="1" w:styleId="4D5CBA6EE47E44AEA1AB4B3F0B556BC8">
    <w:name w:val="4D5CBA6EE47E44AEA1AB4B3F0B556BC8"/>
  </w:style>
  <w:style w:type="paragraph" w:customStyle="1" w:styleId="D57CED74DB694A7C8CFFF1A06C09E4EF">
    <w:name w:val="D57CED74DB694A7C8CFFF1A06C09E4EF"/>
  </w:style>
  <w:style w:type="paragraph" w:customStyle="1" w:styleId="834EC4B95B4949F0A7D076CEE50063ED">
    <w:name w:val="834EC4B95B4949F0A7D076CEE50063ED"/>
  </w:style>
  <w:style w:type="paragraph" w:customStyle="1" w:styleId="F8A5E7C581BA455C9FE8BB2A0E5EF76E">
    <w:name w:val="F8A5E7C581BA455C9FE8BB2A0E5EF76E"/>
  </w:style>
  <w:style w:type="paragraph" w:customStyle="1" w:styleId="BDEC92B636924FFDA1FF7E20CC19D1ED">
    <w:name w:val="BDEC92B636924FFDA1FF7E20CC19D1ED"/>
  </w:style>
  <w:style w:type="paragraph" w:customStyle="1" w:styleId="FF5CA2F9877F4100A7523B9EF0A9F7CC">
    <w:name w:val="FF5CA2F9877F4100A7523B9EF0A9F7CC"/>
  </w:style>
  <w:style w:type="paragraph" w:customStyle="1" w:styleId="EE4F940B07754F3BB264A9E8131A90E1">
    <w:name w:val="EE4F940B07754F3BB264A9E8131A90E1"/>
  </w:style>
  <w:style w:type="paragraph" w:customStyle="1" w:styleId="3169777700014D1297FA9E746D7C9510">
    <w:name w:val="3169777700014D1297FA9E746D7C9510"/>
  </w:style>
  <w:style w:type="paragraph" w:customStyle="1" w:styleId="EE275971C69E4E91B2DE3843E3DE02BA">
    <w:name w:val="EE275971C69E4E91B2DE3843E3DE02BA"/>
  </w:style>
  <w:style w:type="paragraph" w:customStyle="1" w:styleId="B34D58B23D3047CE90620F8B9767F2AE">
    <w:name w:val="B34D58B23D3047CE90620F8B9767F2AE"/>
  </w:style>
  <w:style w:type="paragraph" w:customStyle="1" w:styleId="87C7AE5EA6014D839DDEFE6024C21EBE">
    <w:name w:val="87C7AE5EA6014D839DDEFE6024C21EBE"/>
  </w:style>
  <w:style w:type="paragraph" w:customStyle="1" w:styleId="50FE2B25B5194FA0B77FBA2A6836D62B">
    <w:name w:val="50FE2B25B5194FA0B77FBA2A6836D62B"/>
  </w:style>
  <w:style w:type="paragraph" w:customStyle="1" w:styleId="EEF74F5843B64E3BBF23195D5CC783A6">
    <w:name w:val="EEF74F5843B64E3BBF23195D5CC783A6"/>
  </w:style>
  <w:style w:type="paragraph" w:customStyle="1" w:styleId="3A59BA5EEC61446B8E5839CA1D357E7E">
    <w:name w:val="3A59BA5EEC61446B8E5839CA1D357E7E"/>
  </w:style>
  <w:style w:type="paragraph" w:customStyle="1" w:styleId="F93E48F64F1E450E8C6D99EBF647AF34">
    <w:name w:val="F93E48F64F1E450E8C6D99EBF647AF34"/>
  </w:style>
  <w:style w:type="paragraph" w:customStyle="1" w:styleId="A8EABA9DA07C4A23890D6C37FC759019">
    <w:name w:val="A8EABA9DA07C4A23890D6C37FC759019"/>
  </w:style>
  <w:style w:type="paragraph" w:customStyle="1" w:styleId="72E944477FDF4EB7B3B1CB6C01860F87">
    <w:name w:val="72E944477FDF4EB7B3B1CB6C01860F87"/>
  </w:style>
  <w:style w:type="paragraph" w:customStyle="1" w:styleId="386B8556D3F1449FA0B6E1603A8FE057">
    <w:name w:val="386B8556D3F1449FA0B6E1603A8FE057"/>
  </w:style>
  <w:style w:type="paragraph" w:customStyle="1" w:styleId="FC4A3A303167431587A6625C23B462CC">
    <w:name w:val="FC4A3A303167431587A6625C23B462CC"/>
  </w:style>
  <w:style w:type="paragraph" w:customStyle="1" w:styleId="66301B1FEF5B42B398D45543F1A638C2">
    <w:name w:val="66301B1FEF5B42B398D45543F1A638C2"/>
  </w:style>
  <w:style w:type="paragraph" w:customStyle="1" w:styleId="D48206C9521E4BDEA80A004A08D8C3A7">
    <w:name w:val="D48206C9521E4BDEA80A004A08D8C3A7"/>
  </w:style>
  <w:style w:type="paragraph" w:customStyle="1" w:styleId="08BC395D847246C0BFDAFF1A0775E82B">
    <w:name w:val="08BC395D847246C0BFDAFF1A0775E82B"/>
  </w:style>
  <w:style w:type="paragraph" w:customStyle="1" w:styleId="FC6D2A2AD5FA4F18853A0183727C5207">
    <w:name w:val="FC6D2A2AD5FA4F18853A0183727C5207"/>
  </w:style>
  <w:style w:type="paragraph" w:customStyle="1" w:styleId="19158E3E24C640B1B1243A31047380D1">
    <w:name w:val="19158E3E24C640B1B1243A31047380D1"/>
  </w:style>
  <w:style w:type="paragraph" w:customStyle="1" w:styleId="D5343B182650453DA7ACAA50CCA451DC">
    <w:name w:val="D5343B182650453DA7ACAA50CCA451DC"/>
  </w:style>
  <w:style w:type="paragraph" w:customStyle="1" w:styleId="4F7D5F8C63764466A6DDADFC248EAF46">
    <w:name w:val="4F7D5F8C63764466A6DDADFC248EAF46"/>
  </w:style>
  <w:style w:type="paragraph" w:customStyle="1" w:styleId="A04DAFE890834207A9AE4C045FAEB93B">
    <w:name w:val="A04DAFE890834207A9AE4C045FAEB93B"/>
  </w:style>
  <w:style w:type="paragraph" w:customStyle="1" w:styleId="DAA42CC1910540E7842B7DB03252A51A">
    <w:name w:val="DAA42CC1910540E7842B7DB03252A51A"/>
  </w:style>
  <w:style w:type="paragraph" w:customStyle="1" w:styleId="7B6B8F27B5C0489C945CFF95729A6CE8">
    <w:name w:val="7B6B8F27B5C0489C945CFF95729A6CE8"/>
  </w:style>
  <w:style w:type="paragraph" w:customStyle="1" w:styleId="E0E4B935CEF64E7086E7622329A7388F">
    <w:name w:val="E0E4B935CEF64E7086E7622329A7388F"/>
  </w:style>
  <w:style w:type="paragraph" w:customStyle="1" w:styleId="A61BFEA78D22423BB56F912B604E36B6">
    <w:name w:val="A61BFEA78D22423BB56F912B604E36B6"/>
  </w:style>
  <w:style w:type="paragraph" w:customStyle="1" w:styleId="23D02EE737994475A6138CC31DC07F41">
    <w:name w:val="23D02EE737994475A6138CC31DC07F41"/>
  </w:style>
  <w:style w:type="paragraph" w:customStyle="1" w:styleId="2B22E2A7E97A43B3B2E0B5338E223B21">
    <w:name w:val="2B22E2A7E97A43B3B2E0B5338E223B21"/>
  </w:style>
  <w:style w:type="paragraph" w:customStyle="1" w:styleId="A5A49D22499047A7B4199CD4DBAA9699">
    <w:name w:val="A5A49D22499047A7B4199CD4DBAA9699"/>
  </w:style>
  <w:style w:type="paragraph" w:customStyle="1" w:styleId="D3FFC467FB134BA296515AAA826B227E">
    <w:name w:val="D3FFC467FB134BA296515AAA826B227E"/>
  </w:style>
  <w:style w:type="paragraph" w:customStyle="1" w:styleId="FA6F14FA9CFF4708B77EA0469E49AFAD">
    <w:name w:val="FA6F14FA9CFF4708B77EA0469E49AFAD"/>
  </w:style>
  <w:style w:type="paragraph" w:customStyle="1" w:styleId="2D0BD52D96564B7F8F93EC17F2CAF68C">
    <w:name w:val="2D0BD52D96564B7F8F93EC17F2CAF68C"/>
  </w:style>
  <w:style w:type="paragraph" w:customStyle="1" w:styleId="53E64FFA35AC4D6D81C11CE4487D60DB">
    <w:name w:val="53E64FFA35AC4D6D81C11CE4487D60DB"/>
  </w:style>
  <w:style w:type="paragraph" w:customStyle="1" w:styleId="CDA5090DFBF648079B0DC0EF6C9DD02F">
    <w:name w:val="CDA5090DFBF648079B0DC0EF6C9DD02F"/>
  </w:style>
  <w:style w:type="paragraph" w:customStyle="1" w:styleId="788688BAFE3E466A8090C430D7C54010">
    <w:name w:val="788688BAFE3E466A8090C430D7C54010"/>
  </w:style>
  <w:style w:type="paragraph" w:customStyle="1" w:styleId="4DE37A173ABC4BFDBB1EFE6D99CC6796">
    <w:name w:val="4DE37A173ABC4BFDBB1EFE6D99CC6796"/>
  </w:style>
  <w:style w:type="paragraph" w:customStyle="1" w:styleId="B0D7FE59D79E419BB71976BBC35886C3">
    <w:name w:val="B0D7FE59D79E419BB71976BBC35886C3"/>
  </w:style>
  <w:style w:type="paragraph" w:customStyle="1" w:styleId="DA4DBAA02C894CE6AB62834FB2DC8FD8">
    <w:name w:val="DA4DBAA02C894CE6AB62834FB2DC8FD8"/>
  </w:style>
  <w:style w:type="paragraph" w:customStyle="1" w:styleId="D20087A8BD794B4F8BAC580F93919815">
    <w:name w:val="D20087A8BD794B4F8BAC580F93919815"/>
  </w:style>
  <w:style w:type="paragraph" w:customStyle="1" w:styleId="9BA2BC83CCA640CCB110C8BE5BC98B18">
    <w:name w:val="9BA2BC83CCA640CCB110C8BE5BC98B18"/>
  </w:style>
  <w:style w:type="paragraph" w:customStyle="1" w:styleId="42D339EC64C3450DBBCD6F44950C573D">
    <w:name w:val="42D339EC64C3450DBBCD6F44950C573D"/>
  </w:style>
  <w:style w:type="paragraph" w:customStyle="1" w:styleId="31B5DBE558224AD3A4D5E95F7DC84CC3">
    <w:name w:val="31B5DBE558224AD3A4D5E95F7DC84CC3"/>
  </w:style>
  <w:style w:type="paragraph" w:customStyle="1" w:styleId="AD0B6ED9A528478982A7C5DAF2957093">
    <w:name w:val="AD0B6ED9A528478982A7C5DAF2957093"/>
  </w:style>
  <w:style w:type="paragraph" w:customStyle="1" w:styleId="0F37387697FE498D9A90935B91132D16">
    <w:name w:val="0F37387697FE498D9A90935B91132D16"/>
  </w:style>
  <w:style w:type="paragraph" w:customStyle="1" w:styleId="25B8626BED534C3AAFEDAF55585619B2">
    <w:name w:val="25B8626BED534C3AAFEDAF55585619B2"/>
  </w:style>
  <w:style w:type="paragraph" w:customStyle="1" w:styleId="9FC68D99DA7F4D72A06E099DCEEF5FAE">
    <w:name w:val="9FC68D99DA7F4D72A06E099DCEEF5FAE"/>
  </w:style>
  <w:style w:type="paragraph" w:customStyle="1" w:styleId="9BF46B7CC19E46CFBB464E6B04D28DE9">
    <w:name w:val="9BF46B7CC19E46CFBB464E6B04D28DE9"/>
  </w:style>
  <w:style w:type="paragraph" w:customStyle="1" w:styleId="44174F4F463A4D3781A46AE76CD84871">
    <w:name w:val="44174F4F463A4D3781A46AE76CD84871"/>
  </w:style>
  <w:style w:type="paragraph" w:customStyle="1" w:styleId="C04BF26D8FA24A4A921719B5F8885BE1">
    <w:name w:val="C04BF26D8FA24A4A921719B5F8885BE1"/>
  </w:style>
  <w:style w:type="paragraph" w:customStyle="1" w:styleId="5E4F8EA3B53446C49B65633354FADFDD">
    <w:name w:val="5E4F8EA3B53446C49B65633354FADFDD"/>
  </w:style>
  <w:style w:type="paragraph" w:customStyle="1" w:styleId="E96E47F981C744C1906B92671659EE87">
    <w:name w:val="E96E47F981C744C1906B92671659EE87"/>
  </w:style>
  <w:style w:type="paragraph" w:customStyle="1" w:styleId="F50CEACCA1D441EA8159E43E5B05FDAC">
    <w:name w:val="F50CEACCA1D441EA8159E43E5B05FDAC"/>
  </w:style>
  <w:style w:type="paragraph" w:customStyle="1" w:styleId="A860BC0FC91C4D319C2DCD14B1C0BC94">
    <w:name w:val="A860BC0FC91C4D319C2DCD14B1C0BC94"/>
  </w:style>
  <w:style w:type="paragraph" w:customStyle="1" w:styleId="0711D60A28DB4A18B23931F9E229045B">
    <w:name w:val="0711D60A28DB4A18B23931F9E229045B"/>
  </w:style>
  <w:style w:type="paragraph" w:customStyle="1" w:styleId="B2BEF78228484C4C875B0419D23C5C4A">
    <w:name w:val="B2BEF78228484C4C875B0419D23C5C4A"/>
  </w:style>
  <w:style w:type="paragraph" w:customStyle="1" w:styleId="E7DEF43B3F06406B8EBD3317D42E1FD6">
    <w:name w:val="E7DEF43B3F06406B8EBD3317D42E1FD6"/>
  </w:style>
  <w:style w:type="paragraph" w:customStyle="1" w:styleId="B7761E2C03AD4D67BFDFCB87FAD07064">
    <w:name w:val="B7761E2C03AD4D67BFDFCB87FAD07064"/>
  </w:style>
  <w:style w:type="paragraph" w:customStyle="1" w:styleId="B442F038A021497FB9FC02F26E8E1980">
    <w:name w:val="B442F038A021497FB9FC02F26E8E1980"/>
  </w:style>
  <w:style w:type="paragraph" w:customStyle="1" w:styleId="389DFB87B0D84003AF70A74C72CC45EE">
    <w:name w:val="389DFB87B0D84003AF70A74C72CC45EE"/>
  </w:style>
  <w:style w:type="paragraph" w:customStyle="1" w:styleId="9FDE47D2ADE243D9B828EDA12B0E6FE2">
    <w:name w:val="9FDE47D2ADE243D9B828EDA12B0E6FE2"/>
  </w:style>
  <w:style w:type="paragraph" w:customStyle="1" w:styleId="8C83B53C3C274E09AE5E6F21CA29F379">
    <w:name w:val="8C83B53C3C274E09AE5E6F21CA29F379"/>
  </w:style>
  <w:style w:type="paragraph" w:customStyle="1" w:styleId="D52507282CCC4D9AA2DDE6C460ACB3D9">
    <w:name w:val="D52507282CCC4D9AA2DDE6C460ACB3D9"/>
  </w:style>
  <w:style w:type="paragraph" w:customStyle="1" w:styleId="2701D127F91846E1999D0C021372F25C">
    <w:name w:val="2701D127F91846E1999D0C021372F25C"/>
  </w:style>
  <w:style w:type="paragraph" w:customStyle="1" w:styleId="F6F1A8C406D14E64B5CA298C83DD1086">
    <w:name w:val="F6F1A8C406D14E64B5CA298C83DD1086"/>
  </w:style>
  <w:style w:type="paragraph" w:customStyle="1" w:styleId="34CD3470EFB24EB7826D4ACA6B8A8B9E">
    <w:name w:val="34CD3470EFB24EB7826D4ACA6B8A8B9E"/>
  </w:style>
  <w:style w:type="paragraph" w:customStyle="1" w:styleId="0E8D0FBC410643AF95272F3484A4DE9C">
    <w:name w:val="0E8D0FBC410643AF95272F3484A4DE9C"/>
  </w:style>
  <w:style w:type="paragraph" w:customStyle="1" w:styleId="3E7BF793D64B4C68914E6AAB9E6CC578">
    <w:name w:val="3E7BF793D64B4C68914E6AAB9E6CC578"/>
  </w:style>
  <w:style w:type="paragraph" w:customStyle="1" w:styleId="2BA788407C3742C685AE6C6A9EC0CC25">
    <w:name w:val="2BA788407C3742C685AE6C6A9EC0CC25"/>
  </w:style>
  <w:style w:type="paragraph" w:customStyle="1" w:styleId="246CDC416F8A4C4BA372C55D1D3C8E7B">
    <w:name w:val="246CDC416F8A4C4BA372C55D1D3C8E7B"/>
  </w:style>
  <w:style w:type="paragraph" w:customStyle="1" w:styleId="D58F9E90C8E8430CBD820132C30966F0">
    <w:name w:val="D58F9E90C8E8430CBD820132C30966F0"/>
  </w:style>
  <w:style w:type="paragraph" w:customStyle="1" w:styleId="2A166C1DE37042C480DDCD6BF2392B66">
    <w:name w:val="2A166C1DE37042C480DDCD6BF2392B66"/>
  </w:style>
  <w:style w:type="paragraph" w:customStyle="1" w:styleId="EEFE9709DB4F4535BFE6823A5BCFB855">
    <w:name w:val="EEFE9709DB4F4535BFE6823A5BCFB855"/>
  </w:style>
  <w:style w:type="paragraph" w:customStyle="1" w:styleId="1EF7F73F6A734E77A68C5516E90218F9">
    <w:name w:val="1EF7F73F6A734E77A68C5516E90218F9"/>
  </w:style>
  <w:style w:type="paragraph" w:customStyle="1" w:styleId="54B95842FFC84609B62A6EA658241E6F">
    <w:name w:val="54B95842FFC84609B62A6EA658241E6F"/>
  </w:style>
  <w:style w:type="paragraph" w:customStyle="1" w:styleId="57DE9787E45D45578EDCEDA503C98C82">
    <w:name w:val="57DE9787E45D45578EDCEDA503C98C82"/>
  </w:style>
  <w:style w:type="paragraph" w:customStyle="1" w:styleId="CB9C0A3F2C7F492C9D67E70CDEBF99EF">
    <w:name w:val="CB9C0A3F2C7F492C9D67E70CDEBF99EF"/>
  </w:style>
  <w:style w:type="paragraph" w:customStyle="1" w:styleId="C5A4F992629A46F0927BDBB797BC8AE6">
    <w:name w:val="C5A4F992629A46F0927BDBB797BC8AE6"/>
  </w:style>
  <w:style w:type="paragraph" w:customStyle="1" w:styleId="D385B348AB03445F8FA857B4E20289D6">
    <w:name w:val="D385B348AB03445F8FA857B4E20289D6"/>
  </w:style>
  <w:style w:type="paragraph" w:customStyle="1" w:styleId="86E0D435EB7C4F5A8FE0A5ED433244D2">
    <w:name w:val="86E0D435EB7C4F5A8FE0A5ED433244D2"/>
  </w:style>
  <w:style w:type="paragraph" w:customStyle="1" w:styleId="8D0CB0F63F7D4C87A63C2BCD703D8CCD">
    <w:name w:val="8D0CB0F63F7D4C87A63C2BCD703D8CCD"/>
  </w:style>
  <w:style w:type="paragraph" w:customStyle="1" w:styleId="63F0206906154AF7A19AD422A3AEDD19">
    <w:name w:val="63F0206906154AF7A19AD422A3AEDD19"/>
  </w:style>
  <w:style w:type="paragraph" w:customStyle="1" w:styleId="F3D9650CFD6144808713B8CBBD2216B5">
    <w:name w:val="F3D9650CFD6144808713B8CBBD2216B5"/>
  </w:style>
  <w:style w:type="paragraph" w:customStyle="1" w:styleId="A743B0766CF746B39A418E40155567C2">
    <w:name w:val="A743B0766CF746B39A418E40155567C2"/>
  </w:style>
  <w:style w:type="paragraph" w:customStyle="1" w:styleId="632C25C70D9E46F7AED05FEA2773F7E9">
    <w:name w:val="632C25C70D9E46F7AED05FEA2773F7E9"/>
  </w:style>
  <w:style w:type="paragraph" w:customStyle="1" w:styleId="2F46E51B27D94E6CB4790A9577457D92">
    <w:name w:val="2F46E51B27D94E6CB4790A9577457D92"/>
  </w:style>
  <w:style w:type="paragraph" w:customStyle="1" w:styleId="71F92AF0A6334EBD965CB244244B73D4">
    <w:name w:val="71F92AF0A6334EBD965CB244244B73D4"/>
  </w:style>
  <w:style w:type="paragraph" w:customStyle="1" w:styleId="4F48A67C5DC7404DA51DA04943ED8532">
    <w:name w:val="4F48A67C5DC7404DA51DA04943ED8532"/>
  </w:style>
  <w:style w:type="paragraph" w:customStyle="1" w:styleId="68FC98135D924C7AAD70497CC8FCE5D1">
    <w:name w:val="68FC98135D924C7AAD70497CC8FCE5D1"/>
  </w:style>
  <w:style w:type="paragraph" w:customStyle="1" w:styleId="C357E7533C9046A59BCB73010FB2B2C9">
    <w:name w:val="C357E7533C9046A59BCB73010FB2B2C9"/>
  </w:style>
  <w:style w:type="paragraph" w:customStyle="1" w:styleId="D8D493F4B240465A8B8EF136F806A375">
    <w:name w:val="D8D493F4B240465A8B8EF136F806A375"/>
  </w:style>
  <w:style w:type="paragraph" w:customStyle="1" w:styleId="29F5308C648F42E6AAED2D7C0A2AD502">
    <w:name w:val="29F5308C648F42E6AAED2D7C0A2AD502"/>
  </w:style>
  <w:style w:type="paragraph" w:customStyle="1" w:styleId="9004C08BC1564BC8AF80E87DA8803546">
    <w:name w:val="9004C08BC1564BC8AF80E87DA8803546"/>
  </w:style>
  <w:style w:type="paragraph" w:customStyle="1" w:styleId="586698A2DFA14A11B4A2FB61E375B0B9">
    <w:name w:val="586698A2DFA14A11B4A2FB61E375B0B9"/>
  </w:style>
  <w:style w:type="paragraph" w:customStyle="1" w:styleId="51CE303598E54D04B7FF072A0FE3A490">
    <w:name w:val="51CE303598E54D04B7FF072A0FE3A490"/>
  </w:style>
  <w:style w:type="paragraph" w:customStyle="1" w:styleId="2094730C5C7B41BA90BE1E975B4545A4">
    <w:name w:val="2094730C5C7B41BA90BE1E975B4545A4"/>
  </w:style>
  <w:style w:type="paragraph" w:customStyle="1" w:styleId="4A51FDC9FE4F4B7FB7870B167FB14079">
    <w:name w:val="4A51FDC9FE4F4B7FB7870B167FB14079"/>
  </w:style>
  <w:style w:type="paragraph" w:customStyle="1" w:styleId="14F4D41DC56E432E9FDE3FD05655494D">
    <w:name w:val="14F4D41DC56E432E9FDE3FD05655494D"/>
  </w:style>
  <w:style w:type="paragraph" w:customStyle="1" w:styleId="3B707A168846467F895E6C3FD4939F41">
    <w:name w:val="3B707A168846467F895E6C3FD4939F41"/>
  </w:style>
  <w:style w:type="paragraph" w:customStyle="1" w:styleId="E7129DE746DF44D8B4B9704882E2537B">
    <w:name w:val="E7129DE746DF44D8B4B9704882E2537B"/>
  </w:style>
  <w:style w:type="paragraph" w:customStyle="1" w:styleId="8F4C6BEFBE564E98ABC6FD19E5B81384">
    <w:name w:val="8F4C6BEFBE564E98ABC6FD19E5B81384"/>
  </w:style>
  <w:style w:type="paragraph" w:customStyle="1" w:styleId="1FC72A6871134689B77103FD08E5D467">
    <w:name w:val="1FC72A6871134689B77103FD08E5D467"/>
  </w:style>
  <w:style w:type="paragraph" w:customStyle="1" w:styleId="8DD00E8306E446CBA636BCCA8EBFC7AD">
    <w:name w:val="8DD00E8306E446CBA636BCCA8EBFC7AD"/>
  </w:style>
  <w:style w:type="paragraph" w:customStyle="1" w:styleId="768F9282F0344B7A83583715D06DCAE2">
    <w:name w:val="768F9282F0344B7A83583715D06DCAE2"/>
  </w:style>
  <w:style w:type="paragraph" w:customStyle="1" w:styleId="BB9C1F1517584315AE5B09830A4485F5">
    <w:name w:val="BB9C1F1517584315AE5B09830A4485F5"/>
  </w:style>
  <w:style w:type="paragraph" w:customStyle="1" w:styleId="ED2209A255E046FE99129EFC6237C3F0">
    <w:name w:val="ED2209A255E046FE99129EFC6237C3F0"/>
  </w:style>
  <w:style w:type="paragraph" w:customStyle="1" w:styleId="3A410D4648D84BDCB45C30A5AD6364FD">
    <w:name w:val="3A410D4648D84BDCB45C30A5AD6364FD"/>
  </w:style>
  <w:style w:type="paragraph" w:customStyle="1" w:styleId="00E410DF1438471FA6FF1A4A6A606809">
    <w:name w:val="00E410DF1438471FA6FF1A4A6A606809"/>
  </w:style>
  <w:style w:type="paragraph" w:customStyle="1" w:styleId="9886416AA27F4A5497AC11D08CE6BF2E">
    <w:name w:val="9886416AA27F4A5497AC11D08CE6BF2E"/>
  </w:style>
  <w:style w:type="paragraph" w:customStyle="1" w:styleId="A0BC1F3859CE470C9AB5C12AA156897B">
    <w:name w:val="A0BC1F3859CE470C9AB5C12AA156897B"/>
  </w:style>
  <w:style w:type="paragraph" w:customStyle="1" w:styleId="F61156FC6ECC416CB3F41A70179927D0">
    <w:name w:val="F61156FC6ECC416CB3F41A70179927D0"/>
  </w:style>
  <w:style w:type="paragraph" w:customStyle="1" w:styleId="05B620680FCC4D3CBB377D38B0A115C8">
    <w:name w:val="05B620680FCC4D3CBB377D38B0A115C8"/>
  </w:style>
  <w:style w:type="paragraph" w:customStyle="1" w:styleId="2BB3B37C957241269EDA2A4874ECBAA0">
    <w:name w:val="2BB3B37C957241269EDA2A4874ECBAA0"/>
  </w:style>
  <w:style w:type="paragraph" w:customStyle="1" w:styleId="24EDF117DCD24AFFAC19130309E53068">
    <w:name w:val="24EDF117DCD24AFFAC19130309E53068"/>
  </w:style>
  <w:style w:type="paragraph" w:customStyle="1" w:styleId="C45840E736AE4D32B2D7D7CCEDF63D0F">
    <w:name w:val="C45840E736AE4D32B2D7D7CCEDF63D0F"/>
  </w:style>
  <w:style w:type="paragraph" w:customStyle="1" w:styleId="D6AA7EE0F0ED4081B60927300D8FCED6">
    <w:name w:val="D6AA7EE0F0ED4081B60927300D8FCED6"/>
  </w:style>
  <w:style w:type="paragraph" w:customStyle="1" w:styleId="EAF61D6E487C4438A5D104BF67323B0B">
    <w:name w:val="EAF61D6E487C4438A5D104BF67323B0B"/>
  </w:style>
  <w:style w:type="paragraph" w:customStyle="1" w:styleId="0E8A818038AD48A483B972D1E36A41CE">
    <w:name w:val="0E8A818038AD48A483B972D1E36A41CE"/>
  </w:style>
  <w:style w:type="paragraph" w:customStyle="1" w:styleId="E97D1A5CF7F24817A7902DD8270A2004">
    <w:name w:val="E97D1A5CF7F24817A7902DD8270A2004"/>
  </w:style>
  <w:style w:type="paragraph" w:customStyle="1" w:styleId="07D4CE8B6B384D06918C9FECAB4079B3">
    <w:name w:val="07D4CE8B6B384D06918C9FECAB4079B3"/>
  </w:style>
  <w:style w:type="paragraph" w:customStyle="1" w:styleId="4B99D490D5494E9AADEDEDC954BBD448">
    <w:name w:val="4B99D490D5494E9AADEDEDC954BBD448"/>
  </w:style>
  <w:style w:type="paragraph" w:customStyle="1" w:styleId="6B96028CBAF840F894C0D0C1D96435B4">
    <w:name w:val="6B96028CBAF840F894C0D0C1D96435B4"/>
  </w:style>
  <w:style w:type="paragraph" w:customStyle="1" w:styleId="DF90930601444F969D8E0402C6966877">
    <w:name w:val="DF90930601444F969D8E0402C6966877"/>
  </w:style>
  <w:style w:type="paragraph" w:customStyle="1" w:styleId="CF2CE2E12D57480193BAFF6892CB6BF2">
    <w:name w:val="CF2CE2E12D57480193BAFF6892CB6BF2"/>
  </w:style>
  <w:style w:type="paragraph" w:customStyle="1" w:styleId="131BF4C922C445378AC9874F459AB60C">
    <w:name w:val="131BF4C922C445378AC9874F459AB60C"/>
  </w:style>
  <w:style w:type="paragraph" w:customStyle="1" w:styleId="A6F5F4E36CEA428384E7B11D14F0FB86">
    <w:name w:val="A6F5F4E36CEA428384E7B11D14F0FB86"/>
  </w:style>
  <w:style w:type="paragraph" w:customStyle="1" w:styleId="F3B0DFDE614549A69CCCCB66384B857F">
    <w:name w:val="F3B0DFDE614549A69CCCCB66384B857F"/>
  </w:style>
  <w:style w:type="paragraph" w:customStyle="1" w:styleId="12120A0E6305442EBA00660A333B9A32">
    <w:name w:val="12120A0E6305442EBA00660A333B9A32"/>
  </w:style>
  <w:style w:type="paragraph" w:customStyle="1" w:styleId="0612303451FC43B7A92A2646810B052B">
    <w:name w:val="0612303451FC43B7A92A2646810B052B"/>
  </w:style>
  <w:style w:type="paragraph" w:customStyle="1" w:styleId="E57E742E70144E74B5AC49478B30EF5A">
    <w:name w:val="E57E742E70144E74B5AC49478B30EF5A"/>
  </w:style>
  <w:style w:type="paragraph" w:customStyle="1" w:styleId="D2C1B82E31F24E2DB21A1BF4BF613BFC">
    <w:name w:val="D2C1B82E31F24E2DB21A1BF4BF613BFC"/>
  </w:style>
  <w:style w:type="paragraph" w:customStyle="1" w:styleId="A72543260F4F4CD486C0223DC934C8F5">
    <w:name w:val="A72543260F4F4CD486C0223DC934C8F5"/>
  </w:style>
  <w:style w:type="paragraph" w:customStyle="1" w:styleId="F521A8F4E9F54DB8AC2B2EFF4B2CE5A6">
    <w:name w:val="F521A8F4E9F54DB8AC2B2EFF4B2CE5A6"/>
  </w:style>
  <w:style w:type="paragraph" w:customStyle="1" w:styleId="676E1C60D33542ACB8B5F7F53B80E3D7">
    <w:name w:val="676E1C60D33542ACB8B5F7F53B80E3D7"/>
  </w:style>
  <w:style w:type="paragraph" w:customStyle="1" w:styleId="BA99236B05CB4B16A8906B3F4735731E">
    <w:name w:val="BA99236B05CB4B16A8906B3F4735731E"/>
  </w:style>
  <w:style w:type="paragraph" w:customStyle="1" w:styleId="71B1C0FF528F4ADF92994072081521D4">
    <w:name w:val="71B1C0FF528F4ADF92994072081521D4"/>
  </w:style>
  <w:style w:type="paragraph" w:customStyle="1" w:styleId="57B35530B77241A7A7783767B0E5A8B7">
    <w:name w:val="57B35530B77241A7A7783767B0E5A8B7"/>
  </w:style>
  <w:style w:type="paragraph" w:customStyle="1" w:styleId="2FAE592B045A4A91B73CBD09C74DE7FF">
    <w:name w:val="2FAE592B045A4A91B73CBD09C74DE7FF"/>
  </w:style>
  <w:style w:type="paragraph" w:customStyle="1" w:styleId="24BCBF6A40C544FB988ABA43FCB01DAD">
    <w:name w:val="24BCBF6A40C544FB988ABA43FCB01DAD"/>
  </w:style>
  <w:style w:type="paragraph" w:customStyle="1" w:styleId="6C765B03FA73417DABA472C56F082E99">
    <w:name w:val="6C765B03FA73417DABA472C56F082E99"/>
  </w:style>
  <w:style w:type="paragraph" w:customStyle="1" w:styleId="625B87D76F494027BD40C1A9CE2CB473">
    <w:name w:val="625B87D76F494027BD40C1A9CE2CB473"/>
  </w:style>
  <w:style w:type="paragraph" w:customStyle="1" w:styleId="F185D272342E4DB797A1DC020B9EC7DB">
    <w:name w:val="F185D272342E4DB797A1DC020B9EC7DB"/>
  </w:style>
  <w:style w:type="paragraph" w:customStyle="1" w:styleId="2FCA3ED832734D3B9A747665AA825A3F">
    <w:name w:val="2FCA3ED832734D3B9A747665AA825A3F"/>
  </w:style>
  <w:style w:type="paragraph" w:customStyle="1" w:styleId="503227E8A00D42C19B8212D86A33D007">
    <w:name w:val="503227E8A00D42C19B8212D86A33D007"/>
  </w:style>
  <w:style w:type="paragraph" w:customStyle="1" w:styleId="139D066DFD22402EA93230E68CB38F04">
    <w:name w:val="139D066DFD22402EA93230E68CB38F04"/>
  </w:style>
  <w:style w:type="paragraph" w:customStyle="1" w:styleId="7D91FC60B79F4E9EB5357F9C24ECA2F6">
    <w:name w:val="7D91FC60B79F4E9EB5357F9C24ECA2F6"/>
  </w:style>
  <w:style w:type="paragraph" w:customStyle="1" w:styleId="56672DD930E14C51B6F659A6E3F2A7F1">
    <w:name w:val="56672DD930E14C51B6F659A6E3F2A7F1"/>
  </w:style>
  <w:style w:type="paragraph" w:customStyle="1" w:styleId="D3EC978668AF4D3CB425AD3ABC7A777C">
    <w:name w:val="D3EC978668AF4D3CB425AD3ABC7A777C"/>
  </w:style>
  <w:style w:type="paragraph" w:customStyle="1" w:styleId="A15BB54885E3473A8420028C60383D15">
    <w:name w:val="A15BB54885E3473A8420028C60383D15"/>
  </w:style>
  <w:style w:type="paragraph" w:customStyle="1" w:styleId="812A91F644684D00956EA606181286E2">
    <w:name w:val="812A91F644684D00956EA606181286E2"/>
  </w:style>
  <w:style w:type="paragraph" w:customStyle="1" w:styleId="FA3AFDFA2E7A4B1889592A15CEDFD196">
    <w:name w:val="FA3AFDFA2E7A4B1889592A15CEDFD196"/>
  </w:style>
  <w:style w:type="paragraph" w:customStyle="1" w:styleId="7F7829FC589447CEA72F1442ECF8D0CB">
    <w:name w:val="7F7829FC589447CEA72F1442ECF8D0CB"/>
  </w:style>
  <w:style w:type="paragraph" w:customStyle="1" w:styleId="DDCA70AB0A1B40CFA62D55260510FD30">
    <w:name w:val="DDCA70AB0A1B40CFA62D55260510FD30"/>
  </w:style>
  <w:style w:type="paragraph" w:customStyle="1" w:styleId="BCBF364157314965A7106FA3DA8C704A">
    <w:name w:val="BCBF364157314965A7106FA3DA8C704A"/>
  </w:style>
  <w:style w:type="paragraph" w:customStyle="1" w:styleId="17FDC99D377C428E94913FFE87C028BB">
    <w:name w:val="17FDC99D377C428E94913FFE87C028BB"/>
  </w:style>
  <w:style w:type="paragraph" w:customStyle="1" w:styleId="D8B11F73A08E4FCD84F9A3B53E5D9A30">
    <w:name w:val="D8B11F73A08E4FCD84F9A3B53E5D9A30"/>
  </w:style>
  <w:style w:type="paragraph" w:customStyle="1" w:styleId="54EA776B6DCE424190761F18C6A5AEBE">
    <w:name w:val="54EA776B6DCE424190761F18C6A5AEBE"/>
  </w:style>
  <w:style w:type="paragraph" w:customStyle="1" w:styleId="0BB889539C3241D19DA1454977EBF6C7">
    <w:name w:val="0BB889539C3241D19DA1454977EBF6C7"/>
  </w:style>
  <w:style w:type="paragraph" w:customStyle="1" w:styleId="E986644FADF14173B4EE157613A90229">
    <w:name w:val="E986644FADF14173B4EE157613A90229"/>
  </w:style>
  <w:style w:type="paragraph" w:customStyle="1" w:styleId="D22B2E18930B42B0BC89A68413F5120E">
    <w:name w:val="D22B2E18930B42B0BC89A68413F5120E"/>
  </w:style>
  <w:style w:type="paragraph" w:customStyle="1" w:styleId="696484D739E548D4A827A9B89C572B36">
    <w:name w:val="696484D739E548D4A827A9B89C572B36"/>
  </w:style>
  <w:style w:type="paragraph" w:customStyle="1" w:styleId="252026AC9CAA4D6BB0EC61E802102EA7">
    <w:name w:val="252026AC9CAA4D6BB0EC61E802102EA7"/>
  </w:style>
  <w:style w:type="paragraph" w:customStyle="1" w:styleId="E5AEE01C8CCD4887A93B59D4FB9B93A7">
    <w:name w:val="E5AEE01C8CCD4887A93B59D4FB9B93A7"/>
  </w:style>
  <w:style w:type="paragraph" w:customStyle="1" w:styleId="E092A59C7FFB4D1BA5E322369C05E613">
    <w:name w:val="E092A59C7FFB4D1BA5E322369C05E613"/>
  </w:style>
  <w:style w:type="paragraph" w:customStyle="1" w:styleId="42BBA36BD5AC46C3B17E36732254CD7A">
    <w:name w:val="42BBA36BD5AC46C3B17E36732254CD7A"/>
  </w:style>
  <w:style w:type="paragraph" w:customStyle="1" w:styleId="1E06FE2D8BEE49D8B94CD5E3BE41805E">
    <w:name w:val="1E06FE2D8BEE49D8B94CD5E3BE41805E"/>
  </w:style>
  <w:style w:type="paragraph" w:customStyle="1" w:styleId="8618D3483C7E43FA929B7AC2E2F7934E">
    <w:name w:val="8618D3483C7E43FA929B7AC2E2F7934E"/>
  </w:style>
  <w:style w:type="paragraph" w:customStyle="1" w:styleId="BE2A882407CB4C54B4700305EBCB8710">
    <w:name w:val="BE2A882407CB4C54B4700305EBCB8710"/>
  </w:style>
  <w:style w:type="paragraph" w:customStyle="1" w:styleId="FCA3268055AE4F8599D210957FE25716">
    <w:name w:val="FCA3268055AE4F8599D210957FE25716"/>
  </w:style>
  <w:style w:type="paragraph" w:customStyle="1" w:styleId="53FC2C72611346D39F0CD12B14152D26">
    <w:name w:val="53FC2C72611346D39F0CD12B14152D26"/>
  </w:style>
  <w:style w:type="paragraph" w:customStyle="1" w:styleId="E5F6F70C789C4251A6B0CBFAE7B2404C">
    <w:name w:val="E5F6F70C789C4251A6B0CBFAE7B2404C"/>
  </w:style>
  <w:style w:type="paragraph" w:customStyle="1" w:styleId="E7691BE61D164530882A0A405AC1F1D3">
    <w:name w:val="E7691BE61D164530882A0A405AC1F1D3"/>
  </w:style>
  <w:style w:type="paragraph" w:customStyle="1" w:styleId="052A035E253A41288D04B8E1138B5EE3">
    <w:name w:val="052A035E253A41288D04B8E1138B5EE3"/>
  </w:style>
  <w:style w:type="paragraph" w:customStyle="1" w:styleId="142736AA407C4906B1F44036B84156C4">
    <w:name w:val="142736AA407C4906B1F44036B84156C4"/>
  </w:style>
  <w:style w:type="paragraph" w:customStyle="1" w:styleId="D62534BB5A7E4C86AEFC6509AD0FABF8">
    <w:name w:val="D62534BB5A7E4C86AEFC6509AD0FABF8"/>
  </w:style>
  <w:style w:type="paragraph" w:customStyle="1" w:styleId="D8FE622FF45E494BBE068DA20BF1689A">
    <w:name w:val="D8FE622FF45E494BBE068DA20BF1689A"/>
  </w:style>
  <w:style w:type="paragraph" w:customStyle="1" w:styleId="A771E2E2E2094814B2D7F9F81038C356">
    <w:name w:val="A771E2E2E2094814B2D7F9F81038C356"/>
  </w:style>
  <w:style w:type="paragraph" w:customStyle="1" w:styleId="C105F6EDCB5B4A5FB004C3BF9867EC6E">
    <w:name w:val="C105F6EDCB5B4A5FB004C3BF9867EC6E"/>
  </w:style>
  <w:style w:type="paragraph" w:customStyle="1" w:styleId="C124E79DADD3479C82DA52DAF87A7B85">
    <w:name w:val="C124E79DADD3479C82DA52DAF87A7B85"/>
  </w:style>
  <w:style w:type="paragraph" w:customStyle="1" w:styleId="04E7B8E14E3D43C0927441DA54B63BE4">
    <w:name w:val="04E7B8E14E3D43C0927441DA54B63BE4"/>
  </w:style>
  <w:style w:type="paragraph" w:customStyle="1" w:styleId="D9F55DB8C6DE4EED9A12A2FCF70FD383">
    <w:name w:val="D9F55DB8C6DE4EED9A12A2FCF70FD383"/>
  </w:style>
  <w:style w:type="paragraph" w:customStyle="1" w:styleId="BE8456AC2288437883C64585E2C02ABE">
    <w:name w:val="BE8456AC2288437883C64585E2C02ABE"/>
  </w:style>
  <w:style w:type="paragraph" w:customStyle="1" w:styleId="173E48C4A2F64DDB9C0F1FEAA579CFCA">
    <w:name w:val="173E48C4A2F64DDB9C0F1FEAA579CFCA"/>
  </w:style>
  <w:style w:type="paragraph" w:customStyle="1" w:styleId="9D14886024664541A641643B6B89E938">
    <w:name w:val="9D14886024664541A641643B6B89E938"/>
  </w:style>
  <w:style w:type="paragraph" w:customStyle="1" w:styleId="3A4DDEE65A4C4E3286C9D40321B96FB5">
    <w:name w:val="3A4DDEE65A4C4E3286C9D40321B96FB5"/>
  </w:style>
  <w:style w:type="paragraph" w:customStyle="1" w:styleId="C446EE95C6CF43CA8ACC05EC38AD7D86">
    <w:name w:val="C446EE95C6CF43CA8ACC05EC38AD7D86"/>
  </w:style>
  <w:style w:type="paragraph" w:customStyle="1" w:styleId="EFE03509654F4934A4568F9B395E423D">
    <w:name w:val="EFE03509654F4934A4568F9B395E423D"/>
  </w:style>
  <w:style w:type="paragraph" w:customStyle="1" w:styleId="0C97BF8CE2FD40189C6C23D84D9263EA">
    <w:name w:val="0C97BF8CE2FD40189C6C23D84D9263EA"/>
  </w:style>
  <w:style w:type="paragraph" w:customStyle="1" w:styleId="0FF7AFC5F9D64E2AB4A98CE351071149">
    <w:name w:val="0FF7AFC5F9D64E2AB4A98CE351071149"/>
  </w:style>
  <w:style w:type="paragraph" w:customStyle="1" w:styleId="C9BEFBA59A13417D8C50BA776D410D21">
    <w:name w:val="C9BEFBA59A13417D8C50BA776D410D21"/>
  </w:style>
  <w:style w:type="paragraph" w:customStyle="1" w:styleId="621A23DB63484A059AD116FF4F48A940">
    <w:name w:val="621A23DB63484A059AD116FF4F48A940"/>
  </w:style>
  <w:style w:type="paragraph" w:customStyle="1" w:styleId="E5ABC4F033F848C0ADD3A42900C07906">
    <w:name w:val="E5ABC4F033F848C0ADD3A42900C07906"/>
  </w:style>
  <w:style w:type="paragraph" w:customStyle="1" w:styleId="CC3104E133924FCEB279D32074A9DC25">
    <w:name w:val="CC3104E133924FCEB279D32074A9DC25"/>
  </w:style>
  <w:style w:type="paragraph" w:customStyle="1" w:styleId="35244AFBCEBF4FD7B16F68B0C92944C2">
    <w:name w:val="35244AFBCEBF4FD7B16F68B0C92944C2"/>
  </w:style>
  <w:style w:type="paragraph" w:customStyle="1" w:styleId="75DEE7AF15054830B92AE314454CE19B">
    <w:name w:val="75DEE7AF15054830B92AE314454CE19B"/>
  </w:style>
  <w:style w:type="paragraph" w:customStyle="1" w:styleId="DE18E48BE39E4565AA13E48A6108AA66">
    <w:name w:val="DE18E48BE39E4565AA13E48A6108AA66"/>
  </w:style>
  <w:style w:type="paragraph" w:customStyle="1" w:styleId="577A24CBEFE24DE9A09204212ACD3F76">
    <w:name w:val="577A24CBEFE24DE9A09204212ACD3F76"/>
  </w:style>
  <w:style w:type="paragraph" w:customStyle="1" w:styleId="5C3CECD1C3994188B376A2C71C36DE8C">
    <w:name w:val="5C3CECD1C3994188B376A2C71C36DE8C"/>
  </w:style>
  <w:style w:type="paragraph" w:customStyle="1" w:styleId="15D0224B76C842F39D9F02D3669338AB">
    <w:name w:val="15D0224B76C842F39D9F02D3669338AB"/>
  </w:style>
  <w:style w:type="paragraph" w:customStyle="1" w:styleId="DE3E7D0E359240E68FA10E9F30325D4C">
    <w:name w:val="DE3E7D0E359240E68FA10E9F30325D4C"/>
  </w:style>
  <w:style w:type="paragraph" w:customStyle="1" w:styleId="4C3A11D5FE8A4750B34F1FB00AF76D1E">
    <w:name w:val="4C3A11D5FE8A4750B34F1FB00AF76D1E"/>
  </w:style>
  <w:style w:type="paragraph" w:customStyle="1" w:styleId="0CA1D5CBF02346718F20002F54A8ECFE">
    <w:name w:val="0CA1D5CBF02346718F20002F54A8ECFE"/>
  </w:style>
  <w:style w:type="paragraph" w:customStyle="1" w:styleId="5651A484709D446EAE96806321BD31B9">
    <w:name w:val="5651A484709D446EAE96806321BD31B9"/>
  </w:style>
  <w:style w:type="paragraph" w:customStyle="1" w:styleId="13E07069D40241ECB39E0634F5280BAA">
    <w:name w:val="13E07069D40241ECB39E0634F5280BAA"/>
  </w:style>
  <w:style w:type="paragraph" w:customStyle="1" w:styleId="A67962371CD3440D95E1E32DF79B33F7">
    <w:name w:val="A67962371CD3440D95E1E32DF79B33F7"/>
  </w:style>
  <w:style w:type="paragraph" w:customStyle="1" w:styleId="2BB010A620C5420780AA71FCF4D6DB1F">
    <w:name w:val="2BB010A620C5420780AA71FCF4D6DB1F"/>
  </w:style>
  <w:style w:type="paragraph" w:customStyle="1" w:styleId="6EBB267B2F2B4C95ACCC03D55022A75F">
    <w:name w:val="6EBB267B2F2B4C95ACCC03D55022A75F"/>
  </w:style>
  <w:style w:type="paragraph" w:customStyle="1" w:styleId="0E21371AA6AC4DF0B212AA8A89DF1759">
    <w:name w:val="0E21371AA6AC4DF0B212AA8A89DF1759"/>
  </w:style>
  <w:style w:type="paragraph" w:customStyle="1" w:styleId="7F40E33D101C4EFC9488F7AF0E865E19">
    <w:name w:val="7F40E33D101C4EFC9488F7AF0E865E19"/>
  </w:style>
  <w:style w:type="paragraph" w:customStyle="1" w:styleId="31A648BD23EE44CBA421B4101E10CBBA">
    <w:name w:val="31A648BD23EE44CBA421B4101E10CBBA"/>
  </w:style>
  <w:style w:type="paragraph" w:customStyle="1" w:styleId="FDB78C3435854E45BF625FBDED86FA05">
    <w:name w:val="FDB78C3435854E45BF625FBDED86FA05"/>
  </w:style>
  <w:style w:type="paragraph" w:customStyle="1" w:styleId="9070A6D2AF4B49A6B1FEEBF2075CD841">
    <w:name w:val="9070A6D2AF4B49A6B1FEEBF2075CD841"/>
  </w:style>
  <w:style w:type="paragraph" w:customStyle="1" w:styleId="F38FDB63E21F4003A784F88E6B0DE50C">
    <w:name w:val="F38FDB63E21F4003A784F88E6B0DE50C"/>
  </w:style>
  <w:style w:type="paragraph" w:customStyle="1" w:styleId="F35748ED71E14B9099413F7120CEE02F">
    <w:name w:val="F35748ED71E14B9099413F7120CEE02F"/>
  </w:style>
  <w:style w:type="paragraph" w:customStyle="1" w:styleId="4B84F9FC708C46B3980662296A81A75A">
    <w:name w:val="4B84F9FC708C46B3980662296A81A75A"/>
  </w:style>
  <w:style w:type="paragraph" w:customStyle="1" w:styleId="42BECF754ED0485D91D6F0A2C8536389">
    <w:name w:val="42BECF754ED0485D91D6F0A2C8536389"/>
  </w:style>
  <w:style w:type="paragraph" w:customStyle="1" w:styleId="5753700D71B74CF8B89DF3B94F56F78F">
    <w:name w:val="5753700D71B74CF8B89DF3B94F56F78F"/>
  </w:style>
  <w:style w:type="paragraph" w:customStyle="1" w:styleId="842E294829664A1AAF7DB7D0CDD3BC99">
    <w:name w:val="842E294829664A1AAF7DB7D0CDD3BC99"/>
  </w:style>
  <w:style w:type="paragraph" w:customStyle="1" w:styleId="9363E1A7B6534655803B6F3B20E5C936">
    <w:name w:val="9363E1A7B6534655803B6F3B20E5C936"/>
  </w:style>
  <w:style w:type="paragraph" w:customStyle="1" w:styleId="CB234BD1B85C4A19BA273D40CB9DAAA3">
    <w:name w:val="CB234BD1B85C4A19BA273D40CB9DAAA3"/>
  </w:style>
  <w:style w:type="paragraph" w:customStyle="1" w:styleId="3856D8624BC64DCA98B13B675CD50C45">
    <w:name w:val="3856D8624BC64DCA98B13B675CD50C45"/>
  </w:style>
  <w:style w:type="paragraph" w:customStyle="1" w:styleId="7CB059B95EAB4EA5811C5E155B1F8C90">
    <w:name w:val="7CB059B95EAB4EA5811C5E155B1F8C90"/>
  </w:style>
  <w:style w:type="paragraph" w:customStyle="1" w:styleId="F1F9971BED51496CBDA46869F820A7F7">
    <w:name w:val="F1F9971BED51496CBDA46869F820A7F7"/>
  </w:style>
  <w:style w:type="paragraph" w:customStyle="1" w:styleId="6A003397A3AE47D4AEF6E930ACE4EE36">
    <w:name w:val="6A003397A3AE47D4AEF6E930ACE4EE36"/>
  </w:style>
  <w:style w:type="paragraph" w:customStyle="1" w:styleId="DD4B74CC2EB84F9C89881CE6CA41AF29">
    <w:name w:val="DD4B74CC2EB84F9C89881CE6CA41AF29"/>
  </w:style>
  <w:style w:type="paragraph" w:customStyle="1" w:styleId="DAE5C8A048824DF0B0F78FE4650FCB43">
    <w:name w:val="DAE5C8A048824DF0B0F78FE4650FCB43"/>
  </w:style>
  <w:style w:type="paragraph" w:customStyle="1" w:styleId="5EDE7A0C519E49A8AC67BDDE00E78FFB">
    <w:name w:val="5EDE7A0C519E49A8AC67BDDE00E78FFB"/>
  </w:style>
  <w:style w:type="paragraph" w:customStyle="1" w:styleId="53EF2EA2FCB94B638A091879F79E3288">
    <w:name w:val="53EF2EA2FCB94B638A091879F79E32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62426-7A67-43C0-9504-607EB55D7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625836</Words>
  <Characters>3942768</Characters>
  <Application>Microsoft Office Word</Application>
  <DocSecurity>0</DocSecurity>
  <Lines>32856</Lines>
  <Paragraphs>9118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4559486</CharactersWithSpaces>
  <SharedDoc>false</SharedDoc>
  <HLinks>
    <vt:vector size="72" baseType="variant">
      <vt:variant>
        <vt:i4>1835060</vt:i4>
      </vt:variant>
      <vt:variant>
        <vt:i4>254</vt:i4>
      </vt:variant>
      <vt:variant>
        <vt:i4>0</vt:i4>
      </vt:variant>
      <vt:variant>
        <vt:i4>5</vt:i4>
      </vt:variant>
      <vt:variant>
        <vt:lpwstr/>
      </vt:variant>
      <vt:variant>
        <vt:lpwstr>_Toc191314550</vt:lpwstr>
      </vt:variant>
      <vt:variant>
        <vt:i4>1900596</vt:i4>
      </vt:variant>
      <vt:variant>
        <vt:i4>248</vt:i4>
      </vt:variant>
      <vt:variant>
        <vt:i4>0</vt:i4>
      </vt:variant>
      <vt:variant>
        <vt:i4>5</vt:i4>
      </vt:variant>
      <vt:variant>
        <vt:lpwstr/>
      </vt:variant>
      <vt:variant>
        <vt:lpwstr>_Toc191314549</vt:lpwstr>
      </vt:variant>
      <vt:variant>
        <vt:i4>1900596</vt:i4>
      </vt:variant>
      <vt:variant>
        <vt:i4>242</vt:i4>
      </vt:variant>
      <vt:variant>
        <vt:i4>0</vt:i4>
      </vt:variant>
      <vt:variant>
        <vt:i4>5</vt:i4>
      </vt:variant>
      <vt:variant>
        <vt:lpwstr/>
      </vt:variant>
      <vt:variant>
        <vt:lpwstr>_Toc191314548</vt:lpwstr>
      </vt:variant>
      <vt:variant>
        <vt:i4>1900596</vt:i4>
      </vt:variant>
      <vt:variant>
        <vt:i4>236</vt:i4>
      </vt:variant>
      <vt:variant>
        <vt:i4>0</vt:i4>
      </vt:variant>
      <vt:variant>
        <vt:i4>5</vt:i4>
      </vt:variant>
      <vt:variant>
        <vt:lpwstr/>
      </vt:variant>
      <vt:variant>
        <vt:lpwstr>_Toc191314547</vt:lpwstr>
      </vt:variant>
      <vt:variant>
        <vt:i4>1900596</vt:i4>
      </vt:variant>
      <vt:variant>
        <vt:i4>230</vt:i4>
      </vt:variant>
      <vt:variant>
        <vt:i4>0</vt:i4>
      </vt:variant>
      <vt:variant>
        <vt:i4>5</vt:i4>
      </vt:variant>
      <vt:variant>
        <vt:lpwstr/>
      </vt:variant>
      <vt:variant>
        <vt:lpwstr>_Toc191314546</vt:lpwstr>
      </vt:variant>
      <vt:variant>
        <vt:i4>1900596</vt:i4>
      </vt:variant>
      <vt:variant>
        <vt:i4>224</vt:i4>
      </vt:variant>
      <vt:variant>
        <vt:i4>0</vt:i4>
      </vt:variant>
      <vt:variant>
        <vt:i4>5</vt:i4>
      </vt:variant>
      <vt:variant>
        <vt:lpwstr/>
      </vt:variant>
      <vt:variant>
        <vt:lpwstr>_Toc191314545</vt:lpwstr>
      </vt:variant>
      <vt:variant>
        <vt:i4>1900596</vt:i4>
      </vt:variant>
      <vt:variant>
        <vt:i4>218</vt:i4>
      </vt:variant>
      <vt:variant>
        <vt:i4>0</vt:i4>
      </vt:variant>
      <vt:variant>
        <vt:i4>5</vt:i4>
      </vt:variant>
      <vt:variant>
        <vt:lpwstr/>
      </vt:variant>
      <vt:variant>
        <vt:lpwstr>_Toc191314544</vt:lpwstr>
      </vt:variant>
      <vt:variant>
        <vt:i4>1900596</vt:i4>
      </vt:variant>
      <vt:variant>
        <vt:i4>212</vt:i4>
      </vt:variant>
      <vt:variant>
        <vt:i4>0</vt:i4>
      </vt:variant>
      <vt:variant>
        <vt:i4>5</vt:i4>
      </vt:variant>
      <vt:variant>
        <vt:lpwstr/>
      </vt:variant>
      <vt:variant>
        <vt:lpwstr>_Toc191314543</vt:lpwstr>
      </vt:variant>
      <vt:variant>
        <vt:i4>1900596</vt:i4>
      </vt:variant>
      <vt:variant>
        <vt:i4>203</vt:i4>
      </vt:variant>
      <vt:variant>
        <vt:i4>0</vt:i4>
      </vt:variant>
      <vt:variant>
        <vt:i4>5</vt:i4>
      </vt:variant>
      <vt:variant>
        <vt:lpwstr/>
      </vt:variant>
      <vt:variant>
        <vt:lpwstr>_Toc191314542</vt:lpwstr>
      </vt:variant>
      <vt:variant>
        <vt:i4>1900596</vt:i4>
      </vt:variant>
      <vt:variant>
        <vt:i4>197</vt:i4>
      </vt:variant>
      <vt:variant>
        <vt:i4>0</vt:i4>
      </vt:variant>
      <vt:variant>
        <vt:i4>5</vt:i4>
      </vt:variant>
      <vt:variant>
        <vt:lpwstr/>
      </vt:variant>
      <vt:variant>
        <vt:lpwstr>_Toc191314541</vt:lpwstr>
      </vt:variant>
      <vt:variant>
        <vt:i4>1900596</vt:i4>
      </vt:variant>
      <vt:variant>
        <vt:i4>191</vt:i4>
      </vt:variant>
      <vt:variant>
        <vt:i4>0</vt:i4>
      </vt:variant>
      <vt:variant>
        <vt:i4>5</vt:i4>
      </vt:variant>
      <vt:variant>
        <vt:lpwstr/>
      </vt:variant>
      <vt:variant>
        <vt:lpwstr>_Toc191314540</vt:lpwstr>
      </vt:variant>
      <vt:variant>
        <vt:i4>1703988</vt:i4>
      </vt:variant>
      <vt:variant>
        <vt:i4>185</vt:i4>
      </vt:variant>
      <vt:variant>
        <vt:i4>0</vt:i4>
      </vt:variant>
      <vt:variant>
        <vt:i4>5</vt:i4>
      </vt:variant>
      <vt:variant>
        <vt:lpwstr/>
      </vt:variant>
      <vt:variant>
        <vt:lpwstr>_Toc191314539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Najat Brüne</dc:creator>
  <cp:keywords/>
  <dc:description/>
  <cp:lastModifiedBy>Achim Scheuss</cp:lastModifiedBy>
  <cp:revision>2</cp:revision>
  <cp:lastPrinted>2025-02-24T19:05:00Z</cp:lastPrinted>
  <dcterms:created xsi:type="dcterms:W3CDTF">2025-03-01T08:52:00Z</dcterms:created>
  <dcterms:modified xsi:type="dcterms:W3CDTF">2025-03-01T08:52:00Z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fd2deaf8-3f44-4ae6-a27a-066efc1b9f93</vt:lpwstr>
  </property>
  <property fmtid="{D5CDD505-2E9C-101B-9397-08002B2CF9AE}" pid="3" name="CitaviDocumentProperty_7">
    <vt:lpwstr>Masterarbeit</vt:lpwstr>
  </property>
  <property fmtid="{D5CDD505-2E9C-101B-9397-08002B2CF9AE}" pid="4" name="CitaviDocumentProperty_18">
    <vt:lpwstr>3</vt:lpwstr>
  </property>
  <property fmtid="{D5CDD505-2E9C-101B-9397-08002B2CF9AE}" pid="5" name="CitaviDocumentProperty_8">
    <vt:lpwstr>CloudProjectKey=fca6bxsc1574e2pb6i4qv0g5vct9crp92zjkhuanu18mveiz0nh; ProjectName=Masterarbeit</vt:lpwstr>
  </property>
  <property fmtid="{D5CDD505-2E9C-101B-9397-08002B2CF9AE}" pid="6" name="CitaviDocumentProperty_1">
    <vt:lpwstr>6.19.2.1</vt:lpwstr>
  </property>
  <property fmtid="{D5CDD505-2E9C-101B-9397-08002B2CF9AE}" pid="7" name="CitaviDocumentProperty_6">
    <vt:lpwstr>False</vt:lpwstr>
  </property>
</Properties>
</file>